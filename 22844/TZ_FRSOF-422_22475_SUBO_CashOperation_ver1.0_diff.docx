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052301" w14:textId="77777777" w:rsidR="003D271F" w:rsidRDefault="00406DFC">
      <w:pPr>
        <w:spacing w:after="0" w:line="240" w:lineRule="auto"/>
        <w:jc w:val="center"/>
      </w:pPr>
      <w:bookmarkStart w:id="0" w:name="d5e1"/>
      <w:bookmarkStart w:id="1" w:name="_GoBack"/>
      <w:bookmarkEnd w:id="1"/>
      <w:r>
        <w:rPr>
          <w:rFonts w:ascii="Times New Roman" w:hAnsi="Times New Roman"/>
          <w:color w:val="000000"/>
          <w:sz w:val="20"/>
        </w:rPr>
        <w:t>БАНК ВТБ (ПУБЛИЧНОЕ АКЦИОНЕРНОЕ ОБЩЕСТВО)</w:t>
      </w:r>
    </w:p>
    <w:bookmarkEnd w:id="0"/>
    <w:p w14:paraId="3C1C932A" w14:textId="77777777" w:rsidR="003D271F" w:rsidRDefault="00406DFC">
      <w:pPr>
        <w:spacing w:after="0" w:line="240" w:lineRule="auto"/>
        <w:jc w:val="center"/>
      </w:pPr>
      <w:r>
        <w:rPr>
          <w:rFonts w:ascii="Times New Roman" w:hAnsi="Times New Roman"/>
          <w:color w:val="000000"/>
          <w:sz w:val="20"/>
        </w:rPr>
        <w:t>Департамент информационных технологий</w:t>
      </w:r>
    </w:p>
    <w:p w14:paraId="2F4675C5" w14:textId="77777777" w:rsidR="003D271F" w:rsidRDefault="00406DFC">
      <w:pPr>
        <w:spacing w:before="283" w:after="0" w:line="240" w:lineRule="auto"/>
        <w:ind w:left="5669"/>
      </w:pPr>
      <w:r>
        <w:rPr>
          <w:rFonts w:ascii="Times New Roman" w:hAnsi="Times New Roman"/>
          <w:b/>
          <w:color w:val="000000"/>
          <w:sz w:val="20"/>
        </w:rPr>
        <w:t>УТВЕРЖДАЮ:</w:t>
      </w:r>
    </w:p>
    <w:p w14:paraId="3D20D34B" w14:textId="77777777" w:rsidR="003D271F" w:rsidRDefault="00406DFC">
      <w:pPr>
        <w:spacing w:after="0" w:line="240" w:lineRule="auto"/>
        <w:ind w:left="5669"/>
      </w:pPr>
      <w:r>
        <w:rPr>
          <w:rFonts w:ascii="Times New Roman" w:hAnsi="Times New Roman"/>
          <w:i/>
          <w:color w:val="000000"/>
          <w:sz w:val="20"/>
        </w:rPr>
        <w:t>Заместитель руководителя департамента информационных технологий</w:t>
      </w:r>
    </w:p>
    <w:p w14:paraId="2F56BE16" w14:textId="77777777" w:rsidR="003D271F" w:rsidRDefault="00406DFC">
      <w:pPr>
        <w:spacing w:after="0" w:line="240" w:lineRule="auto"/>
        <w:ind w:left="5669"/>
      </w:pPr>
      <w:r>
        <w:rPr>
          <w:rFonts w:ascii="Times New Roman" w:hAnsi="Times New Roman"/>
          <w:i/>
          <w:color w:val="000000"/>
          <w:sz w:val="20"/>
        </w:rPr>
        <w:t>___________ Хисматуллин Р.И.</w:t>
      </w:r>
    </w:p>
    <w:p w14:paraId="2DC723AA" w14:textId="77777777" w:rsidR="003D271F" w:rsidRDefault="00406DFC">
      <w:pPr>
        <w:spacing w:after="0" w:line="240" w:lineRule="auto"/>
        <w:ind w:left="5669"/>
      </w:pPr>
      <w:r>
        <w:rPr>
          <w:rFonts w:ascii="Times New Roman" w:hAnsi="Times New Roman"/>
          <w:i/>
          <w:color w:val="000000"/>
          <w:sz w:val="20"/>
        </w:rPr>
        <w:t>«___» ___________ 2021г.</w:t>
      </w:r>
    </w:p>
    <w:p w14:paraId="4BB00A26" w14:textId="77777777" w:rsidR="003D271F" w:rsidRDefault="003D271F">
      <w:pPr>
        <w:spacing w:after="0" w:line="240" w:lineRule="auto"/>
        <w:rPr>
          <w:sz w:val="28"/>
        </w:rPr>
      </w:pPr>
    </w:p>
    <w:tbl>
      <w:tblPr>
        <w:tblW w:w="0" w:type="auto"/>
        <w:tblInd w:w="20" w:type="dxa"/>
        <w:tblLayout w:type="fixed"/>
        <w:tblCellMar>
          <w:left w:w="10" w:type="dxa"/>
          <w:right w:w="10" w:type="dxa"/>
        </w:tblCellMar>
        <w:tblLook w:val="0000" w:firstRow="0" w:lastRow="0" w:firstColumn="0" w:lastColumn="0" w:noHBand="0" w:noVBand="0"/>
      </w:tblPr>
      <w:tblGrid>
        <w:gridCol w:w="1895"/>
        <w:gridCol w:w="1083"/>
        <w:gridCol w:w="6047"/>
      </w:tblGrid>
      <w:tr w:rsidR="003D271F" w14:paraId="0F2B7866" w14:textId="77777777">
        <w:tblPrEx>
          <w:tblCellMar>
            <w:top w:w="0" w:type="dxa"/>
            <w:bottom w:w="0" w:type="dxa"/>
          </w:tblCellMar>
        </w:tblPrEx>
        <w:tc>
          <w:tcPr>
            <w:tcW w:w="1895" w:type="dxa"/>
            <w:tcMar>
              <w:top w:w="40" w:type="dxa"/>
              <w:left w:w="20" w:type="dxa"/>
              <w:bottom w:w="40" w:type="dxa"/>
              <w:right w:w="20" w:type="dxa"/>
            </w:tcMar>
          </w:tcPr>
          <w:p w14:paraId="3B822208" w14:textId="77777777" w:rsidR="003D271F" w:rsidRDefault="00406DFC">
            <w:pPr>
              <w:spacing w:after="0" w:line="240" w:lineRule="auto"/>
              <w:jc w:val="right"/>
            </w:pPr>
            <w:bookmarkStart w:id="2" w:name="d5e12"/>
            <w:bookmarkStart w:id="3" w:name="d5e11"/>
            <w:r>
              <w:rPr>
                <w:rFonts w:ascii="Times New Roman" w:hAnsi="Times New Roman"/>
                <w:b/>
                <w:color w:val="000000"/>
                <w:sz w:val="20"/>
              </w:rPr>
              <w:t>Система</w:t>
            </w:r>
          </w:p>
        </w:tc>
        <w:tc>
          <w:tcPr>
            <w:tcW w:w="1083" w:type="dxa"/>
            <w:tcMar>
              <w:top w:w="40" w:type="dxa"/>
              <w:left w:w="20" w:type="dxa"/>
              <w:bottom w:w="40" w:type="dxa"/>
              <w:right w:w="20" w:type="dxa"/>
            </w:tcMar>
          </w:tcPr>
          <w:p w14:paraId="0A6058AA" w14:textId="77777777" w:rsidR="003D271F" w:rsidRDefault="00406DFC">
            <w:pPr>
              <w:spacing w:after="0" w:line="240" w:lineRule="auto"/>
              <w:jc w:val="center"/>
            </w:pPr>
            <w:r>
              <w:rPr>
                <w:rFonts w:ascii="Times New Roman" w:hAnsi="Times New Roman"/>
                <w:color w:val="000000"/>
                <w:sz w:val="20"/>
              </w:rPr>
              <w:t>70.</w:t>
            </w:r>
          </w:p>
        </w:tc>
        <w:tc>
          <w:tcPr>
            <w:tcW w:w="6047" w:type="dxa"/>
            <w:tcMar>
              <w:top w:w="40" w:type="dxa"/>
              <w:left w:w="20" w:type="dxa"/>
              <w:bottom w:w="40" w:type="dxa"/>
              <w:right w:w="20" w:type="dxa"/>
            </w:tcMar>
          </w:tcPr>
          <w:p w14:paraId="2D361760" w14:textId="77777777" w:rsidR="003D271F" w:rsidRDefault="00406DFC">
            <w:pPr>
              <w:spacing w:after="0" w:line="240" w:lineRule="auto"/>
            </w:pPr>
            <w:r>
              <w:rPr>
                <w:rFonts w:ascii="Times New Roman" w:hAnsi="Times New Roman"/>
                <w:color w:val="000000"/>
                <w:sz w:val="20"/>
              </w:rPr>
              <w:t>АБС "ВТБ-24"</w:t>
            </w:r>
          </w:p>
        </w:tc>
      </w:tr>
      <w:bookmarkEnd w:id="2"/>
      <w:bookmarkEnd w:id="3"/>
      <w:tr w:rsidR="003D271F" w14:paraId="34B623DC" w14:textId="77777777">
        <w:tblPrEx>
          <w:tblCellMar>
            <w:top w:w="0" w:type="dxa"/>
            <w:bottom w:w="0" w:type="dxa"/>
          </w:tblCellMar>
        </w:tblPrEx>
        <w:tc>
          <w:tcPr>
            <w:tcW w:w="1895" w:type="dxa"/>
            <w:tcMar>
              <w:top w:w="40" w:type="dxa"/>
              <w:left w:w="20" w:type="dxa"/>
              <w:bottom w:w="40" w:type="dxa"/>
              <w:right w:w="20" w:type="dxa"/>
            </w:tcMar>
          </w:tcPr>
          <w:p w14:paraId="11B68F37" w14:textId="77777777" w:rsidR="003D271F" w:rsidRDefault="00406DFC">
            <w:pPr>
              <w:spacing w:after="0" w:line="240" w:lineRule="auto"/>
              <w:jc w:val="right"/>
            </w:pPr>
            <w:r>
              <w:rPr>
                <w:rFonts w:ascii="Times New Roman" w:hAnsi="Times New Roman"/>
                <w:b/>
                <w:color w:val="000000"/>
                <w:sz w:val="20"/>
              </w:rPr>
              <w:t>Подсистема</w:t>
            </w:r>
          </w:p>
        </w:tc>
        <w:tc>
          <w:tcPr>
            <w:tcW w:w="1083" w:type="dxa"/>
            <w:tcMar>
              <w:top w:w="40" w:type="dxa"/>
              <w:left w:w="20" w:type="dxa"/>
              <w:bottom w:w="40" w:type="dxa"/>
              <w:right w:w="20" w:type="dxa"/>
            </w:tcMar>
          </w:tcPr>
          <w:p w14:paraId="23A0E043" w14:textId="77777777" w:rsidR="003D271F" w:rsidRDefault="00406DFC">
            <w:pPr>
              <w:spacing w:after="0" w:line="240" w:lineRule="auto"/>
              <w:jc w:val="center"/>
            </w:pPr>
            <w:r>
              <w:rPr>
                <w:rFonts w:ascii="Times New Roman" w:hAnsi="Times New Roman"/>
                <w:color w:val="000000"/>
                <w:sz w:val="20"/>
              </w:rPr>
              <w:t>70.10.</w:t>
            </w:r>
          </w:p>
        </w:tc>
        <w:tc>
          <w:tcPr>
            <w:tcW w:w="6047" w:type="dxa"/>
            <w:tcMar>
              <w:top w:w="40" w:type="dxa"/>
              <w:left w:w="20" w:type="dxa"/>
              <w:bottom w:w="40" w:type="dxa"/>
              <w:right w:w="20" w:type="dxa"/>
            </w:tcMar>
          </w:tcPr>
          <w:p w14:paraId="6DC8356A" w14:textId="77777777" w:rsidR="003D271F" w:rsidRDefault="00406DFC">
            <w:pPr>
              <w:spacing w:after="0" w:line="240" w:lineRule="auto"/>
            </w:pPr>
            <w:r>
              <w:rPr>
                <w:rFonts w:ascii="Times New Roman" w:hAnsi="Times New Roman"/>
                <w:color w:val="000000"/>
                <w:sz w:val="20"/>
              </w:rPr>
              <w:t>Расчетно-кассовое обслуживание</w:t>
            </w:r>
          </w:p>
        </w:tc>
      </w:tr>
      <w:tr w:rsidR="003D271F" w14:paraId="63B3AF39" w14:textId="77777777">
        <w:tblPrEx>
          <w:tblCellMar>
            <w:top w:w="0" w:type="dxa"/>
            <w:bottom w:w="0" w:type="dxa"/>
          </w:tblCellMar>
        </w:tblPrEx>
        <w:tc>
          <w:tcPr>
            <w:tcW w:w="1895" w:type="dxa"/>
            <w:tcMar>
              <w:top w:w="40" w:type="dxa"/>
              <w:left w:w="20" w:type="dxa"/>
              <w:bottom w:w="40" w:type="dxa"/>
              <w:right w:w="20" w:type="dxa"/>
            </w:tcMar>
          </w:tcPr>
          <w:p w14:paraId="4A8A8E9B" w14:textId="77777777" w:rsidR="003D271F" w:rsidRDefault="00406DFC">
            <w:pPr>
              <w:spacing w:after="0" w:line="240" w:lineRule="auto"/>
              <w:jc w:val="right"/>
            </w:pPr>
            <w:r>
              <w:rPr>
                <w:rFonts w:ascii="Times New Roman" w:hAnsi="Times New Roman"/>
                <w:b/>
                <w:color w:val="000000"/>
                <w:sz w:val="20"/>
              </w:rPr>
              <w:t>Комплекс задач</w:t>
            </w:r>
          </w:p>
        </w:tc>
        <w:tc>
          <w:tcPr>
            <w:tcW w:w="1083" w:type="dxa"/>
            <w:tcMar>
              <w:top w:w="40" w:type="dxa"/>
              <w:left w:w="20" w:type="dxa"/>
              <w:bottom w:w="40" w:type="dxa"/>
              <w:right w:w="20" w:type="dxa"/>
            </w:tcMar>
          </w:tcPr>
          <w:p w14:paraId="408DA86D" w14:textId="77777777" w:rsidR="003D271F" w:rsidRDefault="00406DFC">
            <w:pPr>
              <w:spacing w:after="0" w:line="240" w:lineRule="auto"/>
              <w:jc w:val="center"/>
            </w:pPr>
            <w:r>
              <w:rPr>
                <w:rFonts w:ascii="Times New Roman" w:hAnsi="Times New Roman"/>
                <w:color w:val="000000"/>
                <w:sz w:val="20"/>
              </w:rPr>
              <w:t>70.10.01.</w:t>
            </w:r>
          </w:p>
        </w:tc>
        <w:tc>
          <w:tcPr>
            <w:tcW w:w="6047" w:type="dxa"/>
            <w:tcMar>
              <w:top w:w="40" w:type="dxa"/>
              <w:left w:w="20" w:type="dxa"/>
              <w:bottom w:w="40" w:type="dxa"/>
              <w:right w:w="20" w:type="dxa"/>
            </w:tcMar>
          </w:tcPr>
          <w:p w14:paraId="15832874" w14:textId="77777777" w:rsidR="003D271F" w:rsidRDefault="00406DFC">
            <w:pPr>
              <w:spacing w:after="0" w:line="240" w:lineRule="auto"/>
            </w:pPr>
            <w:r>
              <w:rPr>
                <w:rFonts w:ascii="Times New Roman" w:hAnsi="Times New Roman"/>
                <w:color w:val="000000"/>
                <w:sz w:val="20"/>
              </w:rPr>
              <w:t>Спектрум – касса, расчетно-кассовое обслуживание ФЛ в ТП</w:t>
            </w:r>
          </w:p>
        </w:tc>
      </w:tr>
      <w:tr w:rsidR="003D271F" w14:paraId="32C84268" w14:textId="77777777">
        <w:tblPrEx>
          <w:tblCellMar>
            <w:top w:w="0" w:type="dxa"/>
            <w:bottom w:w="0" w:type="dxa"/>
          </w:tblCellMar>
        </w:tblPrEx>
        <w:tc>
          <w:tcPr>
            <w:tcW w:w="1895" w:type="dxa"/>
            <w:tcMar>
              <w:top w:w="40" w:type="dxa"/>
              <w:left w:w="20" w:type="dxa"/>
              <w:bottom w:w="40" w:type="dxa"/>
              <w:right w:w="20" w:type="dxa"/>
            </w:tcMar>
          </w:tcPr>
          <w:p w14:paraId="7F5609AD" w14:textId="77777777" w:rsidR="003D271F" w:rsidRDefault="00406DFC">
            <w:pPr>
              <w:spacing w:after="0" w:line="240" w:lineRule="auto"/>
              <w:jc w:val="right"/>
            </w:pPr>
            <w:r>
              <w:rPr>
                <w:rFonts w:ascii="Times New Roman" w:hAnsi="Times New Roman"/>
                <w:b/>
                <w:color w:val="000000"/>
                <w:sz w:val="20"/>
              </w:rPr>
              <w:t>Задача</w:t>
            </w:r>
          </w:p>
        </w:tc>
        <w:tc>
          <w:tcPr>
            <w:tcW w:w="1083" w:type="dxa"/>
            <w:tcMar>
              <w:top w:w="40" w:type="dxa"/>
              <w:left w:w="20" w:type="dxa"/>
              <w:bottom w:w="40" w:type="dxa"/>
              <w:right w:w="20" w:type="dxa"/>
            </w:tcMar>
          </w:tcPr>
          <w:p w14:paraId="22BE283D" w14:textId="77777777" w:rsidR="003D271F" w:rsidRDefault="00406DFC">
            <w:pPr>
              <w:spacing w:after="0" w:line="240" w:lineRule="auto"/>
              <w:jc w:val="center"/>
            </w:pPr>
            <w:r>
              <w:rPr>
                <w:rFonts w:ascii="Times New Roman" w:hAnsi="Times New Roman"/>
                <w:color w:val="000000"/>
                <w:sz w:val="20"/>
              </w:rPr>
              <w:t>70.10.01.Х</w:t>
            </w:r>
          </w:p>
        </w:tc>
        <w:tc>
          <w:tcPr>
            <w:tcW w:w="6047" w:type="dxa"/>
            <w:tcMar>
              <w:top w:w="40" w:type="dxa"/>
              <w:left w:w="20" w:type="dxa"/>
              <w:bottom w:w="40" w:type="dxa"/>
              <w:right w:w="20" w:type="dxa"/>
            </w:tcMar>
          </w:tcPr>
          <w:p w14:paraId="741A5F55" w14:textId="77777777" w:rsidR="003D271F" w:rsidRDefault="00406DFC">
            <w:pPr>
              <w:spacing w:after="0" w:line="240" w:lineRule="auto"/>
            </w:pPr>
            <w:r>
              <w:rPr>
                <w:rFonts w:ascii="Times New Roman" w:hAnsi="Times New Roman"/>
                <w:color w:val="000000"/>
                <w:sz w:val="20"/>
              </w:rPr>
              <w:t>FRSOF-422 Интеграция с СУБО "Наличные операции"</w:t>
            </w:r>
          </w:p>
        </w:tc>
      </w:tr>
    </w:tbl>
    <w:p w14:paraId="47A85371" w14:textId="77777777" w:rsidR="003D271F" w:rsidRDefault="00406DFC">
      <w:pPr>
        <w:spacing w:before="567" w:after="0" w:line="240" w:lineRule="auto"/>
        <w:jc w:val="center"/>
      </w:pPr>
      <w:r>
        <w:rPr>
          <w:rFonts w:ascii="Times New Roman" w:hAnsi="Times New Roman"/>
          <w:b/>
          <w:color w:val="000000"/>
          <w:sz w:val="20"/>
        </w:rPr>
        <w:t>Техническое задание</w:t>
      </w:r>
    </w:p>
    <w:p w14:paraId="1F95F0B7" w14:textId="77777777" w:rsidR="003D271F" w:rsidRDefault="00406DFC">
      <w:pPr>
        <w:spacing w:after="0" w:line="240" w:lineRule="auto"/>
        <w:jc w:val="center"/>
      </w:pPr>
      <w:r>
        <w:rPr>
          <w:rFonts w:ascii="Times New Roman" w:hAnsi="Times New Roman"/>
          <w:color w:val="000000"/>
          <w:sz w:val="20"/>
        </w:rPr>
        <w:t>70.10.01.Х.00.2А.0001.0001</w:t>
      </w:r>
    </w:p>
    <w:p w14:paraId="56406E14" w14:textId="77777777" w:rsidR="003D271F" w:rsidRDefault="00406DFC">
      <w:pPr>
        <w:spacing w:after="0" w:line="240" w:lineRule="auto"/>
        <w:jc w:val="center"/>
      </w:pPr>
      <w:r>
        <w:rPr>
          <w:rFonts w:ascii="Times New Roman" w:hAnsi="Times New Roman"/>
          <w:color w:val="000000"/>
          <w:sz w:val="20"/>
        </w:rPr>
        <w:t>На __ листах</w:t>
      </w:r>
    </w:p>
    <w:p w14:paraId="00CBC7B1" w14:textId="77777777" w:rsidR="003D271F" w:rsidRDefault="00406DFC">
      <w:pPr>
        <w:spacing w:before="200" w:after="0" w:line="240" w:lineRule="auto"/>
        <w:jc w:val="center"/>
      </w:pPr>
      <w:r>
        <w:rPr>
          <w:rFonts w:ascii="Arial" w:hAnsi="Arial"/>
          <w:b/>
          <w:color w:val="000000"/>
          <w:sz w:val="18"/>
        </w:rPr>
        <w:t>Согласовано:</w:t>
      </w:r>
    </w:p>
    <w:p w14:paraId="24B87D49" w14:textId="77777777" w:rsidR="003D271F" w:rsidRDefault="003D271F">
      <w:pPr>
        <w:spacing w:after="0" w:line="240" w:lineRule="auto"/>
        <w:rPr>
          <w:sz w:val="18"/>
        </w:rPr>
      </w:pPr>
    </w:p>
    <w:tbl>
      <w:tblPr>
        <w:tblW w:w="0" w:type="auto"/>
        <w:tblInd w:w="20" w:type="dxa"/>
        <w:tblLayout w:type="fixed"/>
        <w:tblCellMar>
          <w:left w:w="10" w:type="dxa"/>
          <w:right w:w="10" w:type="dxa"/>
        </w:tblCellMar>
        <w:tblLook w:val="0000" w:firstRow="0" w:lastRow="0" w:firstColumn="0" w:lastColumn="0" w:noHBand="0" w:noVBand="0"/>
      </w:tblPr>
      <w:tblGrid>
        <w:gridCol w:w="4423"/>
        <w:gridCol w:w="4513"/>
        <w:gridCol w:w="90"/>
      </w:tblGrid>
      <w:tr w:rsidR="003D271F" w14:paraId="6418EB79" w14:textId="77777777">
        <w:tblPrEx>
          <w:tblCellMar>
            <w:top w:w="0" w:type="dxa"/>
            <w:bottom w:w="0" w:type="dxa"/>
          </w:tblCellMar>
        </w:tblPrEx>
        <w:tc>
          <w:tcPr>
            <w:tcW w:w="4423" w:type="dxa"/>
            <w:tcMar>
              <w:top w:w="40" w:type="dxa"/>
              <w:left w:w="20" w:type="dxa"/>
              <w:bottom w:w="40" w:type="dxa"/>
              <w:right w:w="20" w:type="dxa"/>
            </w:tcMar>
          </w:tcPr>
          <w:p w14:paraId="54AB24E6" w14:textId="77777777" w:rsidR="003D271F" w:rsidRDefault="00406DFC">
            <w:pPr>
              <w:spacing w:before="180" w:after="0" w:line="240" w:lineRule="auto"/>
            </w:pPr>
            <w:bookmarkStart w:id="4" w:name="d5e44"/>
            <w:r>
              <w:rPr>
                <w:rFonts w:ascii="Times New Roman" w:hAnsi="Times New Roman"/>
                <w:color w:val="000000"/>
                <w:sz w:val="18"/>
              </w:rPr>
              <w:t>Должность согласователя</w:t>
            </w:r>
          </w:p>
          <w:p w14:paraId="44B3668E" w14:textId="77777777" w:rsidR="003D271F" w:rsidRDefault="00406DFC">
            <w:pPr>
              <w:spacing w:before="180" w:after="0" w:line="240" w:lineRule="auto"/>
            </w:pPr>
            <w:r>
              <w:rPr>
                <w:rFonts w:ascii="Times New Roman" w:hAnsi="Times New Roman"/>
                <w:color w:val="000000"/>
                <w:sz w:val="18"/>
              </w:rPr>
              <w:t>______________________________ (Фамилия и инициалы согласователя)</w:t>
            </w:r>
          </w:p>
          <w:p w14:paraId="31723366" w14:textId="77777777" w:rsidR="003D271F" w:rsidRDefault="00406DFC">
            <w:pPr>
              <w:spacing w:before="180" w:after="0" w:line="240" w:lineRule="auto"/>
            </w:pPr>
            <w:r>
              <w:rPr>
                <w:rFonts w:ascii="Times New Roman" w:hAnsi="Times New Roman"/>
                <w:color w:val="000000"/>
                <w:sz w:val="18"/>
              </w:rPr>
              <w:t>“___” _______________________ 2021 г.</w:t>
            </w:r>
          </w:p>
        </w:tc>
        <w:tc>
          <w:tcPr>
            <w:tcW w:w="4513" w:type="dxa"/>
            <w:tcMar>
              <w:top w:w="40" w:type="dxa"/>
              <w:left w:w="20" w:type="dxa"/>
              <w:bottom w:w="40" w:type="dxa"/>
              <w:right w:w="20" w:type="dxa"/>
            </w:tcMar>
          </w:tcPr>
          <w:p w14:paraId="052A936B" w14:textId="77777777" w:rsidR="003D271F" w:rsidRDefault="00406DFC">
            <w:pPr>
              <w:spacing w:after="0" w:line="240" w:lineRule="auto"/>
            </w:pPr>
            <w:r>
              <w:rPr>
                <w:rFonts w:ascii="Times New Roman" w:hAnsi="Times New Roman"/>
                <w:color w:val="000000"/>
                <w:sz w:val="18"/>
              </w:rPr>
              <w:t> </w:t>
            </w:r>
          </w:p>
        </w:tc>
        <w:tc>
          <w:tcPr>
            <w:tcW w:w="90" w:type="dxa"/>
            <w:tcMar>
              <w:top w:w="40" w:type="dxa"/>
              <w:left w:w="20" w:type="dxa"/>
              <w:bottom w:w="40" w:type="dxa"/>
              <w:right w:w="20" w:type="dxa"/>
            </w:tcMar>
            <w:vAlign w:val="center"/>
          </w:tcPr>
          <w:p w14:paraId="4D662EA9" w14:textId="77777777" w:rsidR="003D271F" w:rsidRDefault="003D271F">
            <w:pPr>
              <w:spacing w:after="0" w:line="240" w:lineRule="auto"/>
            </w:pPr>
          </w:p>
        </w:tc>
      </w:tr>
      <w:bookmarkEnd w:id="4"/>
      <w:tr w:rsidR="003D271F" w14:paraId="5AAF8145" w14:textId="77777777">
        <w:tblPrEx>
          <w:tblCellMar>
            <w:top w:w="0" w:type="dxa"/>
            <w:bottom w:w="0" w:type="dxa"/>
          </w:tblCellMar>
        </w:tblPrEx>
        <w:tc>
          <w:tcPr>
            <w:tcW w:w="4423" w:type="dxa"/>
            <w:tcMar>
              <w:top w:w="40" w:type="dxa"/>
              <w:left w:w="20" w:type="dxa"/>
              <w:bottom w:w="40" w:type="dxa"/>
              <w:right w:w="20" w:type="dxa"/>
            </w:tcMar>
          </w:tcPr>
          <w:p w14:paraId="2B0E783F" w14:textId="77777777" w:rsidR="003D271F" w:rsidRDefault="00406DFC">
            <w:pPr>
              <w:spacing w:after="0" w:line="240" w:lineRule="auto"/>
            </w:pPr>
            <w:r>
              <w:rPr>
                <w:rFonts w:ascii="Times New Roman" w:hAnsi="Times New Roman"/>
                <w:color w:val="000000"/>
                <w:sz w:val="18"/>
              </w:rPr>
              <w:t> </w:t>
            </w:r>
          </w:p>
        </w:tc>
        <w:tc>
          <w:tcPr>
            <w:tcW w:w="4513" w:type="dxa"/>
            <w:tcMar>
              <w:top w:w="40" w:type="dxa"/>
              <w:left w:w="20" w:type="dxa"/>
              <w:bottom w:w="40" w:type="dxa"/>
              <w:right w:w="20" w:type="dxa"/>
            </w:tcMar>
          </w:tcPr>
          <w:p w14:paraId="6527C2F4" w14:textId="77777777" w:rsidR="003D271F" w:rsidRDefault="00406DFC">
            <w:pPr>
              <w:spacing w:after="0" w:line="240" w:lineRule="auto"/>
            </w:pPr>
            <w:r>
              <w:rPr>
                <w:rFonts w:ascii="Times New Roman" w:hAnsi="Times New Roman"/>
                <w:color w:val="000000"/>
                <w:sz w:val="18"/>
              </w:rPr>
              <w:t> </w:t>
            </w:r>
          </w:p>
        </w:tc>
        <w:tc>
          <w:tcPr>
            <w:tcW w:w="90" w:type="dxa"/>
            <w:tcMar>
              <w:top w:w="40" w:type="dxa"/>
              <w:left w:w="20" w:type="dxa"/>
              <w:bottom w:w="40" w:type="dxa"/>
              <w:right w:w="20" w:type="dxa"/>
            </w:tcMar>
            <w:vAlign w:val="center"/>
          </w:tcPr>
          <w:p w14:paraId="416F0214" w14:textId="77777777" w:rsidR="003D271F" w:rsidRDefault="003D271F">
            <w:pPr>
              <w:spacing w:after="0" w:line="240" w:lineRule="auto"/>
            </w:pPr>
          </w:p>
        </w:tc>
      </w:tr>
    </w:tbl>
    <w:p w14:paraId="19FF2343" w14:textId="77777777" w:rsidR="003D271F" w:rsidRDefault="00406DFC">
      <w:pPr>
        <w:pageBreakBefore/>
        <w:spacing w:before="518" w:after="0" w:line="240" w:lineRule="auto"/>
      </w:pPr>
      <w:bookmarkStart w:id="5" w:name="toc___d5e1"/>
      <w:r>
        <w:rPr>
          <w:rFonts w:ascii="Arial" w:hAnsi="Arial"/>
          <w:b/>
          <w:color w:val="000000"/>
          <w:sz w:val="35"/>
        </w:rPr>
        <w:lastRenderedPageBreak/>
        <w:t>Содержание</w:t>
      </w:r>
    </w:p>
    <w:bookmarkEnd w:id="5"/>
    <w:p w14:paraId="6BF88A18" w14:textId="77777777" w:rsidR="003D271F" w:rsidRDefault="00406DFC">
      <w:pPr>
        <w:tabs>
          <w:tab w:val="right" w:leader="dot" w:pos="8120"/>
        </w:tabs>
        <w:spacing w:before="173" w:after="0" w:line="240" w:lineRule="auto"/>
        <w:ind w:right="480"/>
      </w:pPr>
      <w:r>
        <w:fldChar w:fldCharType="begin"/>
      </w:r>
      <w:r>
        <w:instrText xml:space="preserve"> HYPERLINK \l "d5e58" \h </w:instrText>
      </w:r>
      <w:r>
        <w:fldChar w:fldCharType="separate"/>
      </w:r>
      <w:r>
        <w:rPr>
          <w:rFonts w:ascii="Times New Roman" w:hAnsi="Times New Roman"/>
          <w:color w:val="000000"/>
          <w:sz w:val="20"/>
        </w:rPr>
        <w:t>1. Глоссарий</w:t>
      </w:r>
      <w:r>
        <w:rPr>
          <w:rFonts w:ascii="Times New Roman" w:hAnsi="Times New Roman"/>
          <w:color w:val="000000"/>
          <w:sz w:val="20"/>
        </w:rPr>
        <w:fldChar w:fldCharType="end"/>
      </w:r>
      <w:r>
        <w:rPr>
          <w:rFonts w:ascii="Times New Roman" w:hAnsi="Times New Roman"/>
          <w:color w:val="000000"/>
          <w:sz w:val="20"/>
        </w:rPr>
        <w:tab/>
      </w:r>
      <w:hyperlink w:anchor="d5e58">
        <w:r>
          <w:fldChar w:fldCharType="begin"/>
        </w:r>
        <w:r>
          <w:rPr>
            <w:rFonts w:ascii="Times New Roman" w:hAnsi="Times New Roman"/>
            <w:color w:val="000000"/>
            <w:sz w:val="20"/>
          </w:rPr>
          <w:instrText>PAGEREF d5e58</w:instrText>
        </w:r>
        <w:r>
          <w:fldChar w:fldCharType="separate"/>
        </w:r>
        <w:r w:rsidR="000941B2">
          <w:rPr>
            <w:rFonts w:ascii="Times New Roman" w:hAnsi="Times New Roman"/>
            <w:noProof/>
            <w:color w:val="000000"/>
            <w:sz w:val="20"/>
          </w:rPr>
          <w:t>2</w:t>
        </w:r>
        <w:r>
          <w:fldChar w:fldCharType="end"/>
        </w:r>
      </w:hyperlink>
    </w:p>
    <w:p w14:paraId="38D6A2DF" w14:textId="77777777" w:rsidR="003D271F" w:rsidRDefault="00406DFC">
      <w:pPr>
        <w:tabs>
          <w:tab w:val="right" w:leader="dot" w:pos="8120"/>
        </w:tabs>
        <w:spacing w:after="0" w:line="240" w:lineRule="auto"/>
        <w:ind w:right="480"/>
      </w:pPr>
      <w:hyperlink w:anchor="d5e161">
        <w:r>
          <w:rPr>
            <w:rFonts w:ascii="Times New Roman" w:hAnsi="Times New Roman"/>
            <w:color w:val="000000"/>
            <w:sz w:val="20"/>
          </w:rPr>
          <w:t>2. Введение</w:t>
        </w:r>
      </w:hyperlink>
      <w:r>
        <w:rPr>
          <w:rFonts w:ascii="Times New Roman" w:hAnsi="Times New Roman"/>
          <w:color w:val="000000"/>
          <w:sz w:val="20"/>
        </w:rPr>
        <w:tab/>
      </w:r>
      <w:hyperlink w:anchor="d5e161">
        <w:r>
          <w:fldChar w:fldCharType="begin"/>
        </w:r>
        <w:r>
          <w:rPr>
            <w:rFonts w:ascii="Times New Roman" w:hAnsi="Times New Roman"/>
            <w:color w:val="000000"/>
            <w:sz w:val="20"/>
          </w:rPr>
          <w:instrText>PAGEREF d5e161</w:instrText>
        </w:r>
        <w:r>
          <w:fldChar w:fldCharType="separate"/>
        </w:r>
        <w:r w:rsidR="000941B2">
          <w:rPr>
            <w:rFonts w:ascii="Times New Roman" w:hAnsi="Times New Roman"/>
            <w:noProof/>
            <w:color w:val="000000"/>
            <w:sz w:val="20"/>
          </w:rPr>
          <w:t>3</w:t>
        </w:r>
        <w:r>
          <w:fldChar w:fldCharType="end"/>
        </w:r>
      </w:hyperlink>
    </w:p>
    <w:p w14:paraId="1D330B12" w14:textId="77777777" w:rsidR="003D271F" w:rsidRDefault="00406DFC">
      <w:pPr>
        <w:tabs>
          <w:tab w:val="right" w:leader="dot" w:pos="8120"/>
        </w:tabs>
        <w:spacing w:after="0" w:line="240" w:lineRule="auto"/>
        <w:ind w:right="480"/>
      </w:pPr>
      <w:hyperlink w:anchor="Conception">
        <w:r>
          <w:rPr>
            <w:rFonts w:ascii="Times New Roman" w:hAnsi="Times New Roman"/>
            <w:color w:val="000000"/>
            <w:sz w:val="20"/>
          </w:rPr>
          <w:t>3. Концепция</w:t>
        </w:r>
      </w:hyperlink>
      <w:r>
        <w:rPr>
          <w:rFonts w:ascii="Times New Roman" w:hAnsi="Times New Roman"/>
          <w:color w:val="000000"/>
          <w:sz w:val="20"/>
        </w:rPr>
        <w:tab/>
      </w:r>
      <w:hyperlink w:anchor="Conception">
        <w:r>
          <w:fldChar w:fldCharType="begin"/>
        </w:r>
        <w:r>
          <w:rPr>
            <w:rFonts w:ascii="Times New Roman" w:hAnsi="Times New Roman"/>
            <w:color w:val="000000"/>
            <w:sz w:val="20"/>
          </w:rPr>
          <w:instrText>PAGEREF Conception</w:instrText>
        </w:r>
        <w:r>
          <w:fldChar w:fldCharType="separate"/>
        </w:r>
        <w:r w:rsidR="000941B2">
          <w:rPr>
            <w:rFonts w:ascii="Times New Roman" w:hAnsi="Times New Roman"/>
            <w:noProof/>
            <w:color w:val="000000"/>
            <w:sz w:val="20"/>
          </w:rPr>
          <w:t>3</w:t>
        </w:r>
        <w:r>
          <w:fldChar w:fldCharType="end"/>
        </w:r>
      </w:hyperlink>
    </w:p>
    <w:p w14:paraId="4A3C8502" w14:textId="77777777" w:rsidR="003D271F" w:rsidRDefault="00406DFC">
      <w:pPr>
        <w:tabs>
          <w:tab w:val="right" w:leader="dot" w:pos="8120"/>
        </w:tabs>
        <w:spacing w:after="0" w:line="240" w:lineRule="auto"/>
        <w:ind w:right="480"/>
      </w:pPr>
      <w:hyperlink w:anchor="Requirement">
        <w:r>
          <w:rPr>
            <w:rFonts w:ascii="Times New Roman" w:hAnsi="Times New Roman"/>
            <w:color w:val="000000"/>
            <w:sz w:val="20"/>
          </w:rPr>
          <w:t>4. Требования к ППО</w:t>
        </w:r>
      </w:hyperlink>
      <w:r>
        <w:rPr>
          <w:rFonts w:ascii="Times New Roman" w:hAnsi="Times New Roman"/>
          <w:color w:val="000000"/>
          <w:sz w:val="20"/>
        </w:rPr>
        <w:tab/>
      </w:r>
      <w:hyperlink w:anchor="Requirement">
        <w:r>
          <w:fldChar w:fldCharType="begin"/>
        </w:r>
        <w:r>
          <w:rPr>
            <w:rFonts w:ascii="Times New Roman" w:hAnsi="Times New Roman"/>
            <w:color w:val="000000"/>
            <w:sz w:val="20"/>
          </w:rPr>
          <w:instrText>PAGEREF Requirement</w:instrText>
        </w:r>
        <w:r>
          <w:fldChar w:fldCharType="separate"/>
        </w:r>
        <w:r w:rsidR="000941B2">
          <w:rPr>
            <w:rFonts w:ascii="Times New Roman" w:hAnsi="Times New Roman"/>
            <w:noProof/>
            <w:color w:val="000000"/>
            <w:sz w:val="20"/>
          </w:rPr>
          <w:t>4</w:t>
        </w:r>
        <w:r>
          <w:fldChar w:fldCharType="end"/>
        </w:r>
      </w:hyperlink>
    </w:p>
    <w:bookmarkStart w:id="6" w:name="toc_d5e1_Requirement"/>
    <w:p w14:paraId="0EC784E8" w14:textId="77777777" w:rsidR="003D271F" w:rsidRDefault="00406DFC">
      <w:pPr>
        <w:tabs>
          <w:tab w:val="right" w:leader="dot" w:pos="8120"/>
        </w:tabs>
        <w:spacing w:after="0" w:line="240" w:lineRule="auto"/>
        <w:ind w:left="480" w:right="480"/>
      </w:pPr>
      <w:r>
        <w:fldChar w:fldCharType="begin"/>
      </w:r>
      <w:r>
        <w:instrText xml:space="preserve"> HYPERLINK \l "Requirement_Overview" \h </w:instrText>
      </w:r>
      <w:r>
        <w:fldChar w:fldCharType="separate"/>
      </w:r>
      <w:r>
        <w:rPr>
          <w:rFonts w:ascii="Times New Roman" w:hAnsi="Times New Roman"/>
          <w:color w:val="000000"/>
          <w:sz w:val="20"/>
        </w:rPr>
        <w:t>4.1. Общие положения</w:t>
      </w:r>
      <w:r>
        <w:rPr>
          <w:rFonts w:ascii="Times New Roman" w:hAnsi="Times New Roman"/>
          <w:color w:val="000000"/>
          <w:sz w:val="20"/>
        </w:rPr>
        <w:fldChar w:fldCharType="end"/>
      </w:r>
      <w:r>
        <w:rPr>
          <w:rFonts w:ascii="Times New Roman" w:hAnsi="Times New Roman"/>
          <w:color w:val="000000"/>
          <w:sz w:val="20"/>
        </w:rPr>
        <w:tab/>
      </w:r>
      <w:hyperlink w:anchor="Requirement_Overview">
        <w:r>
          <w:fldChar w:fldCharType="begin"/>
        </w:r>
        <w:r>
          <w:rPr>
            <w:rFonts w:ascii="Times New Roman" w:hAnsi="Times New Roman"/>
            <w:color w:val="000000"/>
            <w:sz w:val="20"/>
          </w:rPr>
          <w:instrText>PAGEREF Requirement_Overview</w:instrText>
        </w:r>
        <w:r>
          <w:fldChar w:fldCharType="separate"/>
        </w:r>
        <w:r w:rsidR="000941B2">
          <w:rPr>
            <w:rFonts w:ascii="Times New Roman" w:hAnsi="Times New Roman"/>
            <w:noProof/>
            <w:color w:val="000000"/>
            <w:sz w:val="20"/>
          </w:rPr>
          <w:t>4</w:t>
        </w:r>
        <w:r>
          <w:fldChar w:fldCharType="end"/>
        </w:r>
      </w:hyperlink>
    </w:p>
    <w:bookmarkEnd w:id="6"/>
    <w:p w14:paraId="17427055" w14:textId="77777777" w:rsidR="003D271F" w:rsidRDefault="00406DFC">
      <w:pPr>
        <w:tabs>
          <w:tab w:val="right" w:leader="dot" w:pos="8120"/>
        </w:tabs>
        <w:spacing w:after="0" w:line="240" w:lineRule="auto"/>
        <w:ind w:left="480" w:right="480"/>
      </w:pPr>
      <w:r>
        <w:fldChar w:fldCharType="begin"/>
      </w:r>
      <w:r>
        <w:instrText xml:space="preserve"> HYPERLINK \l "Business_Desc" \h </w:instrText>
      </w:r>
      <w:r>
        <w:fldChar w:fldCharType="separate"/>
      </w:r>
      <w:r>
        <w:rPr>
          <w:rFonts w:ascii="Times New Roman" w:hAnsi="Times New Roman"/>
          <w:color w:val="000000"/>
          <w:sz w:val="20"/>
        </w:rPr>
        <w:t>4.2. Бизнес-требования</w:t>
      </w:r>
      <w:r>
        <w:rPr>
          <w:rFonts w:ascii="Times New Roman" w:hAnsi="Times New Roman"/>
          <w:color w:val="000000"/>
          <w:sz w:val="20"/>
        </w:rPr>
        <w:fldChar w:fldCharType="end"/>
      </w:r>
      <w:r>
        <w:rPr>
          <w:rFonts w:ascii="Times New Roman" w:hAnsi="Times New Roman"/>
          <w:color w:val="000000"/>
          <w:sz w:val="20"/>
        </w:rPr>
        <w:tab/>
      </w:r>
      <w:hyperlink w:anchor="Business_Desc">
        <w:r>
          <w:fldChar w:fldCharType="begin"/>
        </w:r>
        <w:r>
          <w:rPr>
            <w:rFonts w:ascii="Times New Roman" w:hAnsi="Times New Roman"/>
            <w:color w:val="000000"/>
            <w:sz w:val="20"/>
          </w:rPr>
          <w:instrText>PAGEREF Business_Desc</w:instrText>
        </w:r>
        <w:r>
          <w:fldChar w:fldCharType="separate"/>
        </w:r>
        <w:r w:rsidR="000941B2">
          <w:rPr>
            <w:rFonts w:ascii="Times New Roman" w:hAnsi="Times New Roman"/>
            <w:noProof/>
            <w:color w:val="000000"/>
            <w:sz w:val="20"/>
          </w:rPr>
          <w:t>4</w:t>
        </w:r>
        <w:r>
          <w:fldChar w:fldCharType="end"/>
        </w:r>
      </w:hyperlink>
    </w:p>
    <w:bookmarkStart w:id="7" w:name="toc_d5e1_Business_Desc"/>
    <w:p w14:paraId="6ADC1B42" w14:textId="77777777" w:rsidR="003D271F" w:rsidRDefault="00406DFC">
      <w:pPr>
        <w:tabs>
          <w:tab w:val="right" w:leader="dot" w:pos="8120"/>
        </w:tabs>
        <w:spacing w:after="0" w:line="240" w:lineRule="auto"/>
        <w:ind w:left="960" w:right="480"/>
      </w:pPr>
      <w:r>
        <w:fldChar w:fldCharType="begin"/>
      </w:r>
      <w:r>
        <w:instrText xml:space="preserve"> HYPERLINK \l "Buisness_Desc_IntegrationCFT" \h </w:instrText>
      </w:r>
      <w:r>
        <w:fldChar w:fldCharType="separate"/>
      </w:r>
      <w:r>
        <w:rPr>
          <w:rFonts w:ascii="Times New Roman" w:hAnsi="Times New Roman"/>
          <w:color w:val="000000"/>
          <w:sz w:val="20"/>
        </w:rPr>
        <w:t>4.2.1. Бизнес-требования по интеграции с системой СУБО</w:t>
      </w:r>
      <w:r>
        <w:rPr>
          <w:rFonts w:ascii="Times New Roman" w:hAnsi="Times New Roman"/>
          <w:color w:val="000000"/>
          <w:sz w:val="20"/>
        </w:rPr>
        <w:fldChar w:fldCharType="end"/>
      </w:r>
      <w:r>
        <w:rPr>
          <w:rFonts w:ascii="Times New Roman" w:hAnsi="Times New Roman"/>
          <w:color w:val="000000"/>
          <w:sz w:val="20"/>
        </w:rPr>
        <w:tab/>
      </w:r>
      <w:hyperlink w:anchor="Buisness_Desc_IntegrationCFT">
        <w:r>
          <w:fldChar w:fldCharType="begin"/>
        </w:r>
        <w:r>
          <w:rPr>
            <w:rFonts w:ascii="Times New Roman" w:hAnsi="Times New Roman"/>
            <w:color w:val="000000"/>
            <w:sz w:val="20"/>
          </w:rPr>
          <w:instrText>PAGEREF Buisness_Desc_IntegrationCFT</w:instrText>
        </w:r>
        <w:r>
          <w:fldChar w:fldCharType="separate"/>
        </w:r>
        <w:r w:rsidR="000941B2">
          <w:rPr>
            <w:rFonts w:ascii="Times New Roman" w:hAnsi="Times New Roman"/>
            <w:noProof/>
            <w:color w:val="000000"/>
            <w:sz w:val="20"/>
          </w:rPr>
          <w:t>4</w:t>
        </w:r>
        <w:r>
          <w:fldChar w:fldCharType="end"/>
        </w:r>
      </w:hyperlink>
    </w:p>
    <w:bookmarkEnd w:id="7"/>
    <w:p w14:paraId="190E9D87" w14:textId="77777777" w:rsidR="003D271F" w:rsidRDefault="00406DFC">
      <w:pPr>
        <w:tabs>
          <w:tab w:val="right" w:leader="dot" w:pos="8120"/>
        </w:tabs>
        <w:spacing w:after="0" w:line="240" w:lineRule="auto"/>
        <w:ind w:left="960" w:right="480"/>
      </w:pPr>
      <w:r>
        <w:fldChar w:fldCharType="begin"/>
      </w:r>
      <w:r>
        <w:instrText xml:space="preserve"> HYPER</w:instrText>
      </w:r>
      <w:r>
        <w:instrText xml:space="preserve">LINK \l "Buissness_Desc_Cashier" \h </w:instrText>
      </w:r>
      <w:r>
        <w:fldChar w:fldCharType="separate"/>
      </w:r>
      <w:r>
        <w:rPr>
          <w:rFonts w:ascii="Times New Roman" w:hAnsi="Times New Roman"/>
          <w:color w:val="000000"/>
          <w:sz w:val="20"/>
        </w:rPr>
        <w:t>4.2.2. Бизнес-требования Кассира</w:t>
      </w:r>
      <w:r>
        <w:rPr>
          <w:rFonts w:ascii="Times New Roman" w:hAnsi="Times New Roman"/>
          <w:color w:val="000000"/>
          <w:sz w:val="20"/>
        </w:rPr>
        <w:fldChar w:fldCharType="end"/>
      </w:r>
      <w:r>
        <w:rPr>
          <w:rFonts w:ascii="Times New Roman" w:hAnsi="Times New Roman"/>
          <w:color w:val="000000"/>
          <w:sz w:val="20"/>
        </w:rPr>
        <w:tab/>
      </w:r>
      <w:hyperlink w:anchor="Buissness_Desc_Cashier">
        <w:r>
          <w:fldChar w:fldCharType="begin"/>
        </w:r>
        <w:r>
          <w:rPr>
            <w:rFonts w:ascii="Times New Roman" w:hAnsi="Times New Roman"/>
            <w:color w:val="000000"/>
            <w:sz w:val="20"/>
          </w:rPr>
          <w:instrText>PAGEREF Buissness_Desc_Cashier</w:instrText>
        </w:r>
        <w:r>
          <w:fldChar w:fldCharType="separate"/>
        </w:r>
        <w:r w:rsidR="000941B2">
          <w:rPr>
            <w:rFonts w:ascii="Times New Roman" w:hAnsi="Times New Roman"/>
            <w:noProof/>
            <w:color w:val="000000"/>
            <w:sz w:val="20"/>
          </w:rPr>
          <w:t>5</w:t>
        </w:r>
        <w:r>
          <w:fldChar w:fldCharType="end"/>
        </w:r>
      </w:hyperlink>
    </w:p>
    <w:p w14:paraId="5BBD0208" w14:textId="77777777" w:rsidR="009D49A5" w:rsidRDefault="00406DFC">
      <w:pPr>
        <w:tabs>
          <w:tab w:val="right" w:leader="dot" w:pos="8120"/>
        </w:tabs>
        <w:spacing w:after="0" w:line="240" w:lineRule="auto"/>
        <w:ind w:left="960" w:right="480"/>
        <w:rPr>
          <w:del w:id="8" w:author="Yulia A. Trifonova" w:date="2021-08-09T23:51:00Z"/>
        </w:rPr>
      </w:pPr>
      <w:del w:id="9" w:author="Yulia A. Trifonova" w:date="2021-08-09T23:51:00Z">
        <w:r>
          <w:fldChar w:fldCharType="begin"/>
        </w:r>
        <w:r>
          <w:delInstrText xml:space="preserve"> HYPERLINK \l "d5e249" \h </w:delInstrText>
        </w:r>
        <w:r>
          <w:fldChar w:fldCharType="separate"/>
        </w:r>
        <w:r w:rsidR="00CE5630">
          <w:rPr>
            <w:rFonts w:ascii="Times New Roman" w:hAnsi="Times New Roman"/>
            <w:color w:val="000000"/>
            <w:sz w:val="20"/>
          </w:rPr>
          <w:delText>4.2.3. Бизнес-требования Контролера</w:delText>
        </w:r>
        <w:r>
          <w:rPr>
            <w:rFonts w:ascii="Times New Roman" w:hAnsi="Times New Roman"/>
            <w:color w:val="000000"/>
            <w:sz w:val="20"/>
          </w:rPr>
          <w:fldChar w:fldCharType="end"/>
        </w:r>
        <w:r w:rsidR="00CE5630">
          <w:rPr>
            <w:rFonts w:ascii="Times New Roman" w:hAnsi="Times New Roman"/>
            <w:color w:val="000000"/>
            <w:sz w:val="20"/>
          </w:rPr>
          <w:tab/>
        </w:r>
        <w:r>
          <w:fldChar w:fldCharType="begin"/>
        </w:r>
        <w:r>
          <w:delInstrText xml:space="preserve"> HYPERLINK \l "d5e249" \h </w:delInstrText>
        </w:r>
        <w:r>
          <w:fldChar w:fldCharType="separate"/>
        </w:r>
        <w:r w:rsidR="00CE5630">
          <w:fldChar w:fldCharType="begin"/>
        </w:r>
        <w:r w:rsidR="00CE5630">
          <w:rPr>
            <w:rFonts w:ascii="Times New Roman" w:hAnsi="Times New Roman"/>
            <w:color w:val="000000"/>
            <w:sz w:val="20"/>
          </w:rPr>
          <w:delInstrText>PAGEREF d5e249</w:delInstrText>
        </w:r>
        <w:r w:rsidR="00CE5630">
          <w:fldChar w:fldCharType="separate"/>
        </w:r>
        <w:r w:rsidR="00215B45">
          <w:rPr>
            <w:rFonts w:ascii="Times New Roman" w:hAnsi="Times New Roman"/>
            <w:noProof/>
            <w:color w:val="000000"/>
            <w:sz w:val="20"/>
          </w:rPr>
          <w:delText>5</w:delText>
        </w:r>
        <w:r w:rsidR="00CE5630">
          <w:fldChar w:fldCharType="end"/>
        </w:r>
        <w:r>
          <w:fldChar w:fldCharType="end"/>
        </w:r>
      </w:del>
    </w:p>
    <w:p w14:paraId="7D03C2D8" w14:textId="77777777" w:rsidR="009D49A5" w:rsidRDefault="00406DFC">
      <w:pPr>
        <w:tabs>
          <w:tab w:val="right" w:leader="dot" w:pos="8120"/>
        </w:tabs>
        <w:spacing w:after="0" w:line="240" w:lineRule="auto"/>
        <w:ind w:left="480" w:right="480"/>
        <w:rPr>
          <w:del w:id="10" w:author="Yulia A. Trifonova" w:date="2021-08-09T23:51:00Z"/>
        </w:rPr>
      </w:pPr>
      <w:del w:id="11" w:author="Yulia A. Trifonova" w:date="2021-08-09T23:51:00Z">
        <w:r>
          <w:fldChar w:fldCharType="begin"/>
        </w:r>
        <w:r>
          <w:delInstrText xml:space="preserve"> HYPERLINK \l "d5e264" \h </w:delInstrText>
        </w:r>
        <w:r>
          <w:fldChar w:fldCharType="separate"/>
        </w:r>
        <w:r w:rsidR="00CE5630">
          <w:rPr>
            <w:rFonts w:ascii="Times New Roman" w:hAnsi="Times New Roman"/>
            <w:color w:val="000000"/>
            <w:sz w:val="20"/>
          </w:rPr>
          <w:delText>4.3. Функциональные требования</w:delText>
        </w:r>
        <w:r>
          <w:rPr>
            <w:rFonts w:ascii="Times New Roman" w:hAnsi="Times New Roman"/>
            <w:color w:val="000000"/>
            <w:sz w:val="20"/>
          </w:rPr>
          <w:fldChar w:fldCharType="end"/>
        </w:r>
        <w:r w:rsidR="00CE5630">
          <w:rPr>
            <w:rFonts w:ascii="Times New Roman" w:hAnsi="Times New Roman"/>
            <w:color w:val="000000"/>
            <w:sz w:val="20"/>
          </w:rPr>
          <w:tab/>
        </w:r>
        <w:r>
          <w:fldChar w:fldCharType="begin"/>
        </w:r>
        <w:r>
          <w:delInstrText xml:space="preserve"> HYPERLINK \l "d5e264" \h </w:delInstrText>
        </w:r>
        <w:r>
          <w:fldChar w:fldCharType="separate"/>
        </w:r>
        <w:r w:rsidR="00CE5630">
          <w:fldChar w:fldCharType="begin"/>
        </w:r>
        <w:r w:rsidR="00CE5630">
          <w:rPr>
            <w:rFonts w:ascii="Times New Roman" w:hAnsi="Times New Roman"/>
            <w:color w:val="000000"/>
            <w:sz w:val="20"/>
          </w:rPr>
          <w:delInstrText>PAGEREF d5e264</w:delInstrText>
        </w:r>
        <w:r w:rsidR="00CE5630">
          <w:fldChar w:fldCharType="separate"/>
        </w:r>
        <w:r w:rsidR="00215B45">
          <w:rPr>
            <w:rFonts w:ascii="Times New Roman" w:hAnsi="Times New Roman"/>
            <w:noProof/>
            <w:color w:val="000000"/>
            <w:sz w:val="20"/>
          </w:rPr>
          <w:delText>5</w:delText>
        </w:r>
        <w:r w:rsidR="00CE5630">
          <w:fldChar w:fldCharType="end"/>
        </w:r>
        <w:r>
          <w:fldChar w:fldCharType="end"/>
        </w:r>
      </w:del>
    </w:p>
    <w:bookmarkStart w:id="12" w:name="toc_d5e1_d5e264"/>
    <w:p w14:paraId="1456E5C9" w14:textId="77777777" w:rsidR="009D49A5" w:rsidRDefault="00CE5630">
      <w:pPr>
        <w:tabs>
          <w:tab w:val="right" w:leader="dot" w:pos="8120"/>
        </w:tabs>
        <w:spacing w:after="0" w:line="240" w:lineRule="auto"/>
        <w:ind w:left="960" w:right="480"/>
        <w:rPr>
          <w:del w:id="13" w:author="Yulia A. Trifonova" w:date="2021-08-09T23:51:00Z"/>
        </w:rPr>
      </w:pPr>
      <w:del w:id="14" w:author="Yulia A. Trifonova" w:date="2021-08-09T23:51:00Z">
        <w:r>
          <w:fldChar w:fldCharType="begin"/>
        </w:r>
        <w:r>
          <w:delInstrText xml:space="preserve"> HYPERLINK \l "d5e266" \h </w:delInstrText>
        </w:r>
        <w:r>
          <w:fldChar w:fldCharType="separate"/>
        </w:r>
        <w:r>
          <w:rPr>
            <w:rFonts w:ascii="Times New Roman" w:hAnsi="Times New Roman"/>
            <w:color w:val="000000"/>
            <w:sz w:val="20"/>
          </w:rPr>
          <w:delText>4.3.1. Роли пользователей</w:delText>
        </w:r>
        <w:r>
          <w:rPr>
            <w:rFonts w:ascii="Times New Roman" w:hAnsi="Times New Roman"/>
            <w:color w:val="000000"/>
            <w:sz w:val="20"/>
          </w:rPr>
          <w:fldChar w:fldCharType="end"/>
        </w:r>
        <w:r>
          <w:rPr>
            <w:rFonts w:ascii="Times New Roman" w:hAnsi="Times New Roman"/>
            <w:color w:val="000000"/>
            <w:sz w:val="20"/>
          </w:rPr>
          <w:tab/>
        </w:r>
        <w:r w:rsidR="00406DFC">
          <w:fldChar w:fldCharType="begin"/>
        </w:r>
        <w:r w:rsidR="00406DFC">
          <w:delInstrText xml:space="preserve"> HYPERLINK \l "d5e266" \h </w:delInstrText>
        </w:r>
        <w:r w:rsidR="00406DFC">
          <w:fldChar w:fldCharType="separate"/>
        </w:r>
        <w:r>
          <w:fldChar w:fldCharType="begin"/>
        </w:r>
        <w:r>
          <w:rPr>
            <w:rFonts w:ascii="Times New Roman" w:hAnsi="Times New Roman"/>
            <w:color w:val="000000"/>
            <w:sz w:val="20"/>
          </w:rPr>
          <w:delInstrText>PAGEREF d5e266</w:delInstrText>
        </w:r>
        <w:r>
          <w:fldChar w:fldCharType="separate"/>
        </w:r>
        <w:r w:rsidR="00215B45">
          <w:rPr>
            <w:rFonts w:ascii="Times New Roman" w:hAnsi="Times New Roman"/>
            <w:noProof/>
            <w:color w:val="000000"/>
            <w:sz w:val="20"/>
          </w:rPr>
          <w:delText>5</w:delText>
        </w:r>
        <w:r>
          <w:fldChar w:fldCharType="end"/>
        </w:r>
        <w:r w:rsidR="00406DFC">
          <w:fldChar w:fldCharType="end"/>
        </w:r>
      </w:del>
    </w:p>
    <w:bookmarkEnd w:id="12"/>
    <w:p w14:paraId="64BA19AC" w14:textId="77777777" w:rsidR="009D49A5" w:rsidRDefault="00CE5630">
      <w:pPr>
        <w:tabs>
          <w:tab w:val="right" w:leader="dot" w:pos="8120"/>
        </w:tabs>
        <w:spacing w:after="0" w:line="240" w:lineRule="auto"/>
        <w:ind w:left="960" w:right="480"/>
        <w:rPr>
          <w:del w:id="15" w:author="Yulia A. Trifonova" w:date="2021-08-09T23:51:00Z"/>
        </w:rPr>
      </w:pPr>
      <w:del w:id="16" w:author="Yulia A. Trifonova" w:date="2021-08-09T23:51:00Z">
        <w:r>
          <w:fldChar w:fldCharType="begin"/>
        </w:r>
        <w:r>
          <w:delInstrText xml:space="preserve"> HYPERLINK \l "d5e270" \h </w:delInstrText>
        </w:r>
        <w:r>
          <w:fldChar w:fldCharType="separate"/>
        </w:r>
        <w:r>
          <w:rPr>
            <w:rFonts w:ascii="Times New Roman" w:hAnsi="Times New Roman"/>
            <w:color w:val="000000"/>
            <w:sz w:val="20"/>
          </w:rPr>
          <w:delText>4.3.2. Описание функциональных требований</w:delText>
        </w:r>
        <w:r>
          <w:rPr>
            <w:rFonts w:ascii="Times New Roman" w:hAnsi="Times New Roman"/>
            <w:color w:val="000000"/>
            <w:sz w:val="20"/>
          </w:rPr>
          <w:fldChar w:fldCharType="end"/>
        </w:r>
        <w:r>
          <w:rPr>
            <w:rFonts w:ascii="Times New Roman" w:hAnsi="Times New Roman"/>
            <w:color w:val="000000"/>
            <w:sz w:val="20"/>
          </w:rPr>
          <w:tab/>
        </w:r>
        <w:r w:rsidR="00406DFC">
          <w:fldChar w:fldCharType="begin"/>
        </w:r>
        <w:r w:rsidR="00406DFC">
          <w:delInstrText xml:space="preserve"> HYPERLINK \l "d5e270" \h </w:delInstrText>
        </w:r>
        <w:r w:rsidR="00406DFC">
          <w:fldChar w:fldCharType="separate"/>
        </w:r>
        <w:r>
          <w:fldChar w:fldCharType="begin"/>
        </w:r>
        <w:r>
          <w:rPr>
            <w:rFonts w:ascii="Times New Roman" w:hAnsi="Times New Roman"/>
            <w:color w:val="000000"/>
            <w:sz w:val="20"/>
          </w:rPr>
          <w:delInstrText>PAGEREF d5e270</w:delInstrText>
        </w:r>
        <w:r>
          <w:fldChar w:fldCharType="separate"/>
        </w:r>
        <w:r w:rsidR="00215B45">
          <w:rPr>
            <w:rFonts w:ascii="Times New Roman" w:hAnsi="Times New Roman"/>
            <w:noProof/>
            <w:color w:val="000000"/>
            <w:sz w:val="20"/>
          </w:rPr>
          <w:delText>5</w:delText>
        </w:r>
        <w:r>
          <w:fldChar w:fldCharType="end"/>
        </w:r>
        <w:r w:rsidR="00406DFC">
          <w:fldChar w:fldCharType="end"/>
        </w:r>
      </w:del>
    </w:p>
    <w:p w14:paraId="5277CA87" w14:textId="77777777" w:rsidR="009D49A5" w:rsidRDefault="00406DFC">
      <w:pPr>
        <w:tabs>
          <w:tab w:val="right" w:leader="dot" w:pos="8120"/>
        </w:tabs>
        <w:spacing w:after="0" w:line="240" w:lineRule="auto"/>
        <w:ind w:left="480" w:right="480"/>
        <w:rPr>
          <w:del w:id="17" w:author="Yulia A. Trifonova" w:date="2021-08-09T23:51:00Z"/>
        </w:rPr>
      </w:pPr>
      <w:del w:id="18" w:author="Yulia A. Trifonova" w:date="2021-08-09T23:51:00Z">
        <w:r>
          <w:fldChar w:fldCharType="begin"/>
        </w:r>
        <w:r>
          <w:delInstrText xml:space="preserve"> HYPERLINK \l "d5e1773" \h </w:delInstrText>
        </w:r>
        <w:r>
          <w:fldChar w:fldCharType="separate"/>
        </w:r>
        <w:r w:rsidR="00CE5630">
          <w:rPr>
            <w:rFonts w:ascii="Times New Roman" w:hAnsi="Times New Roman"/>
            <w:color w:val="000000"/>
            <w:sz w:val="20"/>
          </w:rPr>
          <w:delText>4.4. Описание технологического процесса обработки данных</w:delText>
        </w:r>
        <w:r>
          <w:rPr>
            <w:rFonts w:ascii="Times New Roman" w:hAnsi="Times New Roman"/>
            <w:color w:val="000000"/>
            <w:sz w:val="20"/>
          </w:rPr>
          <w:fldChar w:fldCharType="end"/>
        </w:r>
        <w:r w:rsidR="00CE5630">
          <w:rPr>
            <w:rFonts w:ascii="Times New Roman" w:hAnsi="Times New Roman"/>
            <w:color w:val="000000"/>
            <w:sz w:val="20"/>
          </w:rPr>
          <w:tab/>
        </w:r>
        <w:r>
          <w:fldChar w:fldCharType="begin"/>
        </w:r>
        <w:r>
          <w:delInstrText xml:space="preserve"> HYPERLINK \l "d5e1773" \h </w:delInstrText>
        </w:r>
        <w:r>
          <w:fldChar w:fldCharType="separate"/>
        </w:r>
        <w:r w:rsidR="00CE5630">
          <w:fldChar w:fldCharType="begin"/>
        </w:r>
        <w:r w:rsidR="00CE5630">
          <w:rPr>
            <w:rFonts w:ascii="Times New Roman" w:hAnsi="Times New Roman"/>
            <w:color w:val="000000"/>
            <w:sz w:val="20"/>
          </w:rPr>
          <w:delInstrText>PAGEREF d5e1773</w:delInstrText>
        </w:r>
        <w:r w:rsidR="00CE5630">
          <w:fldChar w:fldCharType="separate"/>
        </w:r>
        <w:r w:rsidR="00215B45">
          <w:rPr>
            <w:rFonts w:ascii="Times New Roman" w:hAnsi="Times New Roman"/>
            <w:noProof/>
            <w:color w:val="000000"/>
            <w:sz w:val="20"/>
          </w:rPr>
          <w:delText>29</w:delText>
        </w:r>
        <w:r w:rsidR="00CE5630">
          <w:fldChar w:fldCharType="end"/>
        </w:r>
        <w:r>
          <w:fldChar w:fldCharType="end"/>
        </w:r>
      </w:del>
    </w:p>
    <w:p w14:paraId="58A17E39" w14:textId="77777777" w:rsidR="009D49A5" w:rsidRDefault="00406DFC">
      <w:pPr>
        <w:tabs>
          <w:tab w:val="right" w:leader="dot" w:pos="8120"/>
        </w:tabs>
        <w:spacing w:after="0" w:line="240" w:lineRule="auto"/>
        <w:ind w:left="480" w:right="480"/>
        <w:rPr>
          <w:del w:id="19" w:author="Yulia A. Trifonova" w:date="2021-08-09T23:51:00Z"/>
        </w:rPr>
      </w:pPr>
      <w:del w:id="20" w:author="Yulia A. Trifonova" w:date="2021-08-09T23:51:00Z">
        <w:r>
          <w:fldChar w:fldCharType="begin"/>
        </w:r>
        <w:r>
          <w:delInstrText xml:space="preserve"> HYPERLINK \l "d5e2007" \h </w:delInstrText>
        </w:r>
        <w:r>
          <w:fldChar w:fldCharType="separate"/>
        </w:r>
        <w:r w:rsidR="00CE5630">
          <w:rPr>
            <w:rFonts w:ascii="Times New Roman" w:hAnsi="Times New Roman"/>
            <w:color w:val="000000"/>
            <w:sz w:val="20"/>
          </w:rPr>
          <w:delText>4.5. Описание построения архитектуры</w:delText>
        </w:r>
        <w:r>
          <w:rPr>
            <w:rFonts w:ascii="Times New Roman" w:hAnsi="Times New Roman"/>
            <w:color w:val="000000"/>
            <w:sz w:val="20"/>
          </w:rPr>
          <w:fldChar w:fldCharType="end"/>
        </w:r>
        <w:r w:rsidR="00CE5630">
          <w:rPr>
            <w:rFonts w:ascii="Times New Roman" w:hAnsi="Times New Roman"/>
            <w:color w:val="000000"/>
            <w:sz w:val="20"/>
          </w:rPr>
          <w:tab/>
        </w:r>
        <w:r>
          <w:fldChar w:fldCharType="begin"/>
        </w:r>
        <w:r>
          <w:delInstrText xml:space="preserve"> HYPERLINK \l "d5e2007" \h </w:delInstrText>
        </w:r>
        <w:r>
          <w:fldChar w:fldCharType="separate"/>
        </w:r>
        <w:r w:rsidR="00CE5630">
          <w:fldChar w:fldCharType="begin"/>
        </w:r>
        <w:r w:rsidR="00CE5630">
          <w:rPr>
            <w:rFonts w:ascii="Times New Roman" w:hAnsi="Times New Roman"/>
            <w:color w:val="000000"/>
            <w:sz w:val="20"/>
          </w:rPr>
          <w:delInstrText>PAGEREF d5e2007</w:delInstrText>
        </w:r>
        <w:r w:rsidR="00CE5630">
          <w:fldChar w:fldCharType="separate"/>
        </w:r>
        <w:r w:rsidR="00215B45">
          <w:rPr>
            <w:rFonts w:ascii="Times New Roman" w:hAnsi="Times New Roman"/>
            <w:noProof/>
            <w:color w:val="000000"/>
            <w:sz w:val="20"/>
          </w:rPr>
          <w:delText>33</w:delText>
        </w:r>
        <w:r w:rsidR="00CE5630">
          <w:fldChar w:fldCharType="end"/>
        </w:r>
        <w:r>
          <w:fldChar w:fldCharType="end"/>
        </w:r>
      </w:del>
    </w:p>
    <w:p w14:paraId="46744119" w14:textId="77777777" w:rsidR="009D49A5" w:rsidRDefault="00406DFC">
      <w:pPr>
        <w:tabs>
          <w:tab w:val="right" w:leader="dot" w:pos="8120"/>
        </w:tabs>
        <w:spacing w:after="0" w:line="240" w:lineRule="auto"/>
        <w:ind w:left="480" w:right="480"/>
        <w:rPr>
          <w:del w:id="21" w:author="Yulia A. Trifonova" w:date="2021-08-09T23:51:00Z"/>
        </w:rPr>
      </w:pPr>
      <w:del w:id="22" w:author="Yulia A. Trifonova" w:date="2021-08-09T23:51:00Z">
        <w:r>
          <w:fldChar w:fldCharType="begin"/>
        </w:r>
        <w:r>
          <w:delInstrText xml:space="preserve"> HYPERLINK \l "d5e2011" \h </w:delInstrText>
        </w:r>
        <w:r>
          <w:fldChar w:fldCharType="separate"/>
        </w:r>
        <w:r w:rsidR="00CE5630">
          <w:rPr>
            <w:rFonts w:ascii="Times New Roman" w:hAnsi="Times New Roman"/>
            <w:color w:val="000000"/>
            <w:sz w:val="20"/>
          </w:rPr>
          <w:delText>4.6. Нефункциональные требования</w:delText>
        </w:r>
        <w:r>
          <w:rPr>
            <w:rFonts w:ascii="Times New Roman" w:hAnsi="Times New Roman"/>
            <w:color w:val="000000"/>
            <w:sz w:val="20"/>
          </w:rPr>
          <w:fldChar w:fldCharType="end"/>
        </w:r>
        <w:r w:rsidR="00CE5630">
          <w:rPr>
            <w:rFonts w:ascii="Times New Roman" w:hAnsi="Times New Roman"/>
            <w:color w:val="000000"/>
            <w:sz w:val="20"/>
          </w:rPr>
          <w:tab/>
        </w:r>
        <w:r>
          <w:fldChar w:fldCharType="begin"/>
        </w:r>
        <w:r>
          <w:delInstrText xml:space="preserve"> HYPERLINK \l "d5e2011" \h </w:delInstrText>
        </w:r>
        <w:r>
          <w:fldChar w:fldCharType="separate"/>
        </w:r>
        <w:r w:rsidR="00CE5630">
          <w:fldChar w:fldCharType="begin"/>
        </w:r>
        <w:r w:rsidR="00CE5630">
          <w:rPr>
            <w:rFonts w:ascii="Times New Roman" w:hAnsi="Times New Roman"/>
            <w:color w:val="000000"/>
            <w:sz w:val="20"/>
          </w:rPr>
          <w:delInstrText>PAGEREF d5e2011</w:delInstrText>
        </w:r>
        <w:r w:rsidR="00CE5630">
          <w:fldChar w:fldCharType="separate"/>
        </w:r>
        <w:r w:rsidR="00215B45">
          <w:rPr>
            <w:rFonts w:ascii="Times New Roman" w:hAnsi="Times New Roman"/>
            <w:noProof/>
            <w:color w:val="000000"/>
            <w:sz w:val="20"/>
          </w:rPr>
          <w:delText>33</w:delText>
        </w:r>
        <w:r w:rsidR="00CE5630">
          <w:fldChar w:fldCharType="end"/>
        </w:r>
        <w:r>
          <w:fldChar w:fldCharType="end"/>
        </w:r>
      </w:del>
    </w:p>
    <w:bookmarkStart w:id="23" w:name="toc_d5e1_d5e2011"/>
    <w:p w14:paraId="74F2479A" w14:textId="77777777" w:rsidR="009D49A5" w:rsidRDefault="00CE5630">
      <w:pPr>
        <w:tabs>
          <w:tab w:val="right" w:leader="dot" w:pos="8120"/>
        </w:tabs>
        <w:spacing w:after="0" w:line="240" w:lineRule="auto"/>
        <w:ind w:left="960" w:right="480"/>
        <w:rPr>
          <w:del w:id="24" w:author="Yulia A. Trifonova" w:date="2021-08-09T23:51:00Z"/>
        </w:rPr>
      </w:pPr>
      <w:del w:id="25" w:author="Yulia A. Trifonova" w:date="2021-08-09T23:51:00Z">
        <w:r>
          <w:fldChar w:fldCharType="begin"/>
        </w:r>
        <w:r>
          <w:delInstrText xml:space="preserve"> HYPERLINK \l "d5e2013" \h </w:delInstrText>
        </w:r>
        <w:r>
          <w:fldChar w:fldCharType="separate"/>
        </w:r>
        <w:r>
          <w:rPr>
            <w:rFonts w:ascii="Times New Roman" w:hAnsi="Times New Roman"/>
            <w:color w:val="000000"/>
            <w:sz w:val="20"/>
          </w:rPr>
          <w:delText>4.6.1. Требования к надежности и производительности</w:delText>
        </w:r>
        <w:r>
          <w:rPr>
            <w:rFonts w:ascii="Times New Roman" w:hAnsi="Times New Roman"/>
            <w:color w:val="000000"/>
            <w:sz w:val="20"/>
          </w:rPr>
          <w:fldChar w:fldCharType="end"/>
        </w:r>
        <w:r>
          <w:rPr>
            <w:rFonts w:ascii="Times New Roman" w:hAnsi="Times New Roman"/>
            <w:color w:val="000000"/>
            <w:sz w:val="20"/>
          </w:rPr>
          <w:tab/>
        </w:r>
        <w:r w:rsidR="00406DFC">
          <w:fldChar w:fldCharType="begin"/>
        </w:r>
        <w:r w:rsidR="00406DFC">
          <w:delInstrText xml:space="preserve"> HYPERLINK \l "d5e2013" \h </w:delInstrText>
        </w:r>
        <w:r w:rsidR="00406DFC">
          <w:fldChar w:fldCharType="separate"/>
        </w:r>
        <w:r>
          <w:fldChar w:fldCharType="begin"/>
        </w:r>
        <w:r>
          <w:rPr>
            <w:rFonts w:ascii="Times New Roman" w:hAnsi="Times New Roman"/>
            <w:color w:val="000000"/>
            <w:sz w:val="20"/>
          </w:rPr>
          <w:delInstrText>PAGEREF d5e2013</w:delInstrText>
        </w:r>
        <w:r>
          <w:fldChar w:fldCharType="separate"/>
        </w:r>
        <w:r w:rsidR="00215B45">
          <w:rPr>
            <w:rFonts w:ascii="Times New Roman" w:hAnsi="Times New Roman"/>
            <w:noProof/>
            <w:color w:val="000000"/>
            <w:sz w:val="20"/>
          </w:rPr>
          <w:delText>33</w:delText>
        </w:r>
        <w:r>
          <w:fldChar w:fldCharType="end"/>
        </w:r>
        <w:r w:rsidR="00406DFC">
          <w:fldChar w:fldCharType="end"/>
        </w:r>
      </w:del>
    </w:p>
    <w:bookmarkEnd w:id="23"/>
    <w:p w14:paraId="0DB1D1E4" w14:textId="77777777" w:rsidR="009D49A5" w:rsidRDefault="00CE5630">
      <w:pPr>
        <w:tabs>
          <w:tab w:val="right" w:leader="dot" w:pos="8120"/>
        </w:tabs>
        <w:spacing w:after="0" w:line="240" w:lineRule="auto"/>
        <w:ind w:left="960" w:right="480"/>
        <w:rPr>
          <w:del w:id="26" w:author="Yulia A. Trifonova" w:date="2021-08-09T23:51:00Z"/>
        </w:rPr>
      </w:pPr>
      <w:del w:id="27" w:author="Yulia A. Trifonova" w:date="2021-08-09T23:51:00Z">
        <w:r>
          <w:fldChar w:fldCharType="begin"/>
        </w:r>
        <w:r>
          <w:delInstrText xml:space="preserve"> HYPERLINK \l "d5e2016" \h </w:delInstrText>
        </w:r>
        <w:r>
          <w:fldChar w:fldCharType="separate"/>
        </w:r>
        <w:r>
          <w:rPr>
            <w:rFonts w:ascii="Times New Roman" w:hAnsi="Times New Roman"/>
            <w:color w:val="000000"/>
            <w:sz w:val="20"/>
          </w:rPr>
          <w:delText>4.6.2. Требования к информационной безопасности</w:delText>
        </w:r>
        <w:r>
          <w:rPr>
            <w:rFonts w:ascii="Times New Roman" w:hAnsi="Times New Roman"/>
            <w:color w:val="000000"/>
            <w:sz w:val="20"/>
          </w:rPr>
          <w:fldChar w:fldCharType="end"/>
        </w:r>
        <w:r>
          <w:rPr>
            <w:rFonts w:ascii="Times New Roman" w:hAnsi="Times New Roman"/>
            <w:color w:val="000000"/>
            <w:sz w:val="20"/>
          </w:rPr>
          <w:tab/>
        </w:r>
        <w:r w:rsidR="00406DFC">
          <w:fldChar w:fldCharType="begin"/>
        </w:r>
        <w:r w:rsidR="00406DFC">
          <w:delInstrText xml:space="preserve"> HYPERLINK \l "d5e2016" \h </w:delInstrText>
        </w:r>
        <w:r w:rsidR="00406DFC">
          <w:fldChar w:fldCharType="separate"/>
        </w:r>
        <w:r>
          <w:fldChar w:fldCharType="begin"/>
        </w:r>
        <w:r>
          <w:rPr>
            <w:rFonts w:ascii="Times New Roman" w:hAnsi="Times New Roman"/>
            <w:color w:val="000000"/>
            <w:sz w:val="20"/>
          </w:rPr>
          <w:delInstrText>PAGEREF d5e2016</w:delInstrText>
        </w:r>
        <w:r>
          <w:fldChar w:fldCharType="separate"/>
        </w:r>
        <w:r w:rsidR="00215B45">
          <w:rPr>
            <w:rFonts w:ascii="Times New Roman" w:hAnsi="Times New Roman"/>
            <w:noProof/>
            <w:color w:val="000000"/>
            <w:sz w:val="20"/>
          </w:rPr>
          <w:delText>33</w:delText>
        </w:r>
        <w:r>
          <w:fldChar w:fldCharType="end"/>
        </w:r>
        <w:r w:rsidR="00406DFC">
          <w:fldChar w:fldCharType="end"/>
        </w:r>
      </w:del>
    </w:p>
    <w:p w14:paraId="79CDBD84" w14:textId="77777777" w:rsidR="009D49A5" w:rsidRDefault="00406DFC">
      <w:pPr>
        <w:tabs>
          <w:tab w:val="right" w:leader="dot" w:pos="8120"/>
        </w:tabs>
        <w:spacing w:after="0" w:line="240" w:lineRule="auto"/>
        <w:ind w:left="960" w:right="480"/>
        <w:rPr>
          <w:del w:id="28" w:author="Yulia A. Trifonova" w:date="2021-08-09T23:51:00Z"/>
        </w:rPr>
      </w:pPr>
      <w:del w:id="29" w:author="Yulia A. Trifonova" w:date="2021-08-09T23:51:00Z">
        <w:r>
          <w:fldChar w:fldCharType="begin"/>
        </w:r>
        <w:r>
          <w:delInstrText xml:space="preserve"> HYPERLINK \l "d5e2026" \h </w:delInstrText>
        </w:r>
        <w:r>
          <w:fldChar w:fldCharType="separate"/>
        </w:r>
        <w:r w:rsidR="00CE5630">
          <w:rPr>
            <w:rFonts w:ascii="Times New Roman" w:hAnsi="Times New Roman"/>
            <w:color w:val="000000"/>
            <w:sz w:val="20"/>
          </w:rPr>
          <w:delText>4.6.3. Требования к аудиту</w:delText>
        </w:r>
        <w:r>
          <w:rPr>
            <w:rFonts w:ascii="Times New Roman" w:hAnsi="Times New Roman"/>
            <w:color w:val="000000"/>
            <w:sz w:val="20"/>
          </w:rPr>
          <w:fldChar w:fldCharType="end"/>
        </w:r>
        <w:r w:rsidR="00CE5630">
          <w:rPr>
            <w:rFonts w:ascii="Times New Roman" w:hAnsi="Times New Roman"/>
            <w:color w:val="000000"/>
            <w:sz w:val="20"/>
          </w:rPr>
          <w:tab/>
        </w:r>
        <w:r>
          <w:fldChar w:fldCharType="begin"/>
        </w:r>
        <w:r>
          <w:delInstrText xml:space="preserve"> HYPERLINK \l "d5e2026" \h </w:delInstrText>
        </w:r>
        <w:r>
          <w:fldChar w:fldCharType="separate"/>
        </w:r>
        <w:r w:rsidR="00CE5630">
          <w:fldChar w:fldCharType="begin"/>
        </w:r>
        <w:r w:rsidR="00CE5630">
          <w:rPr>
            <w:rFonts w:ascii="Times New Roman" w:hAnsi="Times New Roman"/>
            <w:color w:val="000000"/>
            <w:sz w:val="20"/>
          </w:rPr>
          <w:delInstrText>PAGEREF d5e2026</w:delInstrText>
        </w:r>
        <w:r w:rsidR="00CE5630">
          <w:fldChar w:fldCharType="separate"/>
        </w:r>
        <w:r w:rsidR="00215B45">
          <w:rPr>
            <w:rFonts w:ascii="Times New Roman" w:hAnsi="Times New Roman"/>
            <w:noProof/>
            <w:color w:val="000000"/>
            <w:sz w:val="20"/>
          </w:rPr>
          <w:delText>34</w:delText>
        </w:r>
        <w:r w:rsidR="00CE5630">
          <w:fldChar w:fldCharType="end"/>
        </w:r>
        <w:r>
          <w:fldChar w:fldCharType="end"/>
        </w:r>
      </w:del>
    </w:p>
    <w:p w14:paraId="64EC58CD" w14:textId="77777777" w:rsidR="009D49A5" w:rsidRDefault="00406DFC">
      <w:pPr>
        <w:tabs>
          <w:tab w:val="right" w:leader="dot" w:pos="8120"/>
        </w:tabs>
        <w:spacing w:after="0" w:line="240" w:lineRule="auto"/>
        <w:ind w:left="960" w:right="480"/>
        <w:rPr>
          <w:del w:id="30" w:author="Yulia A. Trifonova" w:date="2021-08-09T23:51:00Z"/>
        </w:rPr>
      </w:pPr>
      <w:del w:id="31" w:author="Yulia A. Trifonova" w:date="2021-08-09T23:51:00Z">
        <w:r>
          <w:fldChar w:fldCharType="begin"/>
        </w:r>
        <w:r>
          <w:delInstrText xml:space="preserve"> HYPERLINK \l "d5e2029" \h </w:delInstrText>
        </w:r>
        <w:r>
          <w:fldChar w:fldCharType="separate"/>
        </w:r>
        <w:r w:rsidR="00CE5630">
          <w:rPr>
            <w:rFonts w:ascii="Times New Roman" w:hAnsi="Times New Roman"/>
            <w:color w:val="000000"/>
            <w:sz w:val="20"/>
          </w:rPr>
          <w:delText>4.6.4. Требования к программному и аппаратному окружению</w:delText>
        </w:r>
        <w:r>
          <w:rPr>
            <w:rFonts w:ascii="Times New Roman" w:hAnsi="Times New Roman"/>
            <w:color w:val="000000"/>
            <w:sz w:val="20"/>
          </w:rPr>
          <w:fldChar w:fldCharType="end"/>
        </w:r>
        <w:r w:rsidR="00CE5630">
          <w:rPr>
            <w:rFonts w:ascii="Times New Roman" w:hAnsi="Times New Roman"/>
            <w:color w:val="000000"/>
            <w:sz w:val="20"/>
          </w:rPr>
          <w:tab/>
        </w:r>
        <w:r>
          <w:fldChar w:fldCharType="begin"/>
        </w:r>
        <w:r>
          <w:delInstrText xml:space="preserve"> HYPERLINK \l "d5e2029" \h </w:delInstrText>
        </w:r>
        <w:r>
          <w:fldChar w:fldCharType="separate"/>
        </w:r>
        <w:r w:rsidR="00CE5630">
          <w:fldChar w:fldCharType="begin"/>
        </w:r>
        <w:r w:rsidR="00CE5630">
          <w:rPr>
            <w:rFonts w:ascii="Times New Roman" w:hAnsi="Times New Roman"/>
            <w:color w:val="000000"/>
            <w:sz w:val="20"/>
          </w:rPr>
          <w:delInstrText>PAGEREF d5e2029</w:delInstrText>
        </w:r>
        <w:r w:rsidR="00CE5630">
          <w:fldChar w:fldCharType="separate"/>
        </w:r>
        <w:r w:rsidR="00215B45">
          <w:rPr>
            <w:rFonts w:ascii="Times New Roman" w:hAnsi="Times New Roman"/>
            <w:noProof/>
            <w:color w:val="000000"/>
            <w:sz w:val="20"/>
          </w:rPr>
          <w:delText>34</w:delText>
        </w:r>
        <w:r w:rsidR="00CE5630">
          <w:fldChar w:fldCharType="end"/>
        </w:r>
        <w:r>
          <w:fldChar w:fldCharType="end"/>
        </w:r>
      </w:del>
    </w:p>
    <w:p w14:paraId="5A17A762" w14:textId="77777777" w:rsidR="009D49A5" w:rsidRDefault="00406DFC">
      <w:pPr>
        <w:tabs>
          <w:tab w:val="right" w:leader="dot" w:pos="8120"/>
        </w:tabs>
        <w:spacing w:after="0" w:line="240" w:lineRule="auto"/>
        <w:ind w:left="960" w:right="480"/>
        <w:rPr>
          <w:del w:id="32" w:author="Yulia A. Trifonova" w:date="2021-08-09T23:51:00Z"/>
        </w:rPr>
      </w:pPr>
      <w:del w:id="33" w:author="Yulia A. Trifonova" w:date="2021-08-09T23:51:00Z">
        <w:r>
          <w:fldChar w:fldCharType="begin"/>
        </w:r>
        <w:r>
          <w:delInstrText xml:space="preserve"> HYPERLINK \l "d5e2047" \h </w:delInstrText>
        </w:r>
        <w:r>
          <w:fldChar w:fldCharType="separate"/>
        </w:r>
        <w:r w:rsidR="00CE5630">
          <w:rPr>
            <w:rFonts w:ascii="Times New Roman" w:hAnsi="Times New Roman"/>
            <w:color w:val="000000"/>
            <w:sz w:val="20"/>
          </w:rPr>
          <w:delText>4.6.5. Требования к документации</w:delText>
        </w:r>
        <w:r>
          <w:rPr>
            <w:rFonts w:ascii="Times New Roman" w:hAnsi="Times New Roman"/>
            <w:color w:val="000000"/>
            <w:sz w:val="20"/>
          </w:rPr>
          <w:fldChar w:fldCharType="end"/>
        </w:r>
        <w:r w:rsidR="00CE5630">
          <w:rPr>
            <w:rFonts w:ascii="Times New Roman" w:hAnsi="Times New Roman"/>
            <w:color w:val="000000"/>
            <w:sz w:val="20"/>
          </w:rPr>
          <w:tab/>
        </w:r>
        <w:r>
          <w:fldChar w:fldCharType="begin"/>
        </w:r>
        <w:r>
          <w:delInstrText xml:space="preserve"> HYPERLINK \l "d5e2047" \h </w:delInstrText>
        </w:r>
        <w:r>
          <w:fldChar w:fldCharType="separate"/>
        </w:r>
        <w:r w:rsidR="00CE5630">
          <w:fldChar w:fldCharType="begin"/>
        </w:r>
        <w:r w:rsidR="00CE5630">
          <w:rPr>
            <w:rFonts w:ascii="Times New Roman" w:hAnsi="Times New Roman"/>
            <w:color w:val="000000"/>
            <w:sz w:val="20"/>
          </w:rPr>
          <w:delInstrText>PAGEREF d5e2047</w:delInstrText>
        </w:r>
        <w:r w:rsidR="00CE5630">
          <w:fldChar w:fldCharType="separate"/>
        </w:r>
        <w:r w:rsidR="00215B45">
          <w:rPr>
            <w:rFonts w:ascii="Times New Roman" w:hAnsi="Times New Roman"/>
            <w:noProof/>
            <w:color w:val="000000"/>
            <w:sz w:val="20"/>
          </w:rPr>
          <w:delText>34</w:delText>
        </w:r>
        <w:r w:rsidR="00CE5630">
          <w:fldChar w:fldCharType="end"/>
        </w:r>
        <w:r>
          <w:fldChar w:fldCharType="end"/>
        </w:r>
      </w:del>
    </w:p>
    <w:p w14:paraId="587D3E8E" w14:textId="77777777" w:rsidR="009D49A5" w:rsidRDefault="00406DFC">
      <w:pPr>
        <w:tabs>
          <w:tab w:val="right" w:leader="dot" w:pos="8120"/>
        </w:tabs>
        <w:spacing w:after="0" w:line="240" w:lineRule="auto"/>
        <w:ind w:right="480"/>
        <w:rPr>
          <w:del w:id="34" w:author="Yulia A. Trifonova" w:date="2021-08-09T23:51:00Z"/>
        </w:rPr>
      </w:pPr>
      <w:del w:id="35" w:author="Yulia A. Trifonova" w:date="2021-08-09T23:51:00Z">
        <w:r>
          <w:fldChar w:fldCharType="begin"/>
        </w:r>
        <w:r>
          <w:delInstrText xml:space="preserve"> HYPERLINK \l "d5e2054" \h </w:delInstrText>
        </w:r>
        <w:r>
          <w:fldChar w:fldCharType="separate"/>
        </w:r>
        <w:r w:rsidR="00CE5630">
          <w:rPr>
            <w:rFonts w:ascii="Times New Roman" w:hAnsi="Times New Roman"/>
            <w:color w:val="000000"/>
            <w:sz w:val="20"/>
          </w:rPr>
          <w:delText>5. Приложения</w:delText>
        </w:r>
        <w:r>
          <w:rPr>
            <w:rFonts w:ascii="Times New Roman" w:hAnsi="Times New Roman"/>
            <w:color w:val="000000"/>
            <w:sz w:val="20"/>
          </w:rPr>
          <w:fldChar w:fldCharType="end"/>
        </w:r>
        <w:r w:rsidR="00CE5630">
          <w:rPr>
            <w:rFonts w:ascii="Times New Roman" w:hAnsi="Times New Roman"/>
            <w:color w:val="000000"/>
            <w:sz w:val="20"/>
          </w:rPr>
          <w:tab/>
        </w:r>
        <w:r>
          <w:fldChar w:fldCharType="begin"/>
        </w:r>
        <w:r>
          <w:delInstrText xml:space="preserve"> HYPERLINK \l "d5e2054" \h </w:delInstrText>
        </w:r>
        <w:r>
          <w:fldChar w:fldCharType="separate"/>
        </w:r>
        <w:r w:rsidR="00CE5630">
          <w:fldChar w:fldCharType="begin"/>
        </w:r>
        <w:r w:rsidR="00CE5630">
          <w:rPr>
            <w:rFonts w:ascii="Times New Roman" w:hAnsi="Times New Roman"/>
            <w:color w:val="000000"/>
            <w:sz w:val="20"/>
          </w:rPr>
          <w:delInstrText>PAGEREF d5e2054</w:delInstrText>
        </w:r>
        <w:r w:rsidR="00CE5630">
          <w:fldChar w:fldCharType="separate"/>
        </w:r>
        <w:r w:rsidR="00215B45">
          <w:rPr>
            <w:rFonts w:ascii="Times New Roman" w:hAnsi="Times New Roman"/>
            <w:noProof/>
            <w:color w:val="000000"/>
            <w:sz w:val="20"/>
          </w:rPr>
          <w:delText>34</w:delText>
        </w:r>
        <w:r w:rsidR="00CE5630">
          <w:fldChar w:fldCharType="end"/>
        </w:r>
        <w:r>
          <w:fldChar w:fldCharType="end"/>
        </w:r>
      </w:del>
    </w:p>
    <w:p w14:paraId="57D5B343" w14:textId="77777777" w:rsidR="009D49A5" w:rsidRDefault="00406DFC">
      <w:pPr>
        <w:tabs>
          <w:tab w:val="right" w:leader="dot" w:pos="8120"/>
        </w:tabs>
        <w:spacing w:after="0" w:line="240" w:lineRule="auto"/>
        <w:ind w:right="480"/>
        <w:rPr>
          <w:del w:id="36" w:author="Yulia A. Trifonova" w:date="2021-08-09T23:51:00Z"/>
        </w:rPr>
      </w:pPr>
      <w:del w:id="37" w:author="Yulia A. Trifonova" w:date="2021-08-09T23:51:00Z">
        <w:r>
          <w:fldChar w:fldCharType="begin"/>
        </w:r>
        <w:r>
          <w:delInstrText xml:space="preserve"> HYPERLINK \l "appendix_ScCreateDocs" \h </w:delInstrText>
        </w:r>
        <w:r>
          <w:fldChar w:fldCharType="separate"/>
        </w:r>
        <w:r w:rsidR="00CE5630">
          <w:rPr>
            <w:rFonts w:ascii="Times New Roman" w:hAnsi="Times New Roman"/>
            <w:color w:val="000000"/>
            <w:sz w:val="20"/>
          </w:rPr>
          <w:delText>Выгрузка операции в БИСквит</w:delText>
        </w:r>
        <w:r>
          <w:rPr>
            <w:rFonts w:ascii="Times New Roman" w:hAnsi="Times New Roman"/>
            <w:color w:val="000000"/>
            <w:sz w:val="20"/>
          </w:rPr>
          <w:fldChar w:fldCharType="end"/>
        </w:r>
        <w:r w:rsidR="00CE5630">
          <w:rPr>
            <w:rFonts w:ascii="Times New Roman" w:hAnsi="Times New Roman"/>
            <w:color w:val="000000"/>
            <w:sz w:val="20"/>
          </w:rPr>
          <w:tab/>
        </w:r>
        <w:r>
          <w:fldChar w:fldCharType="begin"/>
        </w:r>
        <w:r>
          <w:delInstrText xml:space="preserve"> HYPERLINK \l "appendix_ScCreateDocs" \h </w:delInstrText>
        </w:r>
        <w:r>
          <w:fldChar w:fldCharType="separate"/>
        </w:r>
        <w:r w:rsidR="00CE5630">
          <w:fldChar w:fldCharType="begin"/>
        </w:r>
        <w:r w:rsidR="00CE5630">
          <w:rPr>
            <w:rFonts w:ascii="Times New Roman" w:hAnsi="Times New Roman"/>
            <w:color w:val="000000"/>
            <w:sz w:val="20"/>
          </w:rPr>
          <w:delInstrText>PAGEREF appendix_ScCreateDocs</w:delInstrText>
        </w:r>
        <w:r w:rsidR="00CE5630">
          <w:fldChar w:fldCharType="separate"/>
        </w:r>
        <w:r w:rsidR="00215B45">
          <w:rPr>
            <w:rFonts w:ascii="Times New Roman" w:hAnsi="Times New Roman"/>
            <w:noProof/>
            <w:color w:val="000000"/>
            <w:sz w:val="20"/>
          </w:rPr>
          <w:delText>34</w:delText>
        </w:r>
        <w:r w:rsidR="00CE5630">
          <w:fldChar w:fldCharType="end"/>
        </w:r>
        <w:r>
          <w:fldChar w:fldCharType="end"/>
        </w:r>
      </w:del>
    </w:p>
    <w:p w14:paraId="3C4AFDD6" w14:textId="77777777" w:rsidR="009D49A5" w:rsidRDefault="00406DFC">
      <w:pPr>
        <w:tabs>
          <w:tab w:val="right" w:leader="dot" w:pos="8120"/>
        </w:tabs>
        <w:spacing w:after="0" w:line="240" w:lineRule="auto"/>
        <w:ind w:right="480"/>
        <w:rPr>
          <w:del w:id="38" w:author="Yulia A. Trifonova" w:date="2021-08-09T23:51:00Z"/>
        </w:rPr>
      </w:pPr>
      <w:del w:id="39" w:author="Yulia A. Trifonova" w:date="2021-08-09T23:51:00Z">
        <w:r>
          <w:fldChar w:fldCharType="begin"/>
        </w:r>
        <w:r>
          <w:delInstrText xml:space="preserve"> HYPERLINK \l "exam" \h </w:delInstrText>
        </w:r>
        <w:r>
          <w:fldChar w:fldCharType="separate"/>
        </w:r>
        <w:r w:rsidR="00CE5630">
          <w:rPr>
            <w:rFonts w:ascii="Times New Roman" w:hAnsi="Times New Roman"/>
            <w:color w:val="000000"/>
            <w:sz w:val="20"/>
          </w:rPr>
          <w:delText>Примеры запросов на создание операций</w:delText>
        </w:r>
        <w:r>
          <w:rPr>
            <w:rFonts w:ascii="Times New Roman" w:hAnsi="Times New Roman"/>
            <w:color w:val="000000"/>
            <w:sz w:val="20"/>
          </w:rPr>
          <w:fldChar w:fldCharType="end"/>
        </w:r>
        <w:r w:rsidR="00CE5630">
          <w:rPr>
            <w:rFonts w:ascii="Times New Roman" w:hAnsi="Times New Roman"/>
            <w:color w:val="000000"/>
            <w:sz w:val="20"/>
          </w:rPr>
          <w:tab/>
        </w:r>
        <w:r>
          <w:fldChar w:fldCharType="begin"/>
        </w:r>
        <w:r>
          <w:delInstrText xml:space="preserve"> HYPERLINK \l "exam" \h </w:delInstrText>
        </w:r>
        <w:r>
          <w:fldChar w:fldCharType="separate"/>
        </w:r>
        <w:r w:rsidR="00CE5630">
          <w:fldChar w:fldCharType="begin"/>
        </w:r>
        <w:r w:rsidR="00CE5630">
          <w:rPr>
            <w:rFonts w:ascii="Times New Roman" w:hAnsi="Times New Roman"/>
            <w:color w:val="000000"/>
            <w:sz w:val="20"/>
          </w:rPr>
          <w:delInstrText>PAGEREF exam</w:delInstrText>
        </w:r>
        <w:r w:rsidR="00CE5630">
          <w:fldChar w:fldCharType="separate"/>
        </w:r>
        <w:r w:rsidR="00215B45">
          <w:rPr>
            <w:rFonts w:ascii="Times New Roman" w:hAnsi="Times New Roman"/>
            <w:noProof/>
            <w:color w:val="000000"/>
            <w:sz w:val="20"/>
          </w:rPr>
          <w:delText>36</w:delText>
        </w:r>
        <w:r w:rsidR="00CE5630">
          <w:fldChar w:fldCharType="end"/>
        </w:r>
        <w:r>
          <w:fldChar w:fldCharType="end"/>
        </w:r>
      </w:del>
    </w:p>
    <w:p w14:paraId="23F8D52F" w14:textId="77777777" w:rsidR="009D49A5" w:rsidRDefault="00406DFC">
      <w:pPr>
        <w:tabs>
          <w:tab w:val="right" w:leader="dot" w:pos="8120"/>
        </w:tabs>
        <w:spacing w:after="0" w:line="240" w:lineRule="auto"/>
        <w:ind w:right="480"/>
        <w:rPr>
          <w:del w:id="40" w:author="Yulia A. Trifonova" w:date="2021-08-09T23:51:00Z"/>
        </w:rPr>
      </w:pPr>
      <w:del w:id="41" w:author="Yulia A. Trifonova" w:date="2021-08-09T23:51:00Z">
        <w:r>
          <w:fldChar w:fldCharType="begin"/>
        </w:r>
        <w:r>
          <w:delInstrText xml:space="preserve"> HYPERLINK \l "d5e2103" \h </w:delInstrText>
        </w:r>
        <w:r>
          <w:fldChar w:fldCharType="separate"/>
        </w:r>
        <w:r w:rsidR="00CE5630">
          <w:rPr>
            <w:rFonts w:ascii="Times New Roman" w:hAnsi="Times New Roman"/>
            <w:color w:val="000000"/>
            <w:sz w:val="20"/>
          </w:rPr>
          <w:delText>Примеры запросов в УСБС</w:delText>
        </w:r>
        <w:r>
          <w:rPr>
            <w:rFonts w:ascii="Times New Roman" w:hAnsi="Times New Roman"/>
            <w:color w:val="000000"/>
            <w:sz w:val="20"/>
          </w:rPr>
          <w:fldChar w:fldCharType="end"/>
        </w:r>
        <w:r w:rsidR="00CE5630">
          <w:rPr>
            <w:rFonts w:ascii="Times New Roman" w:hAnsi="Times New Roman"/>
            <w:color w:val="000000"/>
            <w:sz w:val="20"/>
          </w:rPr>
          <w:tab/>
        </w:r>
        <w:r>
          <w:fldChar w:fldCharType="begin"/>
        </w:r>
        <w:r>
          <w:delInstrText xml:space="preserve"> HYPERLINK \l</w:delInstrText>
        </w:r>
        <w:r>
          <w:delInstrText xml:space="preserve"> "d5e2103" \h </w:delInstrText>
        </w:r>
        <w:r>
          <w:fldChar w:fldCharType="separate"/>
        </w:r>
        <w:r w:rsidR="00CE5630">
          <w:fldChar w:fldCharType="begin"/>
        </w:r>
        <w:r w:rsidR="00CE5630">
          <w:rPr>
            <w:rFonts w:ascii="Times New Roman" w:hAnsi="Times New Roman"/>
            <w:color w:val="000000"/>
            <w:sz w:val="20"/>
          </w:rPr>
          <w:delInstrText>PAGEREF d5e2103</w:delInstrText>
        </w:r>
        <w:r w:rsidR="00CE5630">
          <w:fldChar w:fldCharType="separate"/>
        </w:r>
        <w:r w:rsidR="00215B45">
          <w:rPr>
            <w:rFonts w:ascii="Times New Roman" w:hAnsi="Times New Roman"/>
            <w:noProof/>
            <w:color w:val="000000"/>
            <w:sz w:val="20"/>
          </w:rPr>
          <w:delText>38</w:delText>
        </w:r>
        <w:r w:rsidR="00CE5630">
          <w:fldChar w:fldCharType="end"/>
        </w:r>
        <w:r>
          <w:fldChar w:fldCharType="end"/>
        </w:r>
      </w:del>
    </w:p>
    <w:p w14:paraId="1C1728C5" w14:textId="77777777" w:rsidR="009D49A5" w:rsidRDefault="00406DFC">
      <w:pPr>
        <w:tabs>
          <w:tab w:val="right" w:leader="dot" w:pos="8120"/>
        </w:tabs>
        <w:spacing w:after="0" w:line="240" w:lineRule="auto"/>
        <w:ind w:right="480"/>
        <w:rPr>
          <w:del w:id="42" w:author="Yulia A. Trifonova" w:date="2021-08-09T23:51:00Z"/>
        </w:rPr>
      </w:pPr>
      <w:del w:id="43" w:author="Yulia A. Trifonova" w:date="2021-08-09T23:51:00Z">
        <w:r>
          <w:fldChar w:fldCharType="begin"/>
        </w:r>
        <w:r>
          <w:delInstrText xml:space="preserve"> HYPERLINK \l "app_param_point" \h </w:delInstrText>
        </w:r>
        <w:r>
          <w:fldChar w:fldCharType="separate"/>
        </w:r>
        <w:r w:rsidR="00CE5630">
          <w:rPr>
            <w:rFonts w:ascii="Times New Roman" w:hAnsi="Times New Roman"/>
            <w:color w:val="000000"/>
            <w:sz w:val="20"/>
          </w:rPr>
          <w:delText>Повторные вызовы сервисов УСБС</w:delText>
        </w:r>
        <w:r>
          <w:rPr>
            <w:rFonts w:ascii="Times New Roman" w:hAnsi="Times New Roman"/>
            <w:color w:val="000000"/>
            <w:sz w:val="20"/>
          </w:rPr>
          <w:fldChar w:fldCharType="end"/>
        </w:r>
        <w:r w:rsidR="00CE5630">
          <w:rPr>
            <w:rFonts w:ascii="Times New Roman" w:hAnsi="Times New Roman"/>
            <w:color w:val="000000"/>
            <w:sz w:val="20"/>
          </w:rPr>
          <w:tab/>
        </w:r>
        <w:r>
          <w:fldChar w:fldCharType="begin"/>
        </w:r>
        <w:r>
          <w:delInstrText xml:space="preserve"> HYPERLINK \l "app_param_point" \h </w:delInstrText>
        </w:r>
        <w:r>
          <w:fldChar w:fldCharType="separate"/>
        </w:r>
        <w:r w:rsidR="00CE5630">
          <w:fldChar w:fldCharType="begin"/>
        </w:r>
        <w:r w:rsidR="00CE5630">
          <w:rPr>
            <w:rFonts w:ascii="Times New Roman" w:hAnsi="Times New Roman"/>
            <w:color w:val="000000"/>
            <w:sz w:val="20"/>
          </w:rPr>
          <w:delInstrText>PAGEREF app_param_point</w:delInstrText>
        </w:r>
        <w:r w:rsidR="00CE5630">
          <w:fldChar w:fldCharType="separate"/>
        </w:r>
        <w:r w:rsidR="00215B45">
          <w:rPr>
            <w:rFonts w:ascii="Times New Roman" w:hAnsi="Times New Roman"/>
            <w:noProof/>
            <w:color w:val="000000"/>
            <w:sz w:val="20"/>
          </w:rPr>
          <w:delText>40</w:delText>
        </w:r>
        <w:r w:rsidR="00CE5630">
          <w:fldChar w:fldCharType="end"/>
        </w:r>
        <w:r>
          <w:fldChar w:fldCharType="end"/>
        </w:r>
      </w:del>
    </w:p>
    <w:p w14:paraId="3F83C5FD" w14:textId="77777777" w:rsidR="009D49A5" w:rsidRDefault="00406DFC">
      <w:pPr>
        <w:tabs>
          <w:tab w:val="right" w:leader="dot" w:pos="8120"/>
        </w:tabs>
        <w:spacing w:after="0" w:line="240" w:lineRule="auto"/>
        <w:ind w:right="480"/>
        <w:rPr>
          <w:del w:id="44" w:author="Yulia A. Trifonova" w:date="2021-08-09T23:51:00Z"/>
        </w:rPr>
      </w:pPr>
      <w:del w:id="45" w:author="Yulia A. Trifonova" w:date="2021-08-09T23:51:00Z">
        <w:r>
          <w:fldChar w:fldCharType="begin"/>
        </w:r>
        <w:r>
          <w:delInstrText xml:space="preserve"> HYPERLINK \l "client" \h </w:delInstrText>
        </w:r>
        <w:r>
          <w:fldChar w:fldCharType="separate"/>
        </w:r>
        <w:r w:rsidR="00CE5630">
          <w:rPr>
            <w:rFonts w:ascii="Times New Roman" w:hAnsi="Times New Roman"/>
            <w:color w:val="000000"/>
            <w:sz w:val="20"/>
          </w:rPr>
          <w:delText>Текущие требования к данным по созданию клиентов</w:delText>
        </w:r>
        <w:r>
          <w:rPr>
            <w:rFonts w:ascii="Times New Roman" w:hAnsi="Times New Roman"/>
            <w:color w:val="000000"/>
            <w:sz w:val="20"/>
          </w:rPr>
          <w:fldChar w:fldCharType="end"/>
        </w:r>
        <w:r w:rsidR="00CE5630">
          <w:rPr>
            <w:rFonts w:ascii="Times New Roman" w:hAnsi="Times New Roman"/>
            <w:color w:val="000000"/>
            <w:sz w:val="20"/>
          </w:rPr>
          <w:tab/>
        </w:r>
        <w:r>
          <w:fldChar w:fldCharType="begin"/>
        </w:r>
        <w:r>
          <w:delInstrText xml:space="preserve"> HYP</w:delInstrText>
        </w:r>
        <w:r>
          <w:delInstrText xml:space="preserve">ERLINK \l "client" \h </w:delInstrText>
        </w:r>
        <w:r>
          <w:fldChar w:fldCharType="separate"/>
        </w:r>
        <w:r w:rsidR="00CE5630">
          <w:fldChar w:fldCharType="begin"/>
        </w:r>
        <w:r w:rsidR="00CE5630">
          <w:rPr>
            <w:rFonts w:ascii="Times New Roman" w:hAnsi="Times New Roman"/>
            <w:color w:val="000000"/>
            <w:sz w:val="20"/>
          </w:rPr>
          <w:delInstrText>PAGEREF client</w:delInstrText>
        </w:r>
        <w:r w:rsidR="00CE5630">
          <w:fldChar w:fldCharType="separate"/>
        </w:r>
        <w:r w:rsidR="00215B45">
          <w:rPr>
            <w:rFonts w:ascii="Times New Roman" w:hAnsi="Times New Roman"/>
            <w:noProof/>
            <w:color w:val="000000"/>
            <w:sz w:val="20"/>
          </w:rPr>
          <w:delText>41</w:delText>
        </w:r>
        <w:r w:rsidR="00CE5630">
          <w:fldChar w:fldCharType="end"/>
        </w:r>
        <w:r>
          <w:fldChar w:fldCharType="end"/>
        </w:r>
      </w:del>
    </w:p>
    <w:p w14:paraId="3D4F4C22" w14:textId="77777777" w:rsidR="009D49A5" w:rsidRDefault="00406DFC">
      <w:pPr>
        <w:tabs>
          <w:tab w:val="right" w:leader="dot" w:pos="8120"/>
        </w:tabs>
        <w:spacing w:after="0" w:line="240" w:lineRule="auto"/>
        <w:ind w:right="480"/>
        <w:rPr>
          <w:del w:id="46" w:author="Yulia A. Trifonova" w:date="2021-08-09T23:51:00Z"/>
        </w:rPr>
      </w:pPr>
      <w:del w:id="47" w:author="Yulia A. Trifonova" w:date="2021-08-09T23:51:00Z">
        <w:r>
          <w:fldChar w:fldCharType="begin"/>
        </w:r>
        <w:r>
          <w:delInstrText xml:space="preserve"> HYPERLINK \l "app_exam_subo" \h </w:delInstrText>
        </w:r>
        <w:r>
          <w:fldChar w:fldCharType="separate"/>
        </w:r>
        <w:r w:rsidR="00CE5630">
          <w:rPr>
            <w:rFonts w:ascii="Times New Roman" w:hAnsi="Times New Roman"/>
            <w:color w:val="000000"/>
            <w:sz w:val="20"/>
          </w:rPr>
          <w:delText>Примеры запросов в СУБО</w:delText>
        </w:r>
        <w:r>
          <w:rPr>
            <w:rFonts w:ascii="Times New Roman" w:hAnsi="Times New Roman"/>
            <w:color w:val="000000"/>
            <w:sz w:val="20"/>
          </w:rPr>
          <w:fldChar w:fldCharType="end"/>
        </w:r>
        <w:r w:rsidR="00CE5630">
          <w:rPr>
            <w:rFonts w:ascii="Times New Roman" w:hAnsi="Times New Roman"/>
            <w:color w:val="000000"/>
            <w:sz w:val="20"/>
          </w:rPr>
          <w:tab/>
        </w:r>
        <w:r>
          <w:fldChar w:fldCharType="begin"/>
        </w:r>
        <w:r>
          <w:delInstrText xml:space="preserve"> HYPERLINK \l "app_exam_subo" \h </w:delInstrText>
        </w:r>
        <w:r>
          <w:fldChar w:fldCharType="separate"/>
        </w:r>
        <w:r w:rsidR="00CE5630">
          <w:fldChar w:fldCharType="begin"/>
        </w:r>
        <w:r w:rsidR="00CE5630">
          <w:rPr>
            <w:rFonts w:ascii="Times New Roman" w:hAnsi="Times New Roman"/>
            <w:color w:val="000000"/>
            <w:sz w:val="20"/>
          </w:rPr>
          <w:delInstrText>PAGEREF app_exam_subo</w:delInstrText>
        </w:r>
        <w:r w:rsidR="00CE5630">
          <w:fldChar w:fldCharType="separate"/>
        </w:r>
        <w:r w:rsidR="00215B45">
          <w:rPr>
            <w:rFonts w:ascii="Times New Roman" w:hAnsi="Times New Roman"/>
            <w:noProof/>
            <w:color w:val="000000"/>
            <w:sz w:val="20"/>
          </w:rPr>
          <w:delText>42</w:delText>
        </w:r>
        <w:r w:rsidR="00CE5630">
          <w:fldChar w:fldCharType="end"/>
        </w:r>
        <w:r>
          <w:fldChar w:fldCharType="end"/>
        </w:r>
      </w:del>
    </w:p>
    <w:p w14:paraId="60BE02E8" w14:textId="77777777" w:rsidR="003D271F" w:rsidRDefault="00406DFC">
      <w:pPr>
        <w:tabs>
          <w:tab w:val="right" w:leader="dot" w:pos="8120"/>
        </w:tabs>
        <w:spacing w:after="0" w:line="240" w:lineRule="auto"/>
        <w:ind w:left="960" w:right="480"/>
        <w:rPr>
          <w:ins w:id="48" w:author="Yulia A. Trifonova" w:date="2021-08-09T23:51:00Z"/>
        </w:rPr>
      </w:pPr>
      <w:ins w:id="49" w:author="Yulia A. Trifonova" w:date="2021-08-09T23:51:00Z">
        <w:r>
          <w:fldChar w:fldCharType="begin"/>
        </w:r>
        <w:r>
          <w:instrText xml:space="preserve"> HYPERLINK \l "d5e247" \h </w:instrText>
        </w:r>
        <w:r>
          <w:fldChar w:fldCharType="separate"/>
        </w:r>
        <w:r>
          <w:rPr>
            <w:rFonts w:ascii="Times New Roman" w:hAnsi="Times New Roman"/>
            <w:color w:val="000000"/>
            <w:sz w:val="20"/>
          </w:rPr>
          <w:t>4.2.3. Бизнес-требования Контролера</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"d5e247" \h </w:instrText>
        </w:r>
        <w:r>
          <w:fldChar w:fldCharType="separate"/>
        </w:r>
        <w:r>
          <w:fldChar w:fldCharType="begin"/>
        </w:r>
        <w:r>
          <w:rPr>
            <w:rFonts w:ascii="Times New Roman" w:hAnsi="Times New Roman"/>
            <w:color w:val="000000"/>
            <w:sz w:val="20"/>
          </w:rPr>
          <w:instrText>PAGEREF d5e2</w:instrText>
        </w:r>
        <w:r>
          <w:rPr>
            <w:rFonts w:ascii="Times New Roman" w:hAnsi="Times New Roman"/>
            <w:color w:val="000000"/>
            <w:sz w:val="20"/>
          </w:rPr>
          <w:instrText>47</w:instrText>
        </w:r>
        <w:r>
          <w:fldChar w:fldCharType="separate"/>
        </w:r>
        <w:r w:rsidR="000941B2">
          <w:rPr>
            <w:rFonts w:ascii="Times New Roman" w:hAnsi="Times New Roman"/>
            <w:noProof/>
            <w:color w:val="000000"/>
            <w:sz w:val="20"/>
          </w:rPr>
          <w:t>5</w:t>
        </w:r>
        <w:r>
          <w:fldChar w:fldCharType="end"/>
        </w:r>
        <w:r>
          <w:fldChar w:fldCharType="end"/>
        </w:r>
      </w:ins>
    </w:p>
    <w:p w14:paraId="74826754" w14:textId="77777777" w:rsidR="003D271F" w:rsidRDefault="00406DFC">
      <w:pPr>
        <w:tabs>
          <w:tab w:val="right" w:leader="dot" w:pos="8120"/>
        </w:tabs>
        <w:spacing w:after="0" w:line="240" w:lineRule="auto"/>
        <w:ind w:left="480" w:right="480"/>
        <w:rPr>
          <w:ins w:id="50" w:author="Yulia A. Trifonova" w:date="2021-08-09T23:51:00Z"/>
        </w:rPr>
      </w:pPr>
      <w:ins w:id="51" w:author="Yulia A. Trifonova" w:date="2021-08-09T23:51:00Z">
        <w:r>
          <w:fldChar w:fldCharType="begin"/>
        </w:r>
        <w:r>
          <w:instrText xml:space="preserve"> HYPERLINK \l "d5e262" \h </w:instrText>
        </w:r>
        <w:r>
          <w:fldChar w:fldCharType="separate"/>
        </w:r>
        <w:r>
          <w:rPr>
            <w:rFonts w:ascii="Times New Roman" w:hAnsi="Times New Roman"/>
            <w:color w:val="000000"/>
            <w:sz w:val="20"/>
          </w:rPr>
          <w:t>4.3. Функциональные требования</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"d5e262" \h </w:instrText>
        </w:r>
        <w:r>
          <w:fldChar w:fldCharType="separate"/>
        </w:r>
        <w:r>
          <w:fldChar w:fldCharType="begin"/>
        </w:r>
        <w:r>
          <w:rPr>
            <w:rFonts w:ascii="Times New Roman" w:hAnsi="Times New Roman"/>
            <w:color w:val="000000"/>
            <w:sz w:val="20"/>
          </w:rPr>
          <w:instrText>PAGEREF d5e262</w:instrText>
        </w:r>
        <w:r>
          <w:fldChar w:fldCharType="separate"/>
        </w:r>
        <w:r w:rsidR="000941B2">
          <w:rPr>
            <w:rFonts w:ascii="Times New Roman" w:hAnsi="Times New Roman"/>
            <w:noProof/>
            <w:color w:val="000000"/>
            <w:sz w:val="20"/>
          </w:rPr>
          <w:t>5</w:t>
        </w:r>
        <w:r>
          <w:fldChar w:fldCharType="end"/>
        </w:r>
        <w:r>
          <w:fldChar w:fldCharType="end"/>
        </w:r>
      </w:ins>
    </w:p>
    <w:bookmarkStart w:id="52" w:name="toc_d5e1_d5e262"/>
    <w:p w14:paraId="49C2F4AE" w14:textId="77777777" w:rsidR="003D271F" w:rsidRDefault="00406DFC">
      <w:pPr>
        <w:tabs>
          <w:tab w:val="right" w:leader="dot" w:pos="8120"/>
        </w:tabs>
        <w:spacing w:after="0" w:line="240" w:lineRule="auto"/>
        <w:ind w:left="960" w:right="480"/>
        <w:rPr>
          <w:ins w:id="53" w:author="Yulia A. Trifonova" w:date="2021-08-09T23:51:00Z"/>
        </w:rPr>
      </w:pPr>
      <w:ins w:id="54" w:author="Yulia A. Trifonova" w:date="2021-08-09T23:51:00Z">
        <w:r>
          <w:fldChar w:fldCharType="begin"/>
        </w:r>
        <w:r>
          <w:instrText xml:space="preserve"> HYPERLINK \l "d5e264" \h </w:instrText>
        </w:r>
        <w:r>
          <w:fldChar w:fldCharType="separate"/>
        </w:r>
        <w:r>
          <w:rPr>
            <w:rFonts w:ascii="Times New Roman" w:hAnsi="Times New Roman"/>
            <w:color w:val="000000"/>
            <w:sz w:val="20"/>
          </w:rPr>
          <w:t>4.3.1. Роли пользователей</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"d5e264" \h </w:instrText>
        </w:r>
        <w:r>
          <w:fldChar w:fldCharType="separate"/>
        </w:r>
        <w:r>
          <w:fldChar w:fldCharType="begin"/>
        </w:r>
        <w:r>
          <w:rPr>
            <w:rFonts w:ascii="Times New Roman" w:hAnsi="Times New Roman"/>
            <w:color w:val="000000"/>
            <w:sz w:val="20"/>
          </w:rPr>
          <w:instrText>PAGEREF d5e264</w:instrText>
        </w:r>
        <w:r>
          <w:fldChar w:fldCharType="separate"/>
        </w:r>
        <w:r w:rsidR="000941B2">
          <w:rPr>
            <w:rFonts w:ascii="Times New Roman" w:hAnsi="Times New Roman"/>
            <w:noProof/>
            <w:color w:val="000000"/>
            <w:sz w:val="20"/>
          </w:rPr>
          <w:t>5</w:t>
        </w:r>
        <w:r>
          <w:fldChar w:fldCharType="end"/>
        </w:r>
        <w:r>
          <w:fldChar w:fldCharType="end"/>
        </w:r>
      </w:ins>
    </w:p>
    <w:bookmarkEnd w:id="52"/>
    <w:p w14:paraId="57319818" w14:textId="77777777" w:rsidR="003D271F" w:rsidRDefault="00406DFC">
      <w:pPr>
        <w:tabs>
          <w:tab w:val="right" w:leader="dot" w:pos="8120"/>
        </w:tabs>
        <w:spacing w:after="0" w:line="240" w:lineRule="auto"/>
        <w:ind w:left="960" w:right="480"/>
        <w:rPr>
          <w:ins w:id="55" w:author="Yulia A. Trifonova" w:date="2021-08-09T23:51:00Z"/>
        </w:rPr>
      </w:pPr>
      <w:ins w:id="56" w:author="Yulia A. Trifonova" w:date="2021-08-09T23:51:00Z">
        <w:r>
          <w:fldChar w:fldCharType="begin"/>
        </w:r>
        <w:r>
          <w:instrText xml:space="preserve"> HYPERLINK \l "d5e268" \h </w:instrText>
        </w:r>
        <w:r>
          <w:fldChar w:fldCharType="separate"/>
        </w:r>
        <w:r>
          <w:rPr>
            <w:rFonts w:ascii="Times New Roman" w:hAnsi="Times New Roman"/>
            <w:color w:val="000000"/>
            <w:sz w:val="20"/>
          </w:rPr>
          <w:t xml:space="preserve">4.3.2. </w:t>
        </w:r>
        <w:r>
          <w:rPr>
            <w:rFonts w:ascii="Times New Roman" w:hAnsi="Times New Roman"/>
            <w:color w:val="000000"/>
            <w:sz w:val="20"/>
          </w:rPr>
          <w:t>Описание функциональных требований</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"d5e268" \h </w:instrText>
        </w:r>
        <w:r>
          <w:fldChar w:fldCharType="separate"/>
        </w:r>
        <w:r>
          <w:fldChar w:fldCharType="begin"/>
        </w:r>
        <w:r>
          <w:rPr>
            <w:rFonts w:ascii="Times New Roman" w:hAnsi="Times New Roman"/>
            <w:color w:val="000000"/>
            <w:sz w:val="20"/>
          </w:rPr>
          <w:instrText>PAGEREF d5e268</w:instrText>
        </w:r>
        <w:r>
          <w:fldChar w:fldCharType="separate"/>
        </w:r>
        <w:r w:rsidR="000941B2">
          <w:rPr>
            <w:rFonts w:ascii="Times New Roman" w:hAnsi="Times New Roman"/>
            <w:noProof/>
            <w:color w:val="000000"/>
            <w:sz w:val="20"/>
          </w:rPr>
          <w:t>5</w:t>
        </w:r>
        <w:r>
          <w:fldChar w:fldCharType="end"/>
        </w:r>
        <w:r>
          <w:fldChar w:fldCharType="end"/>
        </w:r>
      </w:ins>
    </w:p>
    <w:p w14:paraId="24A4A53D" w14:textId="77777777" w:rsidR="003D271F" w:rsidRDefault="00406DFC">
      <w:pPr>
        <w:tabs>
          <w:tab w:val="right" w:leader="dot" w:pos="8120"/>
        </w:tabs>
        <w:spacing w:after="0" w:line="240" w:lineRule="auto"/>
        <w:ind w:left="480" w:right="480"/>
        <w:rPr>
          <w:ins w:id="57" w:author="Yulia A. Trifonova" w:date="2021-08-09T23:51:00Z"/>
        </w:rPr>
      </w:pPr>
      <w:ins w:id="58" w:author="Yulia A. Trifonova" w:date="2021-08-09T23:51:00Z">
        <w:r>
          <w:fldChar w:fldCharType="begin"/>
        </w:r>
        <w:r>
          <w:instrText xml:space="preserve"> HYPERLINK \l "d5e2452" \h </w:instrText>
        </w:r>
        <w:r>
          <w:fldChar w:fldCharType="separate"/>
        </w:r>
        <w:r>
          <w:rPr>
            <w:rFonts w:ascii="Times New Roman" w:hAnsi="Times New Roman"/>
            <w:color w:val="000000"/>
            <w:sz w:val="20"/>
          </w:rPr>
          <w:t>4.4. Описание технологического процесса обработки данных</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"d5e2452" \h </w:instrText>
        </w:r>
        <w:r>
          <w:fldChar w:fldCharType="separate"/>
        </w:r>
        <w:r>
          <w:fldChar w:fldCharType="begin"/>
        </w:r>
        <w:r>
          <w:rPr>
            <w:rFonts w:ascii="Times New Roman" w:hAnsi="Times New Roman"/>
            <w:color w:val="000000"/>
            <w:sz w:val="20"/>
          </w:rPr>
          <w:instrText>PAGEREF d5e2452</w:instrText>
        </w:r>
        <w:r>
          <w:fldChar w:fldCharType="separate"/>
        </w:r>
        <w:r w:rsidR="000941B2">
          <w:rPr>
            <w:rFonts w:ascii="Times New Roman" w:hAnsi="Times New Roman"/>
            <w:noProof/>
            <w:color w:val="000000"/>
            <w:sz w:val="20"/>
          </w:rPr>
          <w:t>37</w:t>
        </w:r>
        <w:r>
          <w:fldChar w:fldCharType="end"/>
        </w:r>
        <w:r>
          <w:fldChar w:fldCharType="end"/>
        </w:r>
      </w:ins>
    </w:p>
    <w:p w14:paraId="5B63EACD" w14:textId="77777777" w:rsidR="003D271F" w:rsidRDefault="00406DFC">
      <w:pPr>
        <w:tabs>
          <w:tab w:val="right" w:leader="dot" w:pos="8120"/>
        </w:tabs>
        <w:spacing w:after="0" w:line="240" w:lineRule="auto"/>
        <w:ind w:left="480" w:right="480"/>
        <w:rPr>
          <w:ins w:id="59" w:author="Yulia A. Trifonova" w:date="2021-08-09T23:51:00Z"/>
        </w:rPr>
      </w:pPr>
      <w:ins w:id="60" w:author="Yulia A. Trifonova" w:date="2021-08-09T23:51:00Z">
        <w:r>
          <w:fldChar w:fldCharType="begin"/>
        </w:r>
        <w:r>
          <w:instrText xml:space="preserve"> HYPERLINK \l "d5e2686" \h </w:instrText>
        </w:r>
        <w:r>
          <w:fldChar w:fldCharType="separate"/>
        </w:r>
        <w:r>
          <w:rPr>
            <w:rFonts w:ascii="Times New Roman" w:hAnsi="Times New Roman"/>
            <w:color w:val="000000"/>
            <w:sz w:val="20"/>
          </w:rPr>
          <w:t>4.5. О</w:t>
        </w:r>
        <w:r>
          <w:rPr>
            <w:rFonts w:ascii="Times New Roman" w:hAnsi="Times New Roman"/>
            <w:color w:val="000000"/>
            <w:sz w:val="20"/>
          </w:rPr>
          <w:t>писание построения архитектуры</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"d5e2686" \h </w:instrText>
        </w:r>
        <w:r>
          <w:fldChar w:fldCharType="separate"/>
        </w:r>
        <w:r>
          <w:fldChar w:fldCharType="begin"/>
        </w:r>
        <w:r>
          <w:rPr>
            <w:rFonts w:ascii="Times New Roman" w:hAnsi="Times New Roman"/>
            <w:color w:val="000000"/>
            <w:sz w:val="20"/>
          </w:rPr>
          <w:instrText>PAGEREF d5e2686</w:instrText>
        </w:r>
        <w:r>
          <w:fldChar w:fldCharType="separate"/>
        </w:r>
        <w:r w:rsidR="000941B2">
          <w:rPr>
            <w:rFonts w:ascii="Times New Roman" w:hAnsi="Times New Roman"/>
            <w:noProof/>
            <w:color w:val="000000"/>
            <w:sz w:val="20"/>
          </w:rPr>
          <w:t>41</w:t>
        </w:r>
        <w:r>
          <w:fldChar w:fldCharType="end"/>
        </w:r>
        <w:r>
          <w:fldChar w:fldCharType="end"/>
        </w:r>
      </w:ins>
    </w:p>
    <w:p w14:paraId="2333ABEB" w14:textId="77777777" w:rsidR="003D271F" w:rsidRDefault="00406DFC">
      <w:pPr>
        <w:tabs>
          <w:tab w:val="right" w:leader="dot" w:pos="8120"/>
        </w:tabs>
        <w:spacing w:after="0" w:line="240" w:lineRule="auto"/>
        <w:ind w:left="480" w:right="480"/>
        <w:rPr>
          <w:ins w:id="61" w:author="Yulia A. Trifonova" w:date="2021-08-09T23:51:00Z"/>
        </w:rPr>
      </w:pPr>
      <w:ins w:id="62" w:author="Yulia A. Trifonova" w:date="2021-08-09T23:51:00Z">
        <w:r>
          <w:fldChar w:fldCharType="begin"/>
        </w:r>
        <w:r>
          <w:instrText xml:space="preserve"> HYPERLINK \l "d5e2690" \h </w:instrText>
        </w:r>
        <w:r>
          <w:fldChar w:fldCharType="separate"/>
        </w:r>
        <w:r>
          <w:rPr>
            <w:rFonts w:ascii="Times New Roman" w:hAnsi="Times New Roman"/>
            <w:color w:val="000000"/>
            <w:sz w:val="20"/>
          </w:rPr>
          <w:t>4.6. Нефункциональные требования</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"d5e2690" \h </w:instrText>
        </w:r>
        <w:r>
          <w:fldChar w:fldCharType="separate"/>
        </w:r>
        <w:r>
          <w:fldChar w:fldCharType="begin"/>
        </w:r>
        <w:r>
          <w:rPr>
            <w:rFonts w:ascii="Times New Roman" w:hAnsi="Times New Roman"/>
            <w:color w:val="000000"/>
            <w:sz w:val="20"/>
          </w:rPr>
          <w:instrText>PAGEREF d5e2690</w:instrText>
        </w:r>
        <w:r>
          <w:fldChar w:fldCharType="separate"/>
        </w:r>
        <w:r w:rsidR="000941B2">
          <w:rPr>
            <w:rFonts w:ascii="Times New Roman" w:hAnsi="Times New Roman"/>
            <w:noProof/>
            <w:color w:val="000000"/>
            <w:sz w:val="20"/>
          </w:rPr>
          <w:t>41</w:t>
        </w:r>
        <w:r>
          <w:fldChar w:fldCharType="end"/>
        </w:r>
        <w:r>
          <w:fldChar w:fldCharType="end"/>
        </w:r>
      </w:ins>
    </w:p>
    <w:bookmarkStart w:id="63" w:name="toc_d5e1_d5e2690"/>
    <w:p w14:paraId="10570A00" w14:textId="77777777" w:rsidR="003D271F" w:rsidRDefault="00406DFC">
      <w:pPr>
        <w:tabs>
          <w:tab w:val="right" w:leader="dot" w:pos="8120"/>
        </w:tabs>
        <w:spacing w:after="0" w:line="240" w:lineRule="auto"/>
        <w:ind w:left="960" w:right="480"/>
        <w:rPr>
          <w:ins w:id="64" w:author="Yulia A. Trifonova" w:date="2021-08-09T23:51:00Z"/>
        </w:rPr>
      </w:pPr>
      <w:ins w:id="65" w:author="Yulia A. Trifonova" w:date="2021-08-09T23:51:00Z">
        <w:r>
          <w:fldChar w:fldCharType="begin"/>
        </w:r>
        <w:r>
          <w:instrText xml:space="preserve"> HYPERLINK \l "d5e2692" \h </w:instrText>
        </w:r>
        <w:r>
          <w:fldChar w:fldCharType="separate"/>
        </w:r>
        <w:r>
          <w:rPr>
            <w:rFonts w:ascii="Times New Roman" w:hAnsi="Times New Roman"/>
            <w:color w:val="000000"/>
            <w:sz w:val="20"/>
          </w:rPr>
          <w:t>4.6.1. Требования к надежности и</w:t>
        </w:r>
        <w:r>
          <w:rPr>
            <w:rFonts w:ascii="Times New Roman" w:hAnsi="Times New Roman"/>
            <w:color w:val="000000"/>
            <w:sz w:val="20"/>
          </w:rPr>
          <w:t xml:space="preserve"> производительности</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"d5e2692" \h </w:instrText>
        </w:r>
        <w:r>
          <w:fldChar w:fldCharType="separate"/>
        </w:r>
        <w:r>
          <w:fldChar w:fldCharType="begin"/>
        </w:r>
        <w:r>
          <w:rPr>
            <w:rFonts w:ascii="Times New Roman" w:hAnsi="Times New Roman"/>
            <w:color w:val="000000"/>
            <w:sz w:val="20"/>
          </w:rPr>
          <w:instrText>PAGEREF d5e2692</w:instrText>
        </w:r>
        <w:r>
          <w:fldChar w:fldCharType="separate"/>
        </w:r>
        <w:r w:rsidR="000941B2">
          <w:rPr>
            <w:rFonts w:ascii="Times New Roman" w:hAnsi="Times New Roman"/>
            <w:noProof/>
            <w:color w:val="000000"/>
            <w:sz w:val="20"/>
          </w:rPr>
          <w:t>41</w:t>
        </w:r>
        <w:r>
          <w:fldChar w:fldCharType="end"/>
        </w:r>
        <w:r>
          <w:fldChar w:fldCharType="end"/>
        </w:r>
      </w:ins>
    </w:p>
    <w:bookmarkEnd w:id="63"/>
    <w:p w14:paraId="76275B3E" w14:textId="77777777" w:rsidR="003D271F" w:rsidRDefault="00406DFC">
      <w:pPr>
        <w:tabs>
          <w:tab w:val="right" w:leader="dot" w:pos="8120"/>
        </w:tabs>
        <w:spacing w:after="0" w:line="240" w:lineRule="auto"/>
        <w:ind w:left="960" w:right="480"/>
        <w:rPr>
          <w:ins w:id="66" w:author="Yulia A. Trifonova" w:date="2021-08-09T23:51:00Z"/>
        </w:rPr>
      </w:pPr>
      <w:ins w:id="67" w:author="Yulia A. Trifonova" w:date="2021-08-09T23:51:00Z">
        <w:r>
          <w:fldChar w:fldCharType="begin"/>
        </w:r>
        <w:r>
          <w:instrText xml:space="preserve"> HYPERLINK \l "d5e2695" \h </w:instrText>
        </w:r>
        <w:r>
          <w:fldChar w:fldCharType="separate"/>
        </w:r>
        <w:r>
          <w:rPr>
            <w:rFonts w:ascii="Times New Roman" w:hAnsi="Times New Roman"/>
            <w:color w:val="000000"/>
            <w:sz w:val="20"/>
          </w:rPr>
          <w:t>4.6.2. Требования к информационной безопасности</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"d5e2695" \h </w:instrText>
        </w:r>
        <w:r>
          <w:fldChar w:fldCharType="separate"/>
        </w:r>
        <w:r>
          <w:fldChar w:fldCharType="begin"/>
        </w:r>
        <w:r>
          <w:rPr>
            <w:rFonts w:ascii="Times New Roman" w:hAnsi="Times New Roman"/>
            <w:color w:val="000000"/>
            <w:sz w:val="20"/>
          </w:rPr>
          <w:instrText>PAGEREF d5e2695</w:instrText>
        </w:r>
        <w:r>
          <w:fldChar w:fldCharType="separate"/>
        </w:r>
        <w:r w:rsidR="000941B2">
          <w:rPr>
            <w:rFonts w:ascii="Times New Roman" w:hAnsi="Times New Roman"/>
            <w:noProof/>
            <w:color w:val="000000"/>
            <w:sz w:val="20"/>
          </w:rPr>
          <w:t>42</w:t>
        </w:r>
        <w:r>
          <w:fldChar w:fldCharType="end"/>
        </w:r>
        <w:r>
          <w:fldChar w:fldCharType="end"/>
        </w:r>
      </w:ins>
    </w:p>
    <w:p w14:paraId="5EE45108" w14:textId="77777777" w:rsidR="003D271F" w:rsidRDefault="00406DFC">
      <w:pPr>
        <w:tabs>
          <w:tab w:val="right" w:leader="dot" w:pos="8120"/>
        </w:tabs>
        <w:spacing w:after="0" w:line="240" w:lineRule="auto"/>
        <w:ind w:left="960" w:right="480"/>
        <w:rPr>
          <w:ins w:id="68" w:author="Yulia A. Trifonova" w:date="2021-08-09T23:51:00Z"/>
        </w:rPr>
      </w:pPr>
      <w:ins w:id="69" w:author="Yulia A. Trifonova" w:date="2021-08-09T23:51:00Z">
        <w:r>
          <w:fldChar w:fldCharType="begin"/>
        </w:r>
        <w:r>
          <w:instrText xml:space="preserve"> HYPERLINK \l "d5e2705" \h </w:instrText>
        </w:r>
        <w:r>
          <w:fldChar w:fldCharType="separate"/>
        </w:r>
        <w:r>
          <w:rPr>
            <w:rFonts w:ascii="Times New Roman" w:hAnsi="Times New Roman"/>
            <w:color w:val="000000"/>
            <w:sz w:val="20"/>
          </w:rPr>
          <w:t>4.6.3. Требования к аудиту</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"d5e2705" \h </w:instrText>
        </w:r>
        <w:r>
          <w:fldChar w:fldCharType="separate"/>
        </w:r>
        <w:r>
          <w:fldChar w:fldCharType="begin"/>
        </w:r>
        <w:r>
          <w:rPr>
            <w:rFonts w:ascii="Times New Roman" w:hAnsi="Times New Roman"/>
            <w:color w:val="000000"/>
            <w:sz w:val="20"/>
          </w:rPr>
          <w:instrText>PAGEREF d5e2705</w:instrText>
        </w:r>
        <w:r>
          <w:fldChar w:fldCharType="separate"/>
        </w:r>
        <w:r w:rsidR="000941B2">
          <w:rPr>
            <w:rFonts w:ascii="Times New Roman" w:hAnsi="Times New Roman"/>
            <w:noProof/>
            <w:color w:val="000000"/>
            <w:sz w:val="20"/>
          </w:rPr>
          <w:t>42</w:t>
        </w:r>
        <w:r>
          <w:fldChar w:fldCharType="end"/>
        </w:r>
        <w:r>
          <w:fldChar w:fldCharType="end"/>
        </w:r>
      </w:ins>
    </w:p>
    <w:p w14:paraId="78059551" w14:textId="77777777" w:rsidR="003D271F" w:rsidRDefault="00406DFC">
      <w:pPr>
        <w:tabs>
          <w:tab w:val="right" w:leader="dot" w:pos="8120"/>
        </w:tabs>
        <w:spacing w:after="0" w:line="240" w:lineRule="auto"/>
        <w:ind w:left="960" w:right="480"/>
        <w:rPr>
          <w:ins w:id="70" w:author="Yulia A. Trifonova" w:date="2021-08-09T23:51:00Z"/>
        </w:rPr>
      </w:pPr>
      <w:ins w:id="71" w:author="Yulia A. Trifonova" w:date="2021-08-09T23:51:00Z">
        <w:r>
          <w:fldChar w:fldCharType="begin"/>
        </w:r>
        <w:r>
          <w:instrText xml:space="preserve"> HYPERLINK \l "d5e2708" \h </w:instrText>
        </w:r>
        <w:r>
          <w:fldChar w:fldCharType="separate"/>
        </w:r>
        <w:r>
          <w:rPr>
            <w:rFonts w:ascii="Times New Roman" w:hAnsi="Times New Roman"/>
            <w:color w:val="000000"/>
            <w:sz w:val="20"/>
          </w:rPr>
          <w:t>4.6.4. Требования к программному и аппаратному окружению</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"d5e2708" \h </w:instrText>
        </w:r>
        <w:r>
          <w:fldChar w:fldCharType="separate"/>
        </w:r>
        <w:r>
          <w:fldChar w:fldCharType="begin"/>
        </w:r>
        <w:r>
          <w:rPr>
            <w:rFonts w:ascii="Times New Roman" w:hAnsi="Times New Roman"/>
            <w:color w:val="000000"/>
            <w:sz w:val="20"/>
          </w:rPr>
          <w:instrText>PAGEREF d5e2708</w:instrText>
        </w:r>
        <w:r>
          <w:fldChar w:fldCharType="separate"/>
        </w:r>
        <w:r w:rsidR="000941B2">
          <w:rPr>
            <w:rFonts w:ascii="Times New Roman" w:hAnsi="Times New Roman"/>
            <w:noProof/>
            <w:color w:val="000000"/>
            <w:sz w:val="20"/>
          </w:rPr>
          <w:t>42</w:t>
        </w:r>
        <w:r>
          <w:fldChar w:fldCharType="end"/>
        </w:r>
        <w:r>
          <w:fldChar w:fldCharType="end"/>
        </w:r>
      </w:ins>
    </w:p>
    <w:p w14:paraId="093E3678" w14:textId="77777777" w:rsidR="003D271F" w:rsidRDefault="00406DFC">
      <w:pPr>
        <w:tabs>
          <w:tab w:val="right" w:leader="dot" w:pos="8120"/>
        </w:tabs>
        <w:spacing w:after="0" w:line="240" w:lineRule="auto"/>
        <w:ind w:left="960" w:right="480"/>
        <w:rPr>
          <w:ins w:id="72" w:author="Yulia A. Trifonova" w:date="2021-08-09T23:51:00Z"/>
        </w:rPr>
      </w:pPr>
      <w:ins w:id="73" w:author="Yulia A. Trifonova" w:date="2021-08-09T23:51:00Z">
        <w:r>
          <w:fldChar w:fldCharType="begin"/>
        </w:r>
        <w:r>
          <w:instrText xml:space="preserve"> HYPERLINK \l "d5e2729" \h </w:instrText>
        </w:r>
        <w:r>
          <w:fldChar w:fldCharType="separate"/>
        </w:r>
        <w:r>
          <w:rPr>
            <w:rFonts w:ascii="Times New Roman" w:hAnsi="Times New Roman"/>
            <w:color w:val="000000"/>
            <w:sz w:val="20"/>
          </w:rPr>
          <w:t>4.6.5. Требования к документации</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"d5e2729" \h </w:instrText>
        </w:r>
        <w:r>
          <w:fldChar w:fldCharType="separate"/>
        </w:r>
        <w:r>
          <w:fldChar w:fldCharType="begin"/>
        </w:r>
        <w:r>
          <w:rPr>
            <w:rFonts w:ascii="Times New Roman" w:hAnsi="Times New Roman"/>
            <w:color w:val="000000"/>
            <w:sz w:val="20"/>
          </w:rPr>
          <w:instrText>PAGEREF d5e2729</w:instrText>
        </w:r>
        <w:r>
          <w:fldChar w:fldCharType="separate"/>
        </w:r>
        <w:r w:rsidR="000941B2">
          <w:rPr>
            <w:rFonts w:ascii="Times New Roman" w:hAnsi="Times New Roman"/>
            <w:noProof/>
            <w:color w:val="000000"/>
            <w:sz w:val="20"/>
          </w:rPr>
          <w:t>42</w:t>
        </w:r>
        <w:r>
          <w:fldChar w:fldCharType="end"/>
        </w:r>
        <w:r>
          <w:fldChar w:fldCharType="end"/>
        </w:r>
      </w:ins>
    </w:p>
    <w:p w14:paraId="32BC5EC1" w14:textId="77777777" w:rsidR="003D271F" w:rsidRPr="000941B2" w:rsidRDefault="00406DFC">
      <w:pPr>
        <w:tabs>
          <w:tab w:val="right" w:leader="dot" w:pos="8120"/>
        </w:tabs>
        <w:spacing w:after="0" w:line="240" w:lineRule="auto"/>
        <w:ind w:right="480"/>
        <w:rPr>
          <w:ins w:id="74" w:author="Yulia A. Trifonova" w:date="2021-08-09T23:51:00Z"/>
          <w:lang w:val="en-US"/>
        </w:rPr>
      </w:pPr>
      <w:ins w:id="75" w:author="Yulia A. Trifonova" w:date="2021-08-09T23:51:00Z">
        <w:r>
          <w:fldChar w:fldCharType="begin"/>
        </w:r>
        <w:r w:rsidRPr="000941B2">
          <w:rPr>
            <w:lang w:val="en-US"/>
          </w:rPr>
          <w:instrText xml:space="preserve"> HYPERLINK \l "d5e2736" \h </w:instrText>
        </w:r>
        <w:r>
          <w:fldChar w:fldCharType="separate"/>
        </w:r>
        <w:r w:rsidRPr="000941B2">
          <w:rPr>
            <w:rFonts w:ascii="Times New Roman" w:hAnsi="Times New Roman"/>
            <w:color w:val="000000"/>
            <w:sz w:val="20"/>
            <w:lang w:val="en-US"/>
          </w:rPr>
          <w:t xml:space="preserve">5. </w:t>
        </w:r>
        <w:r>
          <w:rPr>
            <w:rFonts w:ascii="Times New Roman" w:hAnsi="Times New Roman"/>
            <w:color w:val="000000"/>
            <w:sz w:val="20"/>
          </w:rPr>
          <w:t>Приложения</w:t>
        </w:r>
        <w:r>
          <w:rPr>
            <w:rFonts w:ascii="Times New Roman" w:hAnsi="Times New Roman"/>
            <w:color w:val="000000"/>
            <w:sz w:val="20"/>
          </w:rPr>
          <w:fldChar w:fldCharType="end"/>
        </w:r>
        <w:r w:rsidRPr="000941B2">
          <w:rPr>
            <w:rFonts w:ascii="Times New Roman" w:hAnsi="Times New Roman"/>
            <w:color w:val="000000"/>
            <w:sz w:val="20"/>
            <w:lang w:val="en-US"/>
          </w:rPr>
          <w:tab/>
        </w:r>
        <w:r>
          <w:fldChar w:fldCharType="begin"/>
        </w:r>
        <w:r w:rsidRPr="000941B2">
          <w:rPr>
            <w:lang w:val="en-US"/>
          </w:rPr>
          <w:instrText xml:space="preserve"> HYPERLINK \l "d5e2736" \h </w:instrText>
        </w:r>
        <w:r>
          <w:fldChar w:fldCharType="separate"/>
        </w:r>
        <w:r>
          <w:fldChar w:fldCharType="begin"/>
        </w:r>
        <w:r w:rsidRPr="000941B2">
          <w:rPr>
            <w:rFonts w:ascii="Times New Roman" w:hAnsi="Times New Roman"/>
            <w:color w:val="000000"/>
            <w:sz w:val="20"/>
            <w:lang w:val="en-US"/>
          </w:rPr>
          <w:instrText>PAGEREF d5e2736</w:instrText>
        </w:r>
        <w:r>
          <w:fldChar w:fldCharType="separate"/>
        </w:r>
        <w:r w:rsidR="000941B2">
          <w:rPr>
            <w:rFonts w:ascii="Times New Roman" w:hAnsi="Times New Roman"/>
            <w:noProof/>
            <w:color w:val="000000"/>
            <w:sz w:val="20"/>
            <w:lang w:val="en-US"/>
          </w:rPr>
          <w:t>43</w:t>
        </w:r>
        <w:r>
          <w:fldChar w:fldCharType="end"/>
        </w:r>
        <w:r>
          <w:fldChar w:fldCharType="end"/>
        </w:r>
      </w:ins>
    </w:p>
    <w:bookmarkStart w:id="76" w:name="toc_d5e1_d5e2736"/>
    <w:p w14:paraId="7F8BDEB0" w14:textId="77777777" w:rsidR="003D271F" w:rsidRPr="000941B2" w:rsidRDefault="00406DFC">
      <w:pPr>
        <w:tabs>
          <w:tab w:val="right" w:leader="dot" w:pos="8120"/>
        </w:tabs>
        <w:spacing w:after="0" w:line="240" w:lineRule="auto"/>
        <w:ind w:left="480" w:right="480"/>
        <w:rPr>
          <w:ins w:id="77" w:author="Yulia A. Trifonova" w:date="2021-08-09T23:51:00Z"/>
          <w:lang w:val="en-US"/>
        </w:rPr>
      </w:pPr>
      <w:ins w:id="78" w:author="Yulia A. Trifonova" w:date="2021-08-09T23:51:00Z">
        <w:r>
          <w:fldChar w:fldCharType="begin"/>
        </w:r>
        <w:r w:rsidRPr="000941B2">
          <w:rPr>
            <w:lang w:val="en-US"/>
          </w:rPr>
          <w:instrText xml:space="preserve"> HYPERLINK \l "createCFT_1061" \h </w:instrText>
        </w:r>
        <w:r>
          <w:fldChar w:fldCharType="separate"/>
        </w:r>
        <w:r w:rsidRPr="000941B2">
          <w:rPr>
            <w:rFonts w:ascii="Times New Roman" w:hAnsi="Times New Roman"/>
            <w:color w:val="000000"/>
            <w:sz w:val="20"/>
            <w:lang w:val="en-US"/>
          </w:rPr>
          <w:t>5.1. 1061 T_CABS_CREATE_DOC_REQ</w:t>
        </w:r>
        <w:r>
          <w:rPr>
            <w:rFonts w:ascii="Times New Roman" w:hAnsi="Times New Roman"/>
            <w:color w:val="000000"/>
            <w:sz w:val="20"/>
          </w:rPr>
          <w:fldChar w:fldCharType="end"/>
        </w:r>
        <w:r w:rsidRPr="000941B2">
          <w:rPr>
            <w:rFonts w:ascii="Times New Roman" w:hAnsi="Times New Roman"/>
            <w:color w:val="000000"/>
            <w:sz w:val="20"/>
            <w:lang w:val="en-US"/>
          </w:rPr>
          <w:tab/>
        </w:r>
        <w:r>
          <w:fldChar w:fldCharType="begin"/>
        </w:r>
        <w:r w:rsidRPr="000941B2">
          <w:rPr>
            <w:lang w:val="en-US"/>
          </w:rPr>
          <w:instrText xml:space="preserve"> HYPERLINK \l "createCFT_1061" \h </w:instrText>
        </w:r>
        <w:r>
          <w:fldChar w:fldCharType="separate"/>
        </w:r>
        <w:r>
          <w:fldChar w:fldCharType="begin"/>
        </w:r>
        <w:r w:rsidRPr="000941B2">
          <w:rPr>
            <w:rFonts w:ascii="Times New Roman" w:hAnsi="Times New Roman"/>
            <w:color w:val="000000"/>
            <w:sz w:val="20"/>
            <w:lang w:val="en-US"/>
          </w:rPr>
          <w:instrText xml:space="preserve">PAGEREF </w:instrText>
        </w:r>
        <w:r w:rsidRPr="000941B2">
          <w:rPr>
            <w:rFonts w:ascii="Times New Roman" w:hAnsi="Times New Roman"/>
            <w:color w:val="000000"/>
            <w:sz w:val="20"/>
            <w:lang w:val="en-US"/>
          </w:rPr>
          <w:instrText>createCFT_1061</w:instrText>
        </w:r>
        <w:r>
          <w:fldChar w:fldCharType="separate"/>
        </w:r>
        <w:r w:rsidR="000941B2">
          <w:rPr>
            <w:rFonts w:ascii="Times New Roman" w:hAnsi="Times New Roman"/>
            <w:noProof/>
            <w:color w:val="000000"/>
            <w:sz w:val="20"/>
            <w:lang w:val="en-US"/>
          </w:rPr>
          <w:t>43</w:t>
        </w:r>
        <w:r>
          <w:fldChar w:fldCharType="end"/>
        </w:r>
        <w:r>
          <w:fldChar w:fldCharType="end"/>
        </w:r>
      </w:ins>
    </w:p>
    <w:bookmarkEnd w:id="76"/>
    <w:p w14:paraId="33EAF834" w14:textId="77777777" w:rsidR="003D271F" w:rsidRDefault="00406DFC">
      <w:pPr>
        <w:tabs>
          <w:tab w:val="right" w:leader="dot" w:pos="8120"/>
        </w:tabs>
        <w:spacing w:after="0" w:line="240" w:lineRule="auto"/>
        <w:ind w:right="480"/>
        <w:rPr>
          <w:ins w:id="79" w:author="Yulia A. Trifonova" w:date="2021-08-09T23:51:00Z"/>
        </w:rPr>
      </w:pPr>
      <w:ins w:id="80" w:author="Yulia A. Trifonova" w:date="2021-08-09T23:51:00Z">
        <w:r>
          <w:fldChar w:fldCharType="begin"/>
        </w:r>
        <w:r>
          <w:instrText xml:space="preserve"> HYPERLINK \l "appendix_ScCreateDocs" \h </w:instrText>
        </w:r>
        <w:r>
          <w:fldChar w:fldCharType="separate"/>
        </w:r>
        <w:r>
          <w:rPr>
            <w:rFonts w:ascii="Times New Roman" w:hAnsi="Times New Roman"/>
            <w:color w:val="000000"/>
            <w:sz w:val="20"/>
          </w:rPr>
          <w:t>Выгрузка операции в БИСквит</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"appendix_ScCreateDocs" \h </w:instrText>
        </w:r>
        <w:r>
          <w:fldChar w:fldCharType="separate"/>
        </w:r>
        <w:r>
          <w:fldChar w:fldCharType="begin"/>
        </w:r>
        <w:r>
          <w:rPr>
            <w:rFonts w:ascii="Times New Roman" w:hAnsi="Times New Roman"/>
            <w:color w:val="000000"/>
            <w:sz w:val="20"/>
          </w:rPr>
          <w:instrText>PAGEREF appendix_ScCreateDocs</w:instrText>
        </w:r>
        <w:r>
          <w:fldChar w:fldCharType="separate"/>
        </w:r>
        <w:r w:rsidR="000941B2">
          <w:rPr>
            <w:rFonts w:ascii="Times New Roman" w:hAnsi="Times New Roman"/>
            <w:noProof/>
            <w:color w:val="000000"/>
            <w:sz w:val="20"/>
          </w:rPr>
          <w:t>43</w:t>
        </w:r>
        <w:r>
          <w:fldChar w:fldCharType="end"/>
        </w:r>
        <w:r>
          <w:fldChar w:fldCharType="end"/>
        </w:r>
      </w:ins>
    </w:p>
    <w:p w14:paraId="5840BCE1" w14:textId="77777777" w:rsidR="003D271F" w:rsidRDefault="00406DFC">
      <w:pPr>
        <w:tabs>
          <w:tab w:val="right" w:leader="dot" w:pos="8120"/>
        </w:tabs>
        <w:spacing w:after="0" w:line="240" w:lineRule="auto"/>
        <w:ind w:right="480"/>
        <w:rPr>
          <w:ins w:id="81" w:author="Yulia A. Trifonova" w:date="2021-08-09T23:51:00Z"/>
        </w:rPr>
      </w:pPr>
      <w:ins w:id="82" w:author="Yulia A. Trifonova" w:date="2021-08-09T23:51:00Z">
        <w:r>
          <w:fldChar w:fldCharType="begin"/>
        </w:r>
        <w:r>
          <w:instrText xml:space="preserve"> HYPERLINK \l "exam" \h </w:instrText>
        </w:r>
        <w:r>
          <w:fldChar w:fldCharType="separate"/>
        </w:r>
        <w:r>
          <w:rPr>
            <w:rFonts w:ascii="Times New Roman" w:hAnsi="Times New Roman"/>
            <w:color w:val="000000"/>
            <w:sz w:val="20"/>
          </w:rPr>
          <w:t>Примеры запросов на создание операций</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"exam"</w:instrText>
        </w:r>
        <w:r>
          <w:instrText xml:space="preserve"> \h </w:instrText>
        </w:r>
        <w:r>
          <w:fldChar w:fldCharType="separate"/>
        </w:r>
        <w:r>
          <w:fldChar w:fldCharType="begin"/>
        </w:r>
        <w:r>
          <w:rPr>
            <w:rFonts w:ascii="Times New Roman" w:hAnsi="Times New Roman"/>
            <w:color w:val="000000"/>
            <w:sz w:val="20"/>
          </w:rPr>
          <w:instrText>PAGEREF exam</w:instrText>
        </w:r>
        <w:r>
          <w:fldChar w:fldCharType="separate"/>
        </w:r>
        <w:r w:rsidR="000941B2">
          <w:rPr>
            <w:rFonts w:ascii="Times New Roman" w:hAnsi="Times New Roman"/>
            <w:noProof/>
            <w:color w:val="000000"/>
            <w:sz w:val="20"/>
          </w:rPr>
          <w:t>45</w:t>
        </w:r>
        <w:r>
          <w:fldChar w:fldCharType="end"/>
        </w:r>
        <w:r>
          <w:fldChar w:fldCharType="end"/>
        </w:r>
      </w:ins>
    </w:p>
    <w:p w14:paraId="469AE359" w14:textId="77777777" w:rsidR="003D271F" w:rsidRDefault="00406DFC">
      <w:pPr>
        <w:tabs>
          <w:tab w:val="right" w:leader="dot" w:pos="8120"/>
        </w:tabs>
        <w:spacing w:after="0" w:line="240" w:lineRule="auto"/>
        <w:ind w:right="480"/>
        <w:rPr>
          <w:ins w:id="83" w:author="Yulia A. Trifonova" w:date="2021-08-09T23:51:00Z"/>
        </w:rPr>
      </w:pPr>
      <w:ins w:id="84" w:author="Yulia A. Trifonova" w:date="2021-08-09T23:51:00Z">
        <w:r>
          <w:fldChar w:fldCharType="begin"/>
        </w:r>
        <w:r>
          <w:instrText xml:space="preserve"> HYPERLINK \l "d5e2789" \h </w:instrText>
        </w:r>
        <w:r>
          <w:fldChar w:fldCharType="separate"/>
        </w:r>
        <w:r>
          <w:rPr>
            <w:rFonts w:ascii="Times New Roman" w:hAnsi="Times New Roman"/>
            <w:color w:val="000000"/>
            <w:sz w:val="20"/>
          </w:rPr>
          <w:t>Примеры запросов в УСБС</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"d5e2789" \h </w:instrText>
        </w:r>
        <w:r>
          <w:fldChar w:fldCharType="separate"/>
        </w:r>
        <w:r>
          <w:fldChar w:fldCharType="begin"/>
        </w:r>
        <w:r>
          <w:rPr>
            <w:rFonts w:ascii="Times New Roman" w:hAnsi="Times New Roman"/>
            <w:color w:val="000000"/>
            <w:sz w:val="20"/>
          </w:rPr>
          <w:instrText>PAGEREF d5e2789</w:instrText>
        </w:r>
        <w:r>
          <w:fldChar w:fldCharType="separate"/>
        </w:r>
        <w:r w:rsidR="000941B2">
          <w:rPr>
            <w:rFonts w:ascii="Times New Roman" w:hAnsi="Times New Roman"/>
            <w:noProof/>
            <w:color w:val="000000"/>
            <w:sz w:val="20"/>
          </w:rPr>
          <w:t>47</w:t>
        </w:r>
        <w:r>
          <w:fldChar w:fldCharType="end"/>
        </w:r>
        <w:r>
          <w:fldChar w:fldCharType="end"/>
        </w:r>
      </w:ins>
    </w:p>
    <w:p w14:paraId="3F109E7B" w14:textId="77777777" w:rsidR="003D271F" w:rsidRDefault="00406DFC">
      <w:pPr>
        <w:tabs>
          <w:tab w:val="right" w:leader="dot" w:pos="8120"/>
        </w:tabs>
        <w:spacing w:after="0" w:line="240" w:lineRule="auto"/>
        <w:ind w:right="480"/>
        <w:rPr>
          <w:ins w:id="85" w:author="Yulia A. Trifonova" w:date="2021-08-09T23:51:00Z"/>
        </w:rPr>
      </w:pPr>
      <w:ins w:id="86" w:author="Yulia A. Trifonova" w:date="2021-08-09T23:51:00Z">
        <w:r>
          <w:fldChar w:fldCharType="begin"/>
        </w:r>
        <w:r>
          <w:instrText xml:space="preserve"> HYPERLINK \l "app_param_point" \h </w:instrText>
        </w:r>
        <w:r>
          <w:fldChar w:fldCharType="separate"/>
        </w:r>
        <w:r>
          <w:rPr>
            <w:rFonts w:ascii="Times New Roman" w:hAnsi="Times New Roman"/>
            <w:color w:val="000000"/>
            <w:sz w:val="20"/>
          </w:rPr>
          <w:t>Повторные вызовы сервисов УСБС</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"app_param_point" \h </w:instrText>
        </w:r>
        <w:r>
          <w:fldChar w:fldCharType="separate"/>
        </w:r>
        <w:r>
          <w:fldChar w:fldCharType="begin"/>
        </w:r>
        <w:r>
          <w:rPr>
            <w:rFonts w:ascii="Times New Roman" w:hAnsi="Times New Roman"/>
            <w:color w:val="000000"/>
            <w:sz w:val="20"/>
          </w:rPr>
          <w:instrText>PAGEREF app_param_point</w:instrText>
        </w:r>
        <w:r>
          <w:fldChar w:fldCharType="separate"/>
        </w:r>
        <w:r w:rsidR="000941B2">
          <w:rPr>
            <w:rFonts w:ascii="Times New Roman" w:hAnsi="Times New Roman"/>
            <w:noProof/>
            <w:color w:val="000000"/>
            <w:sz w:val="20"/>
          </w:rPr>
          <w:t>49</w:t>
        </w:r>
        <w:r>
          <w:fldChar w:fldCharType="end"/>
        </w:r>
        <w:r>
          <w:fldChar w:fldCharType="end"/>
        </w:r>
      </w:ins>
    </w:p>
    <w:p w14:paraId="7B9CA3A8" w14:textId="77777777" w:rsidR="003D271F" w:rsidRDefault="00406DFC">
      <w:pPr>
        <w:tabs>
          <w:tab w:val="right" w:leader="dot" w:pos="8120"/>
        </w:tabs>
        <w:spacing w:after="0" w:line="240" w:lineRule="auto"/>
        <w:ind w:right="480"/>
        <w:rPr>
          <w:ins w:id="87" w:author="Yulia A. Trifonova" w:date="2021-08-09T23:51:00Z"/>
        </w:rPr>
      </w:pPr>
      <w:ins w:id="88" w:author="Yulia A. Trifonova" w:date="2021-08-09T23:51:00Z">
        <w:r>
          <w:fldChar w:fldCharType="begin"/>
        </w:r>
        <w:r>
          <w:instrText xml:space="preserve"> HYPERLINK \l "client" \h </w:instrText>
        </w:r>
        <w:r>
          <w:fldChar w:fldCharType="separate"/>
        </w:r>
        <w:r>
          <w:rPr>
            <w:rFonts w:ascii="Times New Roman" w:hAnsi="Times New Roman"/>
            <w:color w:val="000000"/>
            <w:sz w:val="20"/>
          </w:rPr>
          <w:t>Текущие требования к данным по созданию клиентов</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"client" \h </w:instrText>
        </w:r>
        <w:r>
          <w:fldChar w:fldCharType="separate"/>
        </w:r>
        <w:r>
          <w:fldChar w:fldCharType="begin"/>
        </w:r>
        <w:r>
          <w:rPr>
            <w:rFonts w:ascii="Times New Roman" w:hAnsi="Times New Roman"/>
            <w:color w:val="000000"/>
            <w:sz w:val="20"/>
          </w:rPr>
          <w:instrText>PAGEREF client</w:instrText>
        </w:r>
        <w:r>
          <w:fldChar w:fldCharType="separate"/>
        </w:r>
        <w:r w:rsidR="000941B2">
          <w:rPr>
            <w:rFonts w:ascii="Times New Roman" w:hAnsi="Times New Roman"/>
            <w:noProof/>
            <w:color w:val="000000"/>
            <w:sz w:val="20"/>
          </w:rPr>
          <w:t>49</w:t>
        </w:r>
        <w:r>
          <w:fldChar w:fldCharType="end"/>
        </w:r>
        <w:r>
          <w:fldChar w:fldCharType="end"/>
        </w:r>
      </w:ins>
    </w:p>
    <w:p w14:paraId="433F4F1B" w14:textId="77777777" w:rsidR="003D271F" w:rsidRDefault="00406DFC">
      <w:pPr>
        <w:tabs>
          <w:tab w:val="right" w:leader="dot" w:pos="8120"/>
        </w:tabs>
        <w:spacing w:after="0" w:line="240" w:lineRule="auto"/>
        <w:ind w:right="480"/>
        <w:rPr>
          <w:ins w:id="89" w:author="Yulia A. Trifonova" w:date="2021-08-09T23:51:00Z"/>
        </w:rPr>
      </w:pPr>
      <w:ins w:id="90" w:author="Yulia A. Trifonova" w:date="2021-08-09T23:51:00Z">
        <w:r>
          <w:fldChar w:fldCharType="begin"/>
        </w:r>
        <w:r>
          <w:instrText xml:space="preserve"> HYPERLINK \l "app_exam_subo" \h </w:instrText>
        </w:r>
        <w:r>
          <w:fldChar w:fldCharType="separate"/>
        </w:r>
        <w:r>
          <w:rPr>
            <w:rFonts w:ascii="Times New Roman" w:hAnsi="Times New Roman"/>
            <w:color w:val="000000"/>
            <w:sz w:val="20"/>
          </w:rPr>
          <w:t>Примеры запросов в СУБО</w:t>
        </w:r>
        <w:r>
          <w:rPr>
            <w:rFonts w:ascii="Times New Roman" w:hAnsi="Times New Roman"/>
            <w:color w:val="000000"/>
            <w:sz w:val="20"/>
          </w:rPr>
          <w:fldChar w:fldCharType="end"/>
        </w:r>
        <w:r>
          <w:rPr>
            <w:rFonts w:ascii="Times New Roman" w:hAnsi="Times New Roman"/>
            <w:color w:val="000000"/>
            <w:sz w:val="20"/>
          </w:rPr>
          <w:tab/>
        </w:r>
        <w:r>
          <w:fldChar w:fldCharType="begin"/>
        </w:r>
        <w:r>
          <w:instrText xml:space="preserve"> HYPERLINK \l "app_exam_subo" \h </w:instrText>
        </w:r>
        <w:r>
          <w:fldChar w:fldCharType="separate"/>
        </w:r>
        <w:r>
          <w:fldChar w:fldCharType="begin"/>
        </w:r>
        <w:r>
          <w:rPr>
            <w:rFonts w:ascii="Times New Roman" w:hAnsi="Times New Roman"/>
            <w:color w:val="000000"/>
            <w:sz w:val="20"/>
          </w:rPr>
          <w:instrText>PAGEREF app_exam_subo</w:instrText>
        </w:r>
        <w:r>
          <w:fldChar w:fldCharType="separate"/>
        </w:r>
        <w:r w:rsidR="000941B2">
          <w:rPr>
            <w:rFonts w:ascii="Times New Roman" w:hAnsi="Times New Roman"/>
            <w:noProof/>
            <w:color w:val="000000"/>
            <w:sz w:val="20"/>
          </w:rPr>
          <w:t>50</w:t>
        </w:r>
        <w:r>
          <w:fldChar w:fldCharType="end"/>
        </w:r>
        <w:r>
          <w:fldChar w:fldCharType="end"/>
        </w:r>
      </w:ins>
    </w:p>
    <w:p w14:paraId="6ECA8803" w14:textId="77777777" w:rsidR="003D271F" w:rsidRDefault="00406DFC">
      <w:pPr>
        <w:spacing w:before="200" w:after="0" w:line="240" w:lineRule="auto"/>
      </w:pPr>
      <w:bookmarkStart w:id="91" w:name="d5e58"/>
      <w:r>
        <w:rPr>
          <w:rFonts w:ascii="Arial" w:hAnsi="Arial"/>
          <w:b/>
          <w:color w:val="000000"/>
          <w:sz w:val="41"/>
        </w:rPr>
        <w:t xml:space="preserve">1. </w:t>
      </w:r>
      <w:r>
        <w:rPr>
          <w:rFonts w:ascii="Arial" w:hAnsi="Arial"/>
          <w:b/>
          <w:color w:val="000000"/>
          <w:sz w:val="41"/>
        </w:rPr>
        <w:t>Глоссарий</w:t>
      </w:r>
    </w:p>
    <w:bookmarkEnd w:id="91"/>
    <w:p w14:paraId="6AD0C6AF" w14:textId="77777777" w:rsidR="003D271F" w:rsidRDefault="003D271F">
      <w:pPr>
        <w:spacing w:after="0" w:line="240" w:lineRule="auto"/>
        <w:rPr>
          <w:sz w:val="20"/>
        </w:rPr>
      </w:pPr>
    </w:p>
    <w:tbl>
      <w:tblPr>
        <w:tblW w:w="0" w:type="auto"/>
        <w:tblInd w:w="25" w:type="dxa"/>
        <w:tblLayout w:type="fixed"/>
        <w:tblCellMar>
          <w:left w:w="10" w:type="dxa"/>
          <w:right w:w="10" w:type="dxa"/>
        </w:tblCellMar>
        <w:tblLook w:val="0000" w:firstRow="0" w:lastRow="0" w:firstColumn="0" w:lastColumn="0" w:noHBand="0" w:noVBand="0"/>
      </w:tblPr>
      <w:tblGrid>
        <w:gridCol w:w="3430"/>
        <w:gridCol w:w="5596"/>
      </w:tblGrid>
      <w:tr w:rsidR="003D271F" w14:paraId="4F6DD42D" w14:textId="77777777">
        <w:tblPrEx>
          <w:tblCellMar>
            <w:top w:w="0" w:type="dxa"/>
            <w:bottom w:w="0" w:type="dxa"/>
          </w:tblCellMar>
        </w:tblPrEx>
        <w:tc>
          <w:tcPr>
            <w:tcW w:w="3430" w:type="dxa"/>
            <w:tcBorders>
              <w:top w:val="single" w:sz="4" w:space="0" w:color="000000"/>
              <w:left w:val="single" w:sz="4" w:space="0" w:color="000000"/>
              <w:bottom w:val="single" w:sz="4" w:space="0" w:color="000000"/>
              <w:right w:val="single" w:sz="4" w:space="0" w:color="000000"/>
            </w:tcBorders>
            <w:tcMar>
              <w:top w:w="40" w:type="dxa"/>
              <w:left w:w="20" w:type="dxa"/>
              <w:bottom w:w="40" w:type="dxa"/>
              <w:right w:w="20" w:type="dxa"/>
            </w:tcMar>
          </w:tcPr>
          <w:p w14:paraId="6663217B" w14:textId="77777777" w:rsidR="003D271F" w:rsidRDefault="00406DFC">
            <w:pPr>
              <w:spacing w:before="200" w:after="0" w:line="240" w:lineRule="auto"/>
              <w:jc w:val="center"/>
            </w:pPr>
            <w:bookmarkStart w:id="92" w:name="d5e60"/>
            <w:r>
              <w:rPr>
                <w:rFonts w:ascii="Times New Roman" w:hAnsi="Times New Roman"/>
                <w:b/>
                <w:color w:val="000000"/>
                <w:sz w:val="20"/>
              </w:rPr>
              <w:t>Термин/Сокращение</w:t>
            </w:r>
          </w:p>
        </w:tc>
        <w:tc>
          <w:tcPr>
            <w:tcW w:w="5596" w:type="dxa"/>
            <w:tcBorders>
              <w:top w:val="single" w:sz="4" w:space="0" w:color="000000"/>
              <w:bottom w:val="single" w:sz="4" w:space="0" w:color="000000"/>
              <w:right w:val="single" w:sz="4" w:space="0" w:color="000000"/>
            </w:tcBorders>
            <w:tcMar>
              <w:top w:w="40" w:type="dxa"/>
              <w:left w:w="20" w:type="dxa"/>
              <w:bottom w:w="40" w:type="dxa"/>
              <w:right w:w="20" w:type="dxa"/>
            </w:tcMar>
          </w:tcPr>
          <w:p w14:paraId="040859E8" w14:textId="77777777" w:rsidR="003D271F" w:rsidRDefault="00406DFC">
            <w:pPr>
              <w:spacing w:before="200" w:after="0" w:line="240" w:lineRule="auto"/>
              <w:jc w:val="center"/>
            </w:pPr>
            <w:r>
              <w:rPr>
                <w:rFonts w:ascii="Times New Roman" w:hAnsi="Times New Roman"/>
                <w:b/>
                <w:color w:val="000000"/>
                <w:sz w:val="20"/>
              </w:rPr>
              <w:t>Определение</w:t>
            </w:r>
          </w:p>
        </w:tc>
      </w:tr>
      <w:bookmarkEnd w:id="92"/>
      <w:tr w:rsidR="003D271F" w14:paraId="4DB2CF76"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43719358" w14:textId="77777777" w:rsidR="003D271F" w:rsidRDefault="00406DFC">
            <w:pPr>
              <w:spacing w:before="200" w:after="0" w:line="240" w:lineRule="auto"/>
            </w:pPr>
            <w:r>
              <w:rPr>
                <w:rFonts w:ascii="Times New Roman" w:hAnsi="Times New Roman"/>
                <w:b/>
                <w:color w:val="000000"/>
                <w:sz w:val="20"/>
              </w:rPr>
              <w:t>АПД</w:t>
            </w:r>
          </w:p>
        </w:tc>
        <w:tc>
          <w:tcPr>
            <w:tcW w:w="5596" w:type="dxa"/>
            <w:tcBorders>
              <w:bottom w:val="single" w:sz="4" w:space="0" w:color="000000"/>
              <w:right w:val="single" w:sz="4" w:space="0" w:color="000000"/>
            </w:tcBorders>
            <w:tcMar>
              <w:top w:w="40" w:type="dxa"/>
              <w:left w:w="20" w:type="dxa"/>
              <w:bottom w:w="40" w:type="dxa"/>
              <w:right w:w="20" w:type="dxa"/>
            </w:tcMar>
          </w:tcPr>
          <w:p w14:paraId="772E7E5E" w14:textId="77777777" w:rsidR="003D271F" w:rsidRDefault="00406DFC">
            <w:pPr>
              <w:spacing w:before="200" w:after="0" w:line="240" w:lineRule="auto"/>
            </w:pPr>
            <w:r>
              <w:rPr>
                <w:rFonts w:ascii="Times New Roman" w:hAnsi="Times New Roman"/>
                <w:color w:val="000000"/>
                <w:sz w:val="20"/>
              </w:rPr>
              <w:t>Архив программ и программной документации</w:t>
            </w:r>
          </w:p>
        </w:tc>
      </w:tr>
      <w:tr w:rsidR="003D271F" w14:paraId="24006060"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5FCDD0AF" w14:textId="77777777" w:rsidR="003D271F" w:rsidRDefault="00406DFC">
            <w:pPr>
              <w:spacing w:before="200" w:after="0" w:line="240" w:lineRule="auto"/>
            </w:pPr>
            <w:r>
              <w:rPr>
                <w:rFonts w:ascii="Times New Roman" w:hAnsi="Times New Roman"/>
                <w:b/>
                <w:color w:val="000000"/>
                <w:sz w:val="20"/>
              </w:rPr>
              <w:lastRenderedPageBreak/>
              <w:t>АБС БИСквит</w:t>
            </w:r>
          </w:p>
        </w:tc>
        <w:tc>
          <w:tcPr>
            <w:tcW w:w="5596" w:type="dxa"/>
            <w:tcBorders>
              <w:bottom w:val="single" w:sz="4" w:space="0" w:color="000000"/>
              <w:right w:val="single" w:sz="4" w:space="0" w:color="000000"/>
            </w:tcBorders>
            <w:tcMar>
              <w:top w:w="40" w:type="dxa"/>
              <w:left w:w="20" w:type="dxa"/>
              <w:bottom w:w="40" w:type="dxa"/>
              <w:right w:w="20" w:type="dxa"/>
            </w:tcMar>
          </w:tcPr>
          <w:p w14:paraId="75CBBC36" w14:textId="77777777" w:rsidR="003D271F" w:rsidRDefault="00406DFC">
            <w:pPr>
              <w:spacing w:before="200" w:after="0" w:line="240" w:lineRule="auto"/>
            </w:pPr>
            <w:r>
              <w:rPr>
                <w:rFonts w:ascii="Times New Roman" w:hAnsi="Times New Roman"/>
                <w:color w:val="000000"/>
                <w:sz w:val="20"/>
              </w:rPr>
              <w:t>Автоматизированная банковская система "БИСквит" экс-ВТБ24. Код АПД 70.21</w:t>
            </w:r>
          </w:p>
        </w:tc>
      </w:tr>
      <w:tr w:rsidR="003D271F" w14:paraId="4CD13F44"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3D7E06FC" w14:textId="77777777" w:rsidR="003D271F" w:rsidRDefault="00406DFC">
            <w:pPr>
              <w:spacing w:before="200" w:after="0" w:line="240" w:lineRule="auto"/>
            </w:pPr>
            <w:r>
              <w:rPr>
                <w:rFonts w:ascii="Times New Roman" w:hAnsi="Times New Roman"/>
                <w:b/>
                <w:color w:val="000000"/>
                <w:sz w:val="20"/>
              </w:rPr>
              <w:t>Спектрум</w:t>
            </w:r>
          </w:p>
        </w:tc>
        <w:tc>
          <w:tcPr>
            <w:tcW w:w="5596" w:type="dxa"/>
            <w:tcBorders>
              <w:bottom w:val="single" w:sz="4" w:space="0" w:color="000000"/>
              <w:right w:val="single" w:sz="4" w:space="0" w:color="000000"/>
            </w:tcBorders>
            <w:tcMar>
              <w:top w:w="40" w:type="dxa"/>
              <w:left w:w="20" w:type="dxa"/>
              <w:bottom w:w="40" w:type="dxa"/>
              <w:right w:w="20" w:type="dxa"/>
            </w:tcMar>
          </w:tcPr>
          <w:p w14:paraId="26DECFA9" w14:textId="77777777" w:rsidR="003D271F" w:rsidRDefault="00406DFC">
            <w:pPr>
              <w:spacing w:before="200" w:after="0" w:line="240" w:lineRule="auto"/>
            </w:pPr>
            <w:r>
              <w:rPr>
                <w:rFonts w:ascii="Times New Roman" w:hAnsi="Times New Roman"/>
                <w:color w:val="000000"/>
                <w:sz w:val="20"/>
              </w:rPr>
              <w:t xml:space="preserve">Полнофункциональная централизованная фронтальная банковская система для </w:t>
            </w:r>
            <w:r>
              <w:rPr>
                <w:rFonts w:ascii="Times New Roman" w:hAnsi="Times New Roman"/>
                <w:color w:val="000000"/>
                <w:sz w:val="20"/>
              </w:rPr>
              <w:t>обслуживания розничных клиентов в территориально-распределенной сети офисов; также является учетной системой для кассовых операций как для физических, так и для юридических лиц. Код АПД 70.10.01</w:t>
            </w:r>
          </w:p>
        </w:tc>
      </w:tr>
      <w:tr w:rsidR="003D271F" w14:paraId="5FBD238E"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1274E860" w14:textId="77777777" w:rsidR="003D271F" w:rsidRDefault="00406DFC">
            <w:pPr>
              <w:spacing w:after="0" w:line="240" w:lineRule="auto"/>
            </w:pPr>
            <w:r>
              <w:rPr>
                <w:rFonts w:ascii="Times New Roman" w:hAnsi="Times New Roman"/>
                <w:b/>
                <w:color w:val="000000"/>
                <w:sz w:val="20"/>
              </w:rPr>
              <w:t>УСБС-Ф</w:t>
            </w:r>
          </w:p>
        </w:tc>
        <w:tc>
          <w:tcPr>
            <w:tcW w:w="5596" w:type="dxa"/>
            <w:tcBorders>
              <w:bottom w:val="single" w:sz="4" w:space="0" w:color="000000"/>
              <w:right w:val="single" w:sz="4" w:space="0" w:color="000000"/>
            </w:tcBorders>
            <w:tcMar>
              <w:top w:w="40" w:type="dxa"/>
              <w:left w:w="20" w:type="dxa"/>
              <w:bottom w:w="40" w:type="dxa"/>
              <w:right w:w="20" w:type="dxa"/>
            </w:tcMar>
          </w:tcPr>
          <w:p w14:paraId="2A036818" w14:textId="77777777" w:rsidR="003D271F" w:rsidRDefault="00406DFC">
            <w:pPr>
              <w:spacing w:after="0" w:line="240" w:lineRule="auto"/>
            </w:pPr>
            <w:r>
              <w:rPr>
                <w:rFonts w:ascii="Times New Roman" w:hAnsi="Times New Roman"/>
                <w:color w:val="000000"/>
                <w:sz w:val="20"/>
              </w:rPr>
              <w:t>Универсальный слой банковских сервисов Фронт. Код АПД</w:t>
            </w:r>
            <w:r>
              <w:rPr>
                <w:rFonts w:ascii="Times New Roman" w:hAnsi="Times New Roman"/>
                <w:color w:val="000000"/>
                <w:sz w:val="20"/>
              </w:rPr>
              <w:t xml:space="preserve"> 70.07.01</w:t>
            </w:r>
          </w:p>
        </w:tc>
      </w:tr>
      <w:tr w:rsidR="003D271F" w14:paraId="0DF7EA4C"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7609D952" w14:textId="77777777" w:rsidR="003D271F" w:rsidRDefault="00406DFC">
            <w:pPr>
              <w:spacing w:before="200" w:after="0" w:line="240" w:lineRule="auto"/>
            </w:pPr>
            <w:r>
              <w:rPr>
                <w:rFonts w:ascii="Times New Roman" w:hAnsi="Times New Roman"/>
                <w:b/>
                <w:color w:val="000000"/>
                <w:sz w:val="20"/>
              </w:rPr>
              <w:t>УСБС-М</w:t>
            </w:r>
          </w:p>
        </w:tc>
        <w:tc>
          <w:tcPr>
            <w:tcW w:w="5596" w:type="dxa"/>
            <w:tcBorders>
              <w:bottom w:val="single" w:sz="4" w:space="0" w:color="000000"/>
              <w:right w:val="single" w:sz="4" w:space="0" w:color="000000"/>
            </w:tcBorders>
            <w:tcMar>
              <w:top w:w="40" w:type="dxa"/>
              <w:left w:w="20" w:type="dxa"/>
              <w:bottom w:w="40" w:type="dxa"/>
              <w:right w:w="20" w:type="dxa"/>
            </w:tcMar>
          </w:tcPr>
          <w:p w14:paraId="72E31DB7" w14:textId="77777777" w:rsidR="003D271F" w:rsidRDefault="00406DFC">
            <w:pPr>
              <w:spacing w:before="200" w:after="0" w:line="240" w:lineRule="auto"/>
            </w:pPr>
            <w:r>
              <w:rPr>
                <w:rFonts w:ascii="Times New Roman" w:hAnsi="Times New Roman"/>
                <w:color w:val="000000"/>
                <w:sz w:val="20"/>
              </w:rPr>
              <w:t>Универсальный слой банковских сервисов Мидл. Код АПД 70.07.02</w:t>
            </w:r>
          </w:p>
        </w:tc>
      </w:tr>
      <w:tr w:rsidR="003D271F" w14:paraId="00298B3E"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7AE41FFA" w14:textId="77777777" w:rsidR="003D271F" w:rsidRDefault="00406DFC">
            <w:pPr>
              <w:spacing w:before="200" w:after="0" w:line="240" w:lineRule="auto"/>
            </w:pPr>
            <w:r>
              <w:rPr>
                <w:rFonts w:ascii="Times New Roman" w:hAnsi="Times New Roman"/>
                <w:b/>
                <w:color w:val="000000"/>
                <w:sz w:val="20"/>
              </w:rPr>
              <w:t>Profile (АБС Profile)</w:t>
            </w:r>
          </w:p>
        </w:tc>
        <w:tc>
          <w:tcPr>
            <w:tcW w:w="5596" w:type="dxa"/>
            <w:tcBorders>
              <w:bottom w:val="single" w:sz="4" w:space="0" w:color="000000"/>
              <w:right w:val="single" w:sz="4" w:space="0" w:color="000000"/>
            </w:tcBorders>
            <w:tcMar>
              <w:top w:w="40" w:type="dxa"/>
              <w:left w:w="20" w:type="dxa"/>
              <w:bottom w:w="40" w:type="dxa"/>
              <w:right w:w="20" w:type="dxa"/>
            </w:tcMar>
          </w:tcPr>
          <w:p w14:paraId="1CABA6C5" w14:textId="77777777" w:rsidR="003D271F" w:rsidRDefault="00406DFC">
            <w:pPr>
              <w:spacing w:before="200" w:after="0" w:line="240" w:lineRule="auto"/>
            </w:pPr>
            <w:r>
              <w:rPr>
                <w:rFonts w:ascii="Times New Roman" w:hAnsi="Times New Roman"/>
                <w:color w:val="000000"/>
                <w:sz w:val="20"/>
              </w:rPr>
              <w:t>Автоматизированная банковская система, предназначенная для ведения мастер-счетов (МС) физических лиц, текущих счетов физических лиц и банковских карт. Ко</w:t>
            </w:r>
            <w:r>
              <w:rPr>
                <w:rFonts w:ascii="Times New Roman" w:hAnsi="Times New Roman"/>
                <w:color w:val="000000"/>
                <w:sz w:val="20"/>
              </w:rPr>
              <w:t>д АПД 70.06</w:t>
            </w:r>
          </w:p>
        </w:tc>
      </w:tr>
      <w:tr w:rsidR="003D271F" w14:paraId="5340108E"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54CF7B6D" w14:textId="77777777" w:rsidR="003D271F" w:rsidRDefault="00406DFC">
            <w:pPr>
              <w:spacing w:before="200" w:after="0" w:line="240" w:lineRule="auto"/>
            </w:pPr>
            <w:r>
              <w:rPr>
                <w:rFonts w:ascii="Times New Roman" w:hAnsi="Times New Roman"/>
                <w:b/>
                <w:color w:val="000000"/>
                <w:sz w:val="20"/>
              </w:rPr>
              <w:t>ВТБ24 Фронт (Siebel)</w:t>
            </w:r>
          </w:p>
        </w:tc>
        <w:tc>
          <w:tcPr>
            <w:tcW w:w="5596" w:type="dxa"/>
            <w:tcBorders>
              <w:bottom w:val="single" w:sz="4" w:space="0" w:color="000000"/>
              <w:right w:val="single" w:sz="4" w:space="0" w:color="000000"/>
            </w:tcBorders>
            <w:tcMar>
              <w:top w:w="40" w:type="dxa"/>
              <w:left w:w="20" w:type="dxa"/>
              <w:bottom w:w="40" w:type="dxa"/>
              <w:right w:w="20" w:type="dxa"/>
            </w:tcMar>
          </w:tcPr>
          <w:p w14:paraId="36BEDD64" w14:textId="77777777" w:rsidR="003D271F" w:rsidRDefault="00406DFC">
            <w:pPr>
              <w:spacing w:before="200" w:after="0" w:line="240" w:lineRule="auto"/>
            </w:pPr>
            <w:r>
              <w:rPr>
                <w:rFonts w:ascii="Times New Roman" w:hAnsi="Times New Roman"/>
                <w:color w:val="000000"/>
                <w:sz w:val="20"/>
              </w:rPr>
              <w:t>Единое фронтальное решение (система Siebel CRM). Код АПД 70.27.</w:t>
            </w:r>
          </w:p>
        </w:tc>
      </w:tr>
      <w:tr w:rsidR="003D271F" w14:paraId="401757E7"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5BC7FF83" w14:textId="77777777" w:rsidR="003D271F" w:rsidRDefault="00406DFC">
            <w:pPr>
              <w:spacing w:before="200" w:after="0" w:line="240" w:lineRule="auto"/>
            </w:pPr>
            <w:r>
              <w:rPr>
                <w:rFonts w:ascii="Times New Roman" w:hAnsi="Times New Roman"/>
                <w:b/>
                <w:color w:val="000000"/>
                <w:sz w:val="20"/>
              </w:rPr>
              <w:t>Way4</w:t>
            </w:r>
          </w:p>
        </w:tc>
        <w:tc>
          <w:tcPr>
            <w:tcW w:w="5596" w:type="dxa"/>
            <w:tcBorders>
              <w:bottom w:val="single" w:sz="4" w:space="0" w:color="000000"/>
              <w:right w:val="single" w:sz="4" w:space="0" w:color="000000"/>
            </w:tcBorders>
            <w:tcMar>
              <w:top w:w="40" w:type="dxa"/>
              <w:left w:w="20" w:type="dxa"/>
              <w:bottom w:w="40" w:type="dxa"/>
              <w:right w:w="20" w:type="dxa"/>
            </w:tcMar>
          </w:tcPr>
          <w:p w14:paraId="22A21BF5" w14:textId="77777777" w:rsidR="003D271F" w:rsidRDefault="00406DFC">
            <w:pPr>
              <w:spacing w:before="200" w:after="0" w:line="240" w:lineRule="auto"/>
            </w:pPr>
            <w:r>
              <w:rPr>
                <w:rFonts w:ascii="Times New Roman" w:hAnsi="Times New Roman"/>
                <w:color w:val="000000"/>
                <w:sz w:val="20"/>
              </w:rPr>
              <w:t>Процессинговая система для ведения банковских карт. Код АПД 70.16.</w:t>
            </w:r>
          </w:p>
        </w:tc>
      </w:tr>
      <w:tr w:rsidR="003D271F" w14:paraId="1AF1A554"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5A9400D9" w14:textId="77777777" w:rsidR="003D271F" w:rsidRDefault="00406DFC">
            <w:pPr>
              <w:spacing w:before="200" w:after="0" w:line="240" w:lineRule="auto"/>
            </w:pPr>
            <w:r>
              <w:rPr>
                <w:rFonts w:ascii="Times New Roman" w:hAnsi="Times New Roman"/>
                <w:b/>
                <w:color w:val="000000"/>
                <w:sz w:val="20"/>
              </w:rPr>
              <w:t>КХД</w:t>
            </w:r>
          </w:p>
        </w:tc>
        <w:tc>
          <w:tcPr>
            <w:tcW w:w="5596" w:type="dxa"/>
            <w:tcBorders>
              <w:bottom w:val="single" w:sz="4" w:space="0" w:color="000000"/>
              <w:right w:val="single" w:sz="4" w:space="0" w:color="000000"/>
            </w:tcBorders>
            <w:tcMar>
              <w:top w:w="40" w:type="dxa"/>
              <w:left w:w="20" w:type="dxa"/>
              <w:bottom w:w="40" w:type="dxa"/>
              <w:right w:w="20" w:type="dxa"/>
            </w:tcMar>
          </w:tcPr>
          <w:p w14:paraId="7AF16D0E" w14:textId="77777777" w:rsidR="003D271F" w:rsidRDefault="00406DFC">
            <w:pPr>
              <w:spacing w:before="200" w:after="0" w:line="240" w:lineRule="auto"/>
            </w:pPr>
            <w:r>
              <w:rPr>
                <w:rFonts w:ascii="Times New Roman" w:hAnsi="Times New Roman"/>
                <w:color w:val="000000"/>
                <w:sz w:val="20"/>
              </w:rPr>
              <w:t>Корпоративное Хранилище Данных. Код АПД 72.</w:t>
            </w:r>
          </w:p>
        </w:tc>
      </w:tr>
      <w:tr w:rsidR="003D271F" w14:paraId="3D2827C0"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43604914" w14:textId="77777777" w:rsidR="003D271F" w:rsidRDefault="00406DFC">
            <w:pPr>
              <w:spacing w:before="200" w:after="0" w:line="240" w:lineRule="auto"/>
            </w:pPr>
            <w:r>
              <w:rPr>
                <w:rFonts w:ascii="Times New Roman" w:hAnsi="Times New Roman"/>
                <w:b/>
                <w:color w:val="000000"/>
                <w:sz w:val="20"/>
              </w:rPr>
              <w:t>МДМ</w:t>
            </w:r>
          </w:p>
        </w:tc>
        <w:tc>
          <w:tcPr>
            <w:tcW w:w="5596" w:type="dxa"/>
            <w:tcBorders>
              <w:bottom w:val="single" w:sz="4" w:space="0" w:color="000000"/>
              <w:right w:val="single" w:sz="4" w:space="0" w:color="000000"/>
            </w:tcBorders>
            <w:tcMar>
              <w:top w:w="40" w:type="dxa"/>
              <w:left w:w="20" w:type="dxa"/>
              <w:bottom w:w="40" w:type="dxa"/>
              <w:right w:w="20" w:type="dxa"/>
            </w:tcMar>
          </w:tcPr>
          <w:p w14:paraId="5FE05BA1" w14:textId="77777777" w:rsidR="003D271F" w:rsidRDefault="00406DFC">
            <w:pPr>
              <w:spacing w:before="200" w:after="0" w:line="240" w:lineRule="auto"/>
            </w:pPr>
            <w:r>
              <w:rPr>
                <w:rFonts w:ascii="Times New Roman" w:hAnsi="Times New Roman"/>
                <w:color w:val="000000"/>
                <w:sz w:val="20"/>
              </w:rPr>
              <w:t xml:space="preserve">Система по управлению «мастер» </w:t>
            </w:r>
            <w:r>
              <w:rPr>
                <w:rFonts w:ascii="Times New Roman" w:hAnsi="Times New Roman"/>
                <w:color w:val="000000"/>
                <w:sz w:val="20"/>
              </w:rPr>
              <w:t>данными. Код АПД 70.26.</w:t>
            </w:r>
          </w:p>
        </w:tc>
      </w:tr>
      <w:tr w:rsidR="003D271F" w14:paraId="2A823C91"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4889B8AE" w14:textId="77777777" w:rsidR="003D271F" w:rsidRDefault="00406DFC">
            <w:pPr>
              <w:spacing w:before="200" w:after="0" w:line="240" w:lineRule="auto"/>
            </w:pPr>
            <w:r>
              <w:rPr>
                <w:rFonts w:ascii="Times New Roman" w:hAnsi="Times New Roman"/>
                <w:b/>
                <w:color w:val="000000"/>
                <w:sz w:val="20"/>
              </w:rPr>
              <w:t>ТС</w:t>
            </w:r>
          </w:p>
        </w:tc>
        <w:tc>
          <w:tcPr>
            <w:tcW w:w="5596" w:type="dxa"/>
            <w:tcBorders>
              <w:bottom w:val="single" w:sz="4" w:space="0" w:color="000000"/>
              <w:right w:val="single" w:sz="4" w:space="0" w:color="000000"/>
            </w:tcBorders>
            <w:tcMar>
              <w:top w:w="40" w:type="dxa"/>
              <w:left w:w="20" w:type="dxa"/>
              <w:bottom w:w="40" w:type="dxa"/>
              <w:right w:w="20" w:type="dxa"/>
            </w:tcMar>
          </w:tcPr>
          <w:p w14:paraId="667ED36F" w14:textId="77777777" w:rsidR="003D271F" w:rsidRDefault="00406DFC">
            <w:pPr>
              <w:spacing w:before="200" w:after="0" w:line="240" w:lineRule="auto"/>
            </w:pPr>
            <w:r>
              <w:rPr>
                <w:rFonts w:ascii="Times New Roman" w:hAnsi="Times New Roman"/>
                <w:color w:val="000000"/>
                <w:sz w:val="20"/>
              </w:rPr>
              <w:t>Транзакционный сервис 2.0. Код АПД 74.13.</w:t>
            </w:r>
          </w:p>
        </w:tc>
      </w:tr>
      <w:tr w:rsidR="003D271F" w14:paraId="27DCF029"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615A4816" w14:textId="77777777" w:rsidR="003D271F" w:rsidRDefault="00406DFC">
            <w:pPr>
              <w:spacing w:after="0" w:line="240" w:lineRule="auto"/>
            </w:pPr>
            <w:r>
              <w:rPr>
                <w:rFonts w:ascii="Times New Roman" w:hAnsi="Times New Roman"/>
                <w:b/>
                <w:color w:val="000000"/>
                <w:sz w:val="20"/>
              </w:rPr>
              <w:t>СУБО</w:t>
            </w:r>
          </w:p>
        </w:tc>
        <w:tc>
          <w:tcPr>
            <w:tcW w:w="5596" w:type="dxa"/>
            <w:tcBorders>
              <w:bottom w:val="single" w:sz="4" w:space="0" w:color="000000"/>
              <w:right w:val="single" w:sz="4" w:space="0" w:color="000000"/>
            </w:tcBorders>
            <w:tcMar>
              <w:top w:w="40" w:type="dxa"/>
              <w:left w:w="20" w:type="dxa"/>
              <w:bottom w:w="40" w:type="dxa"/>
              <w:right w:w="20" w:type="dxa"/>
            </w:tcMar>
          </w:tcPr>
          <w:p w14:paraId="5F8C63C9" w14:textId="77777777" w:rsidR="003D271F" w:rsidRDefault="00406DFC">
            <w:pPr>
              <w:spacing w:after="0" w:line="240" w:lineRule="auto"/>
            </w:pPr>
            <w:r>
              <w:rPr>
                <w:rFonts w:ascii="Times New Roman" w:hAnsi="Times New Roman"/>
                <w:color w:val="000000"/>
                <w:sz w:val="20"/>
              </w:rPr>
              <w:t>Сервис устойчивой бизнес операции</w:t>
            </w:r>
          </w:p>
        </w:tc>
      </w:tr>
      <w:tr w:rsidR="003D271F" w14:paraId="48670BB5"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61F61C13" w14:textId="77777777" w:rsidR="003D271F" w:rsidRDefault="00406DFC">
            <w:pPr>
              <w:spacing w:after="0" w:line="240" w:lineRule="auto"/>
            </w:pPr>
            <w:r>
              <w:rPr>
                <w:rFonts w:ascii="Times New Roman" w:hAnsi="Times New Roman"/>
                <w:b/>
                <w:color w:val="000000"/>
                <w:sz w:val="20"/>
              </w:rPr>
              <w:t>СПМ</w:t>
            </w:r>
          </w:p>
        </w:tc>
        <w:tc>
          <w:tcPr>
            <w:tcW w:w="5596" w:type="dxa"/>
            <w:tcBorders>
              <w:bottom w:val="single" w:sz="4" w:space="0" w:color="000000"/>
              <w:right w:val="single" w:sz="4" w:space="0" w:color="000000"/>
            </w:tcBorders>
            <w:tcMar>
              <w:top w:w="40" w:type="dxa"/>
              <w:left w:w="20" w:type="dxa"/>
              <w:bottom w:w="40" w:type="dxa"/>
              <w:right w:w="20" w:type="dxa"/>
            </w:tcMar>
          </w:tcPr>
          <w:p w14:paraId="399FF42C" w14:textId="77777777" w:rsidR="003D271F" w:rsidRDefault="00406DFC">
            <w:pPr>
              <w:spacing w:after="0" w:line="240" w:lineRule="auto"/>
            </w:pPr>
            <w:r>
              <w:rPr>
                <w:rFonts w:ascii="Times New Roman" w:hAnsi="Times New Roman"/>
                <w:color w:val="000000"/>
                <w:sz w:val="20"/>
              </w:rPr>
              <w:t>Система противодействия мошенничества</w:t>
            </w:r>
          </w:p>
        </w:tc>
      </w:tr>
      <w:tr w:rsidR="003D271F" w14:paraId="6CE83558"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343902C9" w14:textId="77777777" w:rsidR="003D271F" w:rsidRDefault="00406DFC">
            <w:pPr>
              <w:spacing w:after="0" w:line="240" w:lineRule="auto"/>
            </w:pPr>
            <w:r>
              <w:rPr>
                <w:rFonts w:ascii="Times New Roman" w:hAnsi="Times New Roman"/>
                <w:b/>
                <w:color w:val="000000"/>
                <w:sz w:val="20"/>
              </w:rPr>
              <w:t>ДС</w:t>
            </w:r>
          </w:p>
        </w:tc>
        <w:tc>
          <w:tcPr>
            <w:tcW w:w="5596" w:type="dxa"/>
            <w:tcBorders>
              <w:bottom w:val="single" w:sz="4" w:space="0" w:color="000000"/>
              <w:right w:val="single" w:sz="4" w:space="0" w:color="000000"/>
            </w:tcBorders>
            <w:tcMar>
              <w:top w:w="40" w:type="dxa"/>
              <w:left w:w="20" w:type="dxa"/>
              <w:bottom w:w="40" w:type="dxa"/>
              <w:right w:w="20" w:type="dxa"/>
            </w:tcMar>
          </w:tcPr>
          <w:p w14:paraId="0A2C9F4E" w14:textId="77777777" w:rsidR="003D271F" w:rsidRDefault="00406DFC">
            <w:pPr>
              <w:spacing w:after="0" w:line="240" w:lineRule="auto"/>
            </w:pPr>
            <w:r>
              <w:rPr>
                <w:rFonts w:ascii="Times New Roman" w:hAnsi="Times New Roman"/>
                <w:color w:val="000000"/>
                <w:sz w:val="20"/>
              </w:rPr>
              <w:t>Денежные средства</w:t>
            </w:r>
          </w:p>
        </w:tc>
      </w:tr>
      <w:tr w:rsidR="003D271F" w14:paraId="124D4501"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23537226" w14:textId="77777777" w:rsidR="003D271F" w:rsidRDefault="00406DFC">
            <w:pPr>
              <w:spacing w:before="200" w:after="0" w:line="240" w:lineRule="auto"/>
            </w:pPr>
            <w:r>
              <w:rPr>
                <w:rFonts w:ascii="Times New Roman" w:hAnsi="Times New Roman"/>
                <w:b/>
                <w:color w:val="000000"/>
                <w:sz w:val="20"/>
              </w:rPr>
              <w:t>УС</w:t>
            </w:r>
          </w:p>
        </w:tc>
        <w:tc>
          <w:tcPr>
            <w:tcW w:w="5596" w:type="dxa"/>
            <w:tcBorders>
              <w:bottom w:val="single" w:sz="4" w:space="0" w:color="000000"/>
              <w:right w:val="single" w:sz="4" w:space="0" w:color="000000"/>
            </w:tcBorders>
            <w:tcMar>
              <w:top w:w="40" w:type="dxa"/>
              <w:left w:w="20" w:type="dxa"/>
              <w:bottom w:w="40" w:type="dxa"/>
              <w:right w:w="20" w:type="dxa"/>
            </w:tcMar>
          </w:tcPr>
          <w:p w14:paraId="534ED4F9" w14:textId="77777777" w:rsidR="003D271F" w:rsidRDefault="00406DFC">
            <w:pPr>
              <w:spacing w:after="0" w:line="240" w:lineRule="auto"/>
            </w:pPr>
            <w:r>
              <w:rPr>
                <w:rFonts w:ascii="Times New Roman" w:hAnsi="Times New Roman"/>
                <w:color w:val="000000"/>
                <w:sz w:val="20"/>
              </w:rPr>
              <w:t>Устройство самообслуживания</w:t>
            </w:r>
          </w:p>
        </w:tc>
      </w:tr>
      <w:tr w:rsidR="003D271F" w14:paraId="1DD17086"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395CE419" w14:textId="77777777" w:rsidR="003D271F" w:rsidRDefault="00406DFC">
            <w:pPr>
              <w:spacing w:after="0" w:line="240" w:lineRule="auto"/>
            </w:pPr>
            <w:r>
              <w:rPr>
                <w:rFonts w:ascii="Times New Roman" w:hAnsi="Times New Roman"/>
                <w:b/>
                <w:color w:val="000000"/>
                <w:sz w:val="20"/>
              </w:rPr>
              <w:t>КРО</w:t>
            </w:r>
          </w:p>
        </w:tc>
        <w:tc>
          <w:tcPr>
            <w:tcW w:w="5596" w:type="dxa"/>
            <w:tcBorders>
              <w:bottom w:val="single" w:sz="4" w:space="0" w:color="000000"/>
              <w:right w:val="single" w:sz="4" w:space="0" w:color="000000"/>
            </w:tcBorders>
            <w:tcMar>
              <w:top w:w="40" w:type="dxa"/>
              <w:left w:w="20" w:type="dxa"/>
              <w:bottom w:w="40" w:type="dxa"/>
              <w:right w:w="20" w:type="dxa"/>
            </w:tcMar>
          </w:tcPr>
          <w:p w14:paraId="3BA7576B" w14:textId="77777777" w:rsidR="003D271F" w:rsidRDefault="00406DFC">
            <w:pPr>
              <w:spacing w:after="0" w:line="240" w:lineRule="auto"/>
            </w:pPr>
            <w:r>
              <w:rPr>
                <w:rFonts w:ascii="Times New Roman" w:hAnsi="Times New Roman"/>
                <w:color w:val="000000"/>
                <w:sz w:val="20"/>
              </w:rPr>
              <w:t>Крупная расходная операция</w:t>
            </w:r>
          </w:p>
        </w:tc>
      </w:tr>
      <w:tr w:rsidR="003D271F" w14:paraId="7605BC77"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06D6978E" w14:textId="77777777" w:rsidR="003D271F" w:rsidRDefault="00406DFC">
            <w:pPr>
              <w:spacing w:after="0" w:line="240" w:lineRule="auto"/>
            </w:pPr>
            <w:r>
              <w:rPr>
                <w:rFonts w:ascii="Times New Roman" w:hAnsi="Times New Roman"/>
                <w:b/>
                <w:color w:val="000000"/>
                <w:sz w:val="20"/>
              </w:rPr>
              <w:t xml:space="preserve">СУБО Наличные </w:t>
            </w:r>
            <w:r>
              <w:rPr>
                <w:rFonts w:ascii="Times New Roman" w:hAnsi="Times New Roman"/>
                <w:b/>
                <w:color w:val="000000"/>
                <w:sz w:val="20"/>
              </w:rPr>
              <w:t>операции ФЛ</w:t>
            </w:r>
          </w:p>
        </w:tc>
        <w:tc>
          <w:tcPr>
            <w:tcW w:w="5596" w:type="dxa"/>
            <w:tcBorders>
              <w:bottom w:val="single" w:sz="4" w:space="0" w:color="000000"/>
              <w:right w:val="single" w:sz="4" w:space="0" w:color="000000"/>
            </w:tcBorders>
            <w:tcMar>
              <w:top w:w="40" w:type="dxa"/>
              <w:left w:w="20" w:type="dxa"/>
              <w:bottom w:w="40" w:type="dxa"/>
              <w:right w:w="20" w:type="dxa"/>
            </w:tcMar>
          </w:tcPr>
          <w:p w14:paraId="7180D203" w14:textId="77777777" w:rsidR="003D271F" w:rsidRDefault="00406DFC">
            <w:pPr>
              <w:spacing w:after="0" w:line="240" w:lineRule="auto"/>
            </w:pPr>
            <w:r>
              <w:rPr>
                <w:rFonts w:ascii="Times New Roman" w:hAnsi="Times New Roman"/>
                <w:color w:val="000000"/>
                <w:sz w:val="20"/>
              </w:rPr>
              <w:t>ИС 1691 Наличные операции ФЛ (CONP)</w:t>
            </w:r>
          </w:p>
        </w:tc>
      </w:tr>
    </w:tbl>
    <w:p w14:paraId="551C1957" w14:textId="77777777" w:rsidR="003D271F" w:rsidRDefault="00406DFC">
      <w:pPr>
        <w:spacing w:before="200" w:after="0" w:line="240" w:lineRule="auto"/>
      </w:pPr>
      <w:bookmarkStart w:id="93" w:name="d5e161"/>
      <w:r>
        <w:rPr>
          <w:rFonts w:ascii="Arial" w:hAnsi="Arial"/>
          <w:b/>
          <w:color w:val="000000"/>
          <w:sz w:val="41"/>
        </w:rPr>
        <w:t>2. Введение</w:t>
      </w:r>
    </w:p>
    <w:bookmarkEnd w:id="93"/>
    <w:p w14:paraId="3204FF0A" w14:textId="77777777" w:rsidR="003D271F" w:rsidRDefault="00406DFC">
      <w:pPr>
        <w:spacing w:before="200" w:after="0" w:line="240" w:lineRule="auto"/>
      </w:pPr>
      <w:r>
        <w:rPr>
          <w:rFonts w:ascii="Times New Roman" w:hAnsi="Times New Roman"/>
          <w:color w:val="000000"/>
          <w:sz w:val="20"/>
        </w:rPr>
        <w:t xml:space="preserve">В данной задаче реализуются требования заявки </w:t>
      </w:r>
      <w:r>
        <w:rPr>
          <w:rFonts w:ascii="Times New Roman" w:hAnsi="Times New Roman"/>
          <w:b/>
          <w:color w:val="000000"/>
          <w:sz w:val="20"/>
        </w:rPr>
        <w:t>FRSOF-422</w:t>
      </w:r>
      <w:r>
        <w:rPr>
          <w:rFonts w:ascii="Times New Roman" w:hAnsi="Times New Roman"/>
          <w:color w:val="000000"/>
          <w:sz w:val="20"/>
        </w:rPr>
        <w:t xml:space="preserve"> </w:t>
      </w:r>
      <w:r>
        <w:rPr>
          <w:rFonts w:ascii="Times New Roman" w:hAnsi="Times New Roman"/>
          <w:i/>
          <w:color w:val="000000"/>
          <w:sz w:val="20"/>
        </w:rPr>
        <w:t>«Интеграция с СУБО Наличные операции ФЛ».</w:t>
      </w:r>
    </w:p>
    <w:p w14:paraId="04B8F3B6" w14:textId="77777777" w:rsidR="003D271F" w:rsidRDefault="00406DFC">
      <w:pPr>
        <w:spacing w:before="200" w:after="0" w:line="240" w:lineRule="auto"/>
      </w:pPr>
      <w:bookmarkStart w:id="94" w:name="Conception"/>
      <w:r>
        <w:rPr>
          <w:rFonts w:ascii="Arial" w:hAnsi="Arial"/>
          <w:b/>
          <w:color w:val="000000"/>
          <w:sz w:val="41"/>
        </w:rPr>
        <w:t>3. Концепция</w:t>
      </w:r>
    </w:p>
    <w:bookmarkEnd w:id="94"/>
    <w:p w14:paraId="466A2EC3" w14:textId="77777777" w:rsidR="003D271F" w:rsidRDefault="00406DFC">
      <w:pPr>
        <w:spacing w:before="200" w:after="0" w:line="240" w:lineRule="auto"/>
      </w:pPr>
      <w:r>
        <w:rPr>
          <w:rFonts w:ascii="Times New Roman" w:hAnsi="Times New Roman"/>
          <w:color w:val="000000"/>
          <w:sz w:val="20"/>
        </w:rPr>
        <w:t xml:space="preserve">Клиент обращается в Банк с целью снятия ДС со счета. Сотрудник оформляет операцию в </w:t>
      </w:r>
      <w:r>
        <w:rPr>
          <w:rFonts w:ascii="Times New Roman" w:hAnsi="Times New Roman"/>
          <w:color w:val="000000"/>
          <w:sz w:val="20"/>
        </w:rPr>
        <w:t>ВТБ Фронт с указанием необходимых параметров операции. В соответствии с продуктовыми настройками рассчитывается комиссия при снятии через УС и при снятии через кассу. Если сумма комиссии больше, чем остаток ДС по счету после снятия введенной суммы, то сотр</w:t>
      </w:r>
      <w:r>
        <w:rPr>
          <w:rFonts w:ascii="Times New Roman" w:hAnsi="Times New Roman"/>
          <w:color w:val="000000"/>
          <w:sz w:val="20"/>
        </w:rPr>
        <w:t>уднику необходимо изменить сумму снятия ДС.</w:t>
      </w:r>
    </w:p>
    <w:p w14:paraId="7290B7AB" w14:textId="77777777" w:rsidR="003D271F" w:rsidRDefault="00406DFC">
      <w:pPr>
        <w:spacing w:before="200" w:after="0" w:line="240" w:lineRule="auto"/>
      </w:pPr>
      <w:r>
        <w:rPr>
          <w:rFonts w:ascii="Times New Roman" w:hAnsi="Times New Roman"/>
          <w:color w:val="000000"/>
          <w:sz w:val="20"/>
        </w:rPr>
        <w:t>Необходимо обеспечить интеграцию СУБО и Спектрума в части проведения операций снятия наличных денежных средств клиентом в офисе Банка с учетом следующих ограничений:</w:t>
      </w:r>
    </w:p>
    <w:p w14:paraId="34E30A3E" w14:textId="77777777" w:rsidR="003D271F" w:rsidRDefault="00406DFC">
      <w:pPr>
        <w:numPr>
          <w:ilvl w:val="0"/>
          <w:numId w:val="1"/>
        </w:numPr>
        <w:tabs>
          <w:tab w:val="left" w:pos="240"/>
        </w:tabs>
        <w:spacing w:before="200" w:after="0" w:line="240" w:lineRule="auto"/>
        <w:ind w:left="240" w:hanging="40"/>
      </w:pPr>
      <w:bookmarkStart w:id="95" w:name="d5e172"/>
      <w:bookmarkStart w:id="96" w:name="d5e171"/>
      <w:r>
        <w:rPr>
          <w:rFonts w:ascii="Times New Roman" w:hAnsi="Times New Roman"/>
          <w:color w:val="000000"/>
          <w:sz w:val="20"/>
        </w:rPr>
        <w:t xml:space="preserve">Работа с третьими лицами по старому процессу, </w:t>
      </w:r>
      <w:r>
        <w:rPr>
          <w:rFonts w:ascii="Times New Roman" w:hAnsi="Times New Roman"/>
          <w:color w:val="000000"/>
          <w:sz w:val="20"/>
        </w:rPr>
        <w:t>через ЕФР по старой тематике, вне СУБО.</w:t>
      </w:r>
    </w:p>
    <w:p w14:paraId="050CAE64" w14:textId="77777777" w:rsidR="003D271F" w:rsidRDefault="00406DFC">
      <w:pPr>
        <w:numPr>
          <w:ilvl w:val="0"/>
          <w:numId w:val="1"/>
        </w:numPr>
        <w:tabs>
          <w:tab w:val="left" w:pos="240"/>
        </w:tabs>
        <w:spacing w:before="200" w:after="0" w:line="240" w:lineRule="auto"/>
        <w:ind w:left="240" w:hanging="40"/>
      </w:pPr>
      <w:bookmarkStart w:id="97" w:name="d5e174"/>
      <w:bookmarkEnd w:id="95"/>
      <w:bookmarkEnd w:id="96"/>
      <w:r>
        <w:rPr>
          <w:rFonts w:ascii="Times New Roman" w:hAnsi="Times New Roman"/>
          <w:color w:val="000000"/>
          <w:sz w:val="20"/>
        </w:rPr>
        <w:lastRenderedPageBreak/>
        <w:t>КРО проводятся по старому процессу, через ЕФР по старой тематике, вне СУБО.</w:t>
      </w:r>
    </w:p>
    <w:p w14:paraId="528AD8D7" w14:textId="26288A4C" w:rsidR="003D271F" w:rsidRDefault="00406DFC">
      <w:pPr>
        <w:numPr>
          <w:ilvl w:val="0"/>
          <w:numId w:val="1"/>
        </w:numPr>
        <w:tabs>
          <w:tab w:val="left" w:pos="240"/>
        </w:tabs>
        <w:spacing w:before="200" w:after="0" w:line="240" w:lineRule="auto"/>
        <w:ind w:left="240" w:hanging="40"/>
      </w:pPr>
      <w:bookmarkStart w:id="98" w:name="d5e176"/>
      <w:bookmarkEnd w:id="97"/>
      <w:r>
        <w:rPr>
          <w:rFonts w:ascii="Times New Roman" w:hAnsi="Times New Roman"/>
          <w:color w:val="000000"/>
          <w:sz w:val="20"/>
        </w:rPr>
        <w:t>Наличие или отсутствие комиссии определяется сотрудником фронт линии аналогично текущему процессу согласно тарифам Банка, до выбора тематики</w:t>
      </w:r>
      <w:r>
        <w:rPr>
          <w:rFonts w:ascii="Times New Roman" w:hAnsi="Times New Roman"/>
          <w:color w:val="000000"/>
          <w:sz w:val="20"/>
        </w:rPr>
        <w:t>.</w:t>
      </w:r>
      <w:del w:id="99" w:author="Yulia A. Trifonova" w:date="2021-08-09T23:51:00Z">
        <w:r w:rsidR="00CE5630">
          <w:rPr>
            <w:rFonts w:ascii="Times New Roman" w:hAnsi="Times New Roman"/>
            <w:color w:val="000000"/>
            <w:sz w:val="20"/>
          </w:rPr>
          <w:delText xml:space="preserve"> В первой реализации будут проводится операции только без комиссии.</w:delText>
        </w:r>
      </w:del>
    </w:p>
    <w:p w14:paraId="33AD97E2" w14:textId="77777777" w:rsidR="003D271F" w:rsidRDefault="00406DFC">
      <w:pPr>
        <w:numPr>
          <w:ilvl w:val="0"/>
          <w:numId w:val="1"/>
        </w:numPr>
        <w:tabs>
          <w:tab w:val="left" w:pos="240"/>
        </w:tabs>
        <w:spacing w:before="200" w:after="0" w:line="240" w:lineRule="auto"/>
        <w:ind w:left="240" w:hanging="40"/>
        <w:rPr>
          <w:ins w:id="100" w:author="Yulia A. Trifonova" w:date="2021-08-09T23:51:00Z"/>
        </w:rPr>
      </w:pPr>
      <w:bookmarkStart w:id="101" w:name="d5e178"/>
      <w:bookmarkEnd w:id="98"/>
      <w:ins w:id="102" w:author="Yulia A. Trifonova" w:date="2021-08-09T23:51:00Z">
        <w:r>
          <w:rPr>
            <w:rFonts w:ascii="Times New Roman" w:hAnsi="Times New Roman"/>
            <w:color w:val="000000"/>
            <w:sz w:val="20"/>
          </w:rPr>
          <w:t>Настройка КБО в Спектрум для операции не выполняется, передается из СУБО.</w:t>
        </w:r>
      </w:ins>
    </w:p>
    <w:p w14:paraId="25A88289" w14:textId="7C4E4632" w:rsidR="003D271F" w:rsidRDefault="00406DFC">
      <w:pPr>
        <w:numPr>
          <w:ilvl w:val="0"/>
          <w:numId w:val="1"/>
        </w:numPr>
        <w:tabs>
          <w:tab w:val="left" w:pos="240"/>
        </w:tabs>
        <w:spacing w:before="200" w:after="0" w:line="240" w:lineRule="auto"/>
        <w:ind w:left="240" w:hanging="40"/>
      </w:pPr>
      <w:bookmarkStart w:id="103" w:name="d5e180"/>
      <w:bookmarkEnd w:id="101"/>
      <w:r>
        <w:rPr>
          <w:rFonts w:ascii="Times New Roman" w:hAnsi="Times New Roman"/>
          <w:color w:val="000000"/>
          <w:sz w:val="20"/>
        </w:rPr>
        <w:t xml:space="preserve">Ограничения релиза </w:t>
      </w:r>
      <w:del w:id="104" w:author="Yulia A. Trifonova" w:date="2021-08-09T23:51:00Z">
        <w:r w:rsidR="00CE5630">
          <w:rPr>
            <w:rFonts w:ascii="Times New Roman" w:hAnsi="Times New Roman"/>
            <w:color w:val="000000"/>
            <w:sz w:val="20"/>
          </w:rPr>
          <w:delText>8, которые будут прорабатываться в следующих поставках</w:delText>
        </w:r>
      </w:del>
      <w:ins w:id="105" w:author="Yulia A. Trifonova" w:date="2021-08-09T23:51:00Z">
        <w:r>
          <w:rPr>
            <w:rFonts w:ascii="Times New Roman" w:hAnsi="Times New Roman"/>
            <w:color w:val="000000"/>
            <w:sz w:val="20"/>
          </w:rPr>
          <w:t>9</w:t>
        </w:r>
      </w:ins>
      <w:r>
        <w:rPr>
          <w:rFonts w:ascii="Times New Roman" w:hAnsi="Times New Roman"/>
          <w:color w:val="000000"/>
          <w:sz w:val="20"/>
        </w:rPr>
        <w:t>:</w:t>
      </w:r>
    </w:p>
    <w:p w14:paraId="4CA4758B" w14:textId="16F10017" w:rsidR="003D271F" w:rsidRDefault="00CE5630">
      <w:pPr>
        <w:tabs>
          <w:tab w:val="left" w:pos="480"/>
        </w:tabs>
        <w:spacing w:before="200" w:after="0" w:line="240" w:lineRule="auto"/>
        <w:ind w:left="480" w:hanging="240"/>
      </w:pPr>
      <w:bookmarkStart w:id="106" w:name="d5e183"/>
      <w:bookmarkStart w:id="107" w:name="d5e182"/>
      <w:bookmarkStart w:id="108" w:name="d5e181"/>
      <w:bookmarkEnd w:id="103"/>
      <w:del w:id="109" w:author="Yulia A. Trifonova" w:date="2021-08-09T23:51:00Z">
        <w:r>
          <w:rPr>
            <w:rFonts w:ascii="Times New Roman" w:hAnsi="Times New Roman"/>
            <w:color w:val="000000"/>
            <w:sz w:val="20"/>
          </w:rPr>
          <w:delText>4</w:delText>
        </w:r>
      </w:del>
      <w:ins w:id="110" w:author="Yulia A. Trifonova" w:date="2021-08-09T23:51:00Z">
        <w:r w:rsidR="00406DFC">
          <w:rPr>
            <w:rFonts w:ascii="Times New Roman" w:hAnsi="Times New Roman"/>
            <w:color w:val="000000"/>
            <w:sz w:val="20"/>
          </w:rPr>
          <w:t>5</w:t>
        </w:r>
      </w:ins>
      <w:r w:rsidR="00406DFC">
        <w:rPr>
          <w:rFonts w:ascii="Times New Roman" w:hAnsi="Times New Roman"/>
          <w:color w:val="000000"/>
          <w:sz w:val="20"/>
        </w:rPr>
        <w:t>.1.</w:t>
      </w:r>
      <w:r w:rsidR="00406DFC">
        <w:rPr>
          <w:rFonts w:ascii="Times New Roman" w:hAnsi="Times New Roman"/>
          <w:color w:val="000000"/>
          <w:sz w:val="20"/>
        </w:rPr>
        <w:tab/>
        <w:t xml:space="preserve">В </w:t>
      </w:r>
      <w:del w:id="111" w:author="Yulia A. Trifonova" w:date="2021-08-09T23:51:00Z">
        <w:r>
          <w:rPr>
            <w:rFonts w:ascii="Times New Roman" w:hAnsi="Times New Roman"/>
            <w:color w:val="000000"/>
            <w:sz w:val="20"/>
          </w:rPr>
          <w:delText>первой</w:delText>
        </w:r>
      </w:del>
      <w:ins w:id="112" w:author="Yulia A. Trifonova" w:date="2021-08-09T23:51:00Z">
        <w:r w:rsidR="00406DFC">
          <w:rPr>
            <w:rFonts w:ascii="Times New Roman" w:hAnsi="Times New Roman"/>
            <w:color w:val="000000"/>
            <w:sz w:val="20"/>
          </w:rPr>
          <w:t>описанной</w:t>
        </w:r>
      </w:ins>
      <w:r w:rsidR="00406DFC">
        <w:rPr>
          <w:rFonts w:ascii="Times New Roman" w:hAnsi="Times New Roman"/>
          <w:color w:val="000000"/>
          <w:sz w:val="20"/>
        </w:rPr>
        <w:t xml:space="preserve"> реализации будут проводится операции только без конверсии.</w:t>
      </w:r>
    </w:p>
    <w:p w14:paraId="369D3C63" w14:textId="77777777" w:rsidR="009D49A5" w:rsidRDefault="00CE5630">
      <w:pPr>
        <w:tabs>
          <w:tab w:val="left" w:pos="480"/>
        </w:tabs>
        <w:spacing w:before="200" w:after="0" w:line="240" w:lineRule="auto"/>
        <w:ind w:left="480" w:hanging="240"/>
        <w:rPr>
          <w:del w:id="113" w:author="Yulia A. Trifonova" w:date="2021-08-09T23:51:00Z"/>
        </w:rPr>
      </w:pPr>
      <w:bookmarkStart w:id="114" w:name="d5e185"/>
      <w:bookmarkEnd w:id="106"/>
      <w:bookmarkEnd w:id="107"/>
      <w:bookmarkEnd w:id="108"/>
      <w:del w:id="115" w:author="Yulia A. Trifonova" w:date="2021-08-09T23:51:00Z">
        <w:r>
          <w:rPr>
            <w:rFonts w:ascii="Times New Roman" w:hAnsi="Times New Roman"/>
            <w:color w:val="000000"/>
            <w:sz w:val="20"/>
          </w:rPr>
          <w:delText>4.2.</w:delText>
        </w:r>
        <w:r>
          <w:rPr>
            <w:rFonts w:ascii="Times New Roman" w:hAnsi="Times New Roman"/>
            <w:color w:val="000000"/>
            <w:sz w:val="20"/>
          </w:rPr>
          <w:tab/>
          <w:delText>В первой версии реализации не будет осуществляться проведение операций в ТП на ГК ЦФТ2.0, только с ГК Бисквит.</w:delText>
        </w:r>
      </w:del>
    </w:p>
    <w:p w14:paraId="5C3E430A" w14:textId="49226720" w:rsidR="003D271F" w:rsidRDefault="00CE5630">
      <w:pPr>
        <w:tabs>
          <w:tab w:val="left" w:pos="480"/>
        </w:tabs>
        <w:spacing w:before="200" w:after="0" w:line="240" w:lineRule="auto"/>
        <w:ind w:left="480" w:hanging="240"/>
      </w:pPr>
      <w:del w:id="116" w:author="Yulia A. Trifonova" w:date="2021-08-09T23:51:00Z">
        <w:r>
          <w:rPr>
            <w:rFonts w:ascii="Times New Roman" w:hAnsi="Times New Roman"/>
            <w:color w:val="000000"/>
            <w:sz w:val="20"/>
          </w:rPr>
          <w:delText>4.3</w:delText>
        </w:r>
      </w:del>
      <w:ins w:id="117" w:author="Yulia A. Trifonova" w:date="2021-08-09T23:51:00Z">
        <w:r w:rsidR="00406DFC">
          <w:rPr>
            <w:rFonts w:ascii="Times New Roman" w:hAnsi="Times New Roman"/>
            <w:color w:val="000000"/>
            <w:sz w:val="20"/>
          </w:rPr>
          <w:t>5.2</w:t>
        </w:r>
      </w:ins>
      <w:r w:rsidR="00406DFC">
        <w:rPr>
          <w:rFonts w:ascii="Times New Roman" w:hAnsi="Times New Roman"/>
          <w:color w:val="000000"/>
          <w:sz w:val="20"/>
        </w:rPr>
        <w:t>.</w:t>
      </w:r>
      <w:r w:rsidR="00406DFC">
        <w:rPr>
          <w:rFonts w:ascii="Times New Roman" w:hAnsi="Times New Roman"/>
          <w:color w:val="000000"/>
          <w:sz w:val="20"/>
        </w:rPr>
        <w:tab/>
        <w:t>Выгрузка в ZFront в первой реализации не осуществляется в связи с тем, что ко</w:t>
      </w:r>
      <w:r w:rsidR="00406DFC">
        <w:rPr>
          <w:rFonts w:ascii="Times New Roman" w:hAnsi="Times New Roman"/>
          <w:color w:val="000000"/>
          <w:sz w:val="20"/>
        </w:rPr>
        <w:t>нверсионные операции не выполняются.</w:t>
      </w:r>
    </w:p>
    <w:p w14:paraId="47DB0334" w14:textId="77777777" w:rsidR="009D49A5" w:rsidRDefault="00CE5630">
      <w:pPr>
        <w:tabs>
          <w:tab w:val="left" w:pos="480"/>
        </w:tabs>
        <w:spacing w:before="200" w:after="0" w:line="240" w:lineRule="auto"/>
        <w:ind w:left="480" w:hanging="240"/>
        <w:rPr>
          <w:del w:id="118" w:author="Yulia A. Trifonova" w:date="2021-08-09T23:51:00Z"/>
        </w:rPr>
      </w:pPr>
      <w:bookmarkStart w:id="119" w:name="d5e187"/>
      <w:bookmarkEnd w:id="114"/>
      <w:del w:id="120" w:author="Yulia A. Trifonova" w:date="2021-08-09T23:51:00Z">
        <w:r>
          <w:rPr>
            <w:rFonts w:ascii="Times New Roman" w:hAnsi="Times New Roman"/>
            <w:color w:val="000000"/>
            <w:sz w:val="20"/>
          </w:rPr>
          <w:delText>4.4.</w:delText>
        </w:r>
        <w:r>
          <w:rPr>
            <w:rFonts w:ascii="Times New Roman" w:hAnsi="Times New Roman"/>
            <w:color w:val="000000"/>
            <w:sz w:val="20"/>
          </w:rPr>
          <w:tab/>
          <w:delText>Настройка КБО для операции не выполняется (константа 711110-00).</w:delText>
        </w:r>
      </w:del>
    </w:p>
    <w:p w14:paraId="5B9EC5E6" w14:textId="3816ADCB" w:rsidR="003D271F" w:rsidRDefault="00CE5630">
      <w:pPr>
        <w:tabs>
          <w:tab w:val="left" w:pos="480"/>
        </w:tabs>
        <w:spacing w:before="200" w:after="0" w:line="240" w:lineRule="auto"/>
        <w:ind w:left="480" w:hanging="240"/>
      </w:pPr>
      <w:del w:id="121" w:author="Yulia A. Trifonova" w:date="2021-08-09T23:51:00Z">
        <w:r>
          <w:rPr>
            <w:rFonts w:ascii="Times New Roman" w:hAnsi="Times New Roman"/>
            <w:color w:val="000000"/>
            <w:sz w:val="20"/>
          </w:rPr>
          <w:delText>4.</w:delText>
        </w:r>
      </w:del>
      <w:r w:rsidR="00406DFC">
        <w:rPr>
          <w:rFonts w:ascii="Times New Roman" w:hAnsi="Times New Roman"/>
          <w:color w:val="000000"/>
          <w:sz w:val="20"/>
        </w:rPr>
        <w:t>5</w:t>
      </w:r>
      <w:ins w:id="122" w:author="Yulia A. Trifonova" w:date="2021-08-09T23:51:00Z">
        <w:r w:rsidR="00406DFC">
          <w:rPr>
            <w:rFonts w:ascii="Times New Roman" w:hAnsi="Times New Roman"/>
            <w:color w:val="000000"/>
            <w:sz w:val="20"/>
          </w:rPr>
          <w:t>.3</w:t>
        </w:r>
      </w:ins>
      <w:r w:rsidR="00406DFC">
        <w:rPr>
          <w:rFonts w:ascii="Times New Roman" w:hAnsi="Times New Roman"/>
          <w:color w:val="000000"/>
          <w:sz w:val="20"/>
        </w:rPr>
        <w:t>.</w:t>
      </w:r>
      <w:r w:rsidR="00406DFC">
        <w:rPr>
          <w:rFonts w:ascii="Times New Roman" w:hAnsi="Times New Roman"/>
          <w:color w:val="000000"/>
          <w:sz w:val="20"/>
        </w:rPr>
        <w:tab/>
        <w:t>Система-инициатор операции и система ведения счета фиксированы, как Профайл (код 99995).</w:t>
      </w:r>
    </w:p>
    <w:p w14:paraId="751AFEA4" w14:textId="59161EA9" w:rsidR="003D271F" w:rsidRDefault="00406DFC">
      <w:pPr>
        <w:tabs>
          <w:tab w:val="left" w:pos="480"/>
        </w:tabs>
        <w:spacing w:before="200" w:after="0" w:line="240" w:lineRule="auto"/>
        <w:ind w:left="480" w:hanging="240"/>
      </w:pPr>
      <w:bookmarkStart w:id="123" w:name="d5e189"/>
      <w:bookmarkEnd w:id="119"/>
      <w:ins w:id="124" w:author="Yulia A. Trifonova" w:date="2021-08-09T23:51:00Z">
        <w:r>
          <w:rPr>
            <w:rFonts w:ascii="Times New Roman" w:hAnsi="Times New Roman"/>
            <w:color w:val="000000"/>
            <w:sz w:val="20"/>
          </w:rPr>
          <w:t>5.</w:t>
        </w:r>
      </w:ins>
      <w:r>
        <w:rPr>
          <w:rFonts w:ascii="Times New Roman" w:hAnsi="Times New Roman"/>
          <w:color w:val="000000"/>
          <w:sz w:val="20"/>
        </w:rPr>
        <w:t>4</w:t>
      </w:r>
      <w:del w:id="125" w:author="Yulia A. Trifonova" w:date="2021-08-09T23:51:00Z">
        <w:r w:rsidR="00CE5630">
          <w:rPr>
            <w:rFonts w:ascii="Times New Roman" w:hAnsi="Times New Roman"/>
            <w:color w:val="000000"/>
            <w:sz w:val="20"/>
          </w:rPr>
          <w:delText>.6</w:delText>
        </w:r>
      </w:del>
      <w:r>
        <w:rPr>
          <w:rFonts w:ascii="Times New Roman" w:hAnsi="Times New Roman"/>
          <w:color w:val="000000"/>
          <w:sz w:val="20"/>
        </w:rPr>
        <w:t>.</w:t>
      </w:r>
      <w:r>
        <w:rPr>
          <w:rFonts w:ascii="Times New Roman" w:hAnsi="Times New Roman"/>
          <w:color w:val="000000"/>
          <w:sz w:val="20"/>
        </w:rPr>
        <w:tab/>
        <w:t>При отмене операции из СУБО, как и при отмене из Спектрум, будет отправляться запрос на синхронизацию статуса в СУБО.</w:t>
      </w:r>
    </w:p>
    <w:p w14:paraId="27A7BD9C" w14:textId="40A31209" w:rsidR="003D271F" w:rsidRDefault="00CE5630">
      <w:pPr>
        <w:tabs>
          <w:tab w:val="left" w:pos="480"/>
        </w:tabs>
        <w:spacing w:before="200" w:after="0" w:line="240" w:lineRule="auto"/>
        <w:ind w:left="480" w:hanging="240"/>
      </w:pPr>
      <w:bookmarkStart w:id="126" w:name="d5e191"/>
      <w:bookmarkEnd w:id="123"/>
      <w:del w:id="127" w:author="Yulia A. Trifonova" w:date="2021-08-09T23:51:00Z">
        <w:r>
          <w:rPr>
            <w:rFonts w:ascii="Times New Roman" w:hAnsi="Times New Roman"/>
            <w:color w:val="000000"/>
            <w:sz w:val="20"/>
          </w:rPr>
          <w:delText>4.7</w:delText>
        </w:r>
      </w:del>
      <w:ins w:id="128" w:author="Yulia A. Trifonova" w:date="2021-08-09T23:51:00Z">
        <w:r w:rsidR="00406DFC">
          <w:rPr>
            <w:rFonts w:ascii="Times New Roman" w:hAnsi="Times New Roman"/>
            <w:color w:val="000000"/>
            <w:sz w:val="20"/>
          </w:rPr>
          <w:t>5.</w:t>
        </w:r>
        <w:r w:rsidR="00406DFC">
          <w:rPr>
            <w:rFonts w:ascii="Times New Roman" w:hAnsi="Times New Roman"/>
            <w:color w:val="000000"/>
            <w:sz w:val="20"/>
          </w:rPr>
          <w:t>5</w:t>
        </w:r>
      </w:ins>
      <w:r w:rsidR="00406DFC">
        <w:rPr>
          <w:rFonts w:ascii="Times New Roman" w:hAnsi="Times New Roman"/>
          <w:color w:val="000000"/>
          <w:sz w:val="20"/>
        </w:rPr>
        <w:t>.</w:t>
      </w:r>
      <w:r w:rsidR="00406DFC">
        <w:rPr>
          <w:rFonts w:ascii="Times New Roman" w:hAnsi="Times New Roman"/>
          <w:color w:val="000000"/>
          <w:sz w:val="20"/>
        </w:rPr>
        <w:tab/>
        <w:t>Синхронизация статуса в СУБО при подтверждении операции производится при выдаче денег клиенту, тогда как в смежной системе необходимо ручное допроведение через журнал урегулирования. Выгрузка в ГК производится в тот же момент (текущая реализация операци</w:t>
      </w:r>
      <w:r w:rsidR="00406DFC">
        <w:rPr>
          <w:rFonts w:ascii="Times New Roman" w:hAnsi="Times New Roman"/>
          <w:color w:val="000000"/>
          <w:sz w:val="20"/>
        </w:rPr>
        <w:t>й по мастер-счетам).</w:t>
      </w:r>
    </w:p>
    <w:p w14:paraId="6921D007" w14:textId="4AF7B88A" w:rsidR="003D271F" w:rsidRDefault="00CE5630">
      <w:pPr>
        <w:tabs>
          <w:tab w:val="left" w:pos="480"/>
        </w:tabs>
        <w:spacing w:before="200" w:after="0" w:line="240" w:lineRule="auto"/>
        <w:ind w:left="480" w:hanging="240"/>
      </w:pPr>
      <w:bookmarkStart w:id="129" w:name="d5e193"/>
      <w:bookmarkStart w:id="130" w:name="d5e195"/>
      <w:bookmarkEnd w:id="126"/>
      <w:del w:id="131" w:author="Yulia A. Trifonova" w:date="2021-08-09T23:51:00Z">
        <w:r>
          <w:rPr>
            <w:rFonts w:ascii="Times New Roman" w:hAnsi="Times New Roman"/>
            <w:color w:val="000000"/>
            <w:sz w:val="20"/>
          </w:rPr>
          <w:delText>4.8</w:delText>
        </w:r>
      </w:del>
      <w:ins w:id="132" w:author="Yulia A. Trifonova" w:date="2021-08-09T23:51:00Z">
        <w:r w:rsidR="00406DFC">
          <w:rPr>
            <w:rFonts w:ascii="Times New Roman" w:hAnsi="Times New Roman"/>
            <w:color w:val="000000"/>
            <w:sz w:val="20"/>
          </w:rPr>
          <w:t>5.6</w:t>
        </w:r>
      </w:ins>
      <w:r w:rsidR="00406DFC">
        <w:rPr>
          <w:rFonts w:ascii="Times New Roman" w:hAnsi="Times New Roman"/>
          <w:color w:val="000000"/>
          <w:sz w:val="20"/>
        </w:rPr>
        <w:t>.</w:t>
      </w:r>
      <w:r w:rsidR="00406DFC">
        <w:rPr>
          <w:rFonts w:ascii="Times New Roman" w:hAnsi="Times New Roman"/>
          <w:color w:val="000000"/>
          <w:sz w:val="20"/>
        </w:rPr>
        <w:tab/>
        <w:t>При отказе контролера в проведении операции причина не будет передана в СУБО.</w:t>
      </w:r>
    </w:p>
    <w:p w14:paraId="51368BE3" w14:textId="77777777" w:rsidR="003D271F" w:rsidRDefault="00406DFC">
      <w:pPr>
        <w:spacing w:before="200" w:after="0" w:line="240" w:lineRule="auto"/>
      </w:pPr>
      <w:bookmarkStart w:id="133" w:name="Requirement"/>
      <w:bookmarkEnd w:id="129"/>
      <w:bookmarkEnd w:id="130"/>
      <w:r>
        <w:rPr>
          <w:rFonts w:ascii="Arial" w:hAnsi="Arial"/>
          <w:b/>
          <w:color w:val="000000"/>
          <w:sz w:val="41"/>
        </w:rPr>
        <w:t>4. Требования к ППО</w:t>
      </w:r>
    </w:p>
    <w:p w14:paraId="34A15A28" w14:textId="77777777" w:rsidR="003D271F" w:rsidRDefault="00406DFC">
      <w:pPr>
        <w:spacing w:before="200" w:after="0" w:line="240" w:lineRule="auto"/>
      </w:pPr>
      <w:bookmarkStart w:id="134" w:name="Requirement_Overview"/>
      <w:bookmarkEnd w:id="133"/>
      <w:r>
        <w:rPr>
          <w:rFonts w:ascii="Arial" w:hAnsi="Arial"/>
          <w:b/>
          <w:color w:val="000000"/>
          <w:sz w:val="35"/>
        </w:rPr>
        <w:t>4.1. Общие положения</w:t>
      </w:r>
    </w:p>
    <w:bookmarkEnd w:id="134"/>
    <w:p w14:paraId="2D0C9071" w14:textId="77777777" w:rsidR="003D271F" w:rsidRDefault="00406DFC">
      <w:pPr>
        <w:spacing w:before="200" w:after="0" w:line="240" w:lineRule="auto"/>
      </w:pPr>
      <w:r>
        <w:rPr>
          <w:rFonts w:ascii="Times New Roman" w:hAnsi="Times New Roman"/>
          <w:color w:val="000000"/>
          <w:sz w:val="20"/>
        </w:rPr>
        <w:t>Изменяемый в рамках данного ТЗ функционал системы Спектрум взаимодействует со следующими системами:</w:t>
      </w:r>
    </w:p>
    <w:p w14:paraId="560E05B5" w14:textId="77777777" w:rsidR="003D271F" w:rsidRDefault="00406DFC">
      <w:pPr>
        <w:numPr>
          <w:ilvl w:val="0"/>
          <w:numId w:val="2"/>
        </w:numPr>
        <w:tabs>
          <w:tab w:val="left" w:pos="240"/>
        </w:tabs>
        <w:spacing w:before="200" w:after="0" w:line="240" w:lineRule="auto"/>
        <w:ind w:left="240" w:hanging="40"/>
      </w:pPr>
      <w:bookmarkStart w:id="135" w:name="d5e201"/>
      <w:bookmarkStart w:id="136" w:name="d5e200"/>
      <w:bookmarkStart w:id="137" w:name="d5e202"/>
      <w:r>
        <w:rPr>
          <w:rFonts w:ascii="Times New Roman" w:hAnsi="Times New Roman"/>
          <w:color w:val="000000"/>
          <w:sz w:val="20"/>
        </w:rPr>
        <w:t>УСБС.</w:t>
      </w:r>
    </w:p>
    <w:p w14:paraId="72FDD59B" w14:textId="77777777" w:rsidR="003D271F" w:rsidRDefault="00406DFC">
      <w:pPr>
        <w:numPr>
          <w:ilvl w:val="0"/>
          <w:numId w:val="2"/>
        </w:numPr>
        <w:tabs>
          <w:tab w:val="left" w:pos="240"/>
        </w:tabs>
        <w:spacing w:before="200" w:after="0" w:line="240" w:lineRule="auto"/>
        <w:ind w:left="240" w:hanging="40"/>
      </w:pPr>
      <w:bookmarkStart w:id="138" w:name="d5e203"/>
      <w:bookmarkEnd w:id="135"/>
      <w:bookmarkEnd w:id="136"/>
      <w:bookmarkEnd w:id="137"/>
      <w:r>
        <w:rPr>
          <w:rFonts w:ascii="Times New Roman" w:hAnsi="Times New Roman"/>
          <w:color w:val="000000"/>
          <w:sz w:val="20"/>
        </w:rPr>
        <w:t>БИСкв</w:t>
      </w:r>
      <w:r>
        <w:rPr>
          <w:rFonts w:ascii="Times New Roman" w:hAnsi="Times New Roman"/>
          <w:color w:val="000000"/>
          <w:sz w:val="20"/>
        </w:rPr>
        <w:t>ит.</w:t>
      </w:r>
    </w:p>
    <w:p w14:paraId="0EF887E2" w14:textId="77777777" w:rsidR="003D271F" w:rsidRDefault="00406DFC">
      <w:pPr>
        <w:numPr>
          <w:ilvl w:val="0"/>
          <w:numId w:val="2"/>
        </w:numPr>
        <w:tabs>
          <w:tab w:val="left" w:pos="240"/>
        </w:tabs>
        <w:spacing w:before="200" w:after="0" w:line="240" w:lineRule="auto"/>
        <w:ind w:left="240" w:hanging="40"/>
      </w:pPr>
      <w:bookmarkStart w:id="139" w:name="d5e205"/>
      <w:bookmarkStart w:id="140" w:name="d5e207"/>
      <w:bookmarkEnd w:id="138"/>
      <w:r>
        <w:rPr>
          <w:rFonts w:ascii="Times New Roman" w:hAnsi="Times New Roman"/>
          <w:color w:val="000000"/>
          <w:sz w:val="20"/>
        </w:rPr>
        <w:t>СУБО Наличные операции ФЛ.</w:t>
      </w:r>
    </w:p>
    <w:p w14:paraId="6F81A438" w14:textId="77777777" w:rsidR="003D271F" w:rsidRDefault="00406DFC">
      <w:pPr>
        <w:spacing w:before="200" w:after="0" w:line="240" w:lineRule="auto"/>
      </w:pPr>
      <w:bookmarkStart w:id="141" w:name="Business_Desc"/>
      <w:bookmarkEnd w:id="139"/>
      <w:bookmarkEnd w:id="140"/>
      <w:r>
        <w:rPr>
          <w:rFonts w:ascii="Arial" w:hAnsi="Arial"/>
          <w:b/>
          <w:color w:val="000000"/>
          <w:sz w:val="35"/>
        </w:rPr>
        <w:t>4.2. Бизнес-требования</w:t>
      </w:r>
    </w:p>
    <w:bookmarkEnd w:id="141"/>
    <w:p w14:paraId="5B85DE3F" w14:textId="77777777" w:rsidR="003D271F" w:rsidRDefault="00406DFC">
      <w:pPr>
        <w:spacing w:before="200" w:after="0" w:line="240" w:lineRule="auto"/>
      </w:pPr>
      <w:r>
        <w:rPr>
          <w:rFonts w:ascii="Times New Roman" w:hAnsi="Times New Roman"/>
          <w:color w:val="000000"/>
          <w:sz w:val="20"/>
        </w:rPr>
        <w:t xml:space="preserve">В соответствии с Экспертным заключением по заявке </w:t>
      </w:r>
      <w:r>
        <w:rPr>
          <w:rFonts w:ascii="Times New Roman" w:hAnsi="Times New Roman"/>
          <w:b/>
          <w:color w:val="000000"/>
          <w:sz w:val="20"/>
        </w:rPr>
        <w:t>FRSOF-422</w:t>
      </w:r>
      <w:r>
        <w:rPr>
          <w:rFonts w:ascii="Times New Roman" w:hAnsi="Times New Roman"/>
          <w:color w:val="000000"/>
          <w:sz w:val="20"/>
        </w:rPr>
        <w:t xml:space="preserve"> </w:t>
      </w:r>
      <w:r>
        <w:rPr>
          <w:rFonts w:ascii="Times New Roman" w:hAnsi="Times New Roman"/>
          <w:i/>
          <w:color w:val="000000"/>
          <w:sz w:val="20"/>
        </w:rPr>
        <w:t>«Интеграция с СУБО Наличные операции ФЛ»</w:t>
      </w:r>
      <w:r>
        <w:rPr>
          <w:rFonts w:ascii="Times New Roman" w:hAnsi="Times New Roman"/>
          <w:color w:val="000000"/>
          <w:sz w:val="20"/>
        </w:rPr>
        <w:t xml:space="preserve"> требуется обеспечить в Спектрум новый функционал:</w:t>
      </w:r>
    </w:p>
    <w:p w14:paraId="39ABF1ED" w14:textId="77777777" w:rsidR="003D271F" w:rsidRDefault="00406DFC">
      <w:pPr>
        <w:spacing w:before="200" w:after="0" w:line="240" w:lineRule="auto"/>
      </w:pPr>
      <w:bookmarkStart w:id="142" w:name="Buisness_Desc_IntegrationCFT"/>
      <w:r>
        <w:rPr>
          <w:rFonts w:ascii="Arial" w:hAnsi="Arial"/>
          <w:b/>
          <w:color w:val="000000"/>
          <w:sz w:val="29"/>
        </w:rPr>
        <w:t xml:space="preserve">4.2.1. Бизнес-требования по интеграции с системой </w:t>
      </w:r>
      <w:r>
        <w:rPr>
          <w:rFonts w:ascii="Arial" w:hAnsi="Arial"/>
          <w:b/>
          <w:color w:val="000000"/>
          <w:sz w:val="29"/>
        </w:rPr>
        <w:t>СУБО</w:t>
      </w:r>
    </w:p>
    <w:p w14:paraId="146CDF2D" w14:textId="77777777" w:rsidR="003D271F" w:rsidRDefault="00406DFC">
      <w:pPr>
        <w:numPr>
          <w:ilvl w:val="0"/>
          <w:numId w:val="3"/>
        </w:numPr>
        <w:tabs>
          <w:tab w:val="left" w:pos="240"/>
        </w:tabs>
        <w:spacing w:before="200" w:after="0" w:line="240" w:lineRule="auto"/>
        <w:ind w:left="240" w:hanging="40"/>
      </w:pPr>
      <w:bookmarkStart w:id="143" w:name="d5e217"/>
      <w:bookmarkStart w:id="144" w:name="d5e216"/>
      <w:bookmarkStart w:id="145" w:name="d5e219"/>
      <w:bookmarkStart w:id="146" w:name="d5e218"/>
      <w:bookmarkEnd w:id="142"/>
      <w:r>
        <w:rPr>
          <w:rFonts w:ascii="Times New Roman" w:hAnsi="Times New Roman"/>
          <w:color w:val="000000"/>
          <w:sz w:val="20"/>
        </w:rPr>
        <w:t xml:space="preserve">Операционист должен иметь возможность ввести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w:t>
      </w:r>
    </w:p>
    <w:bookmarkEnd w:id="143"/>
    <w:bookmarkEnd w:id="144"/>
    <w:bookmarkEnd w:id="145"/>
    <w:bookmarkEnd w:id="146"/>
    <w:p w14:paraId="2FBA7F2A" w14:textId="77777777" w:rsidR="003D271F" w:rsidRDefault="00406DFC">
      <w:pPr>
        <w:spacing w:before="200" w:after="0" w:line="240" w:lineRule="auto"/>
        <w:ind w:left="240"/>
      </w:pPr>
      <w:r>
        <w:rPr>
          <w:rFonts w:ascii="Times New Roman" w:hAnsi="Times New Roman"/>
          <w:color w:val="000000"/>
          <w:sz w:val="20"/>
        </w:rPr>
        <w:t>Необходимо обеспечить возможность выгрузки из СУБО новых операций методом JournalService.create. В Спектруме после получения запроса на создание операции с</w:t>
      </w:r>
      <w:r>
        <w:rPr>
          <w:rFonts w:ascii="Times New Roman" w:hAnsi="Times New Roman"/>
          <w:color w:val="000000"/>
          <w:sz w:val="20"/>
        </w:rPr>
        <w:t>оздается операция в статусе "Не подтверждена" / "На контроль" в зависимости от того был ли осуществлен контроль по SMS на стороне СУБО.</w:t>
      </w:r>
    </w:p>
    <w:p w14:paraId="20AD427B" w14:textId="77777777" w:rsidR="003D271F" w:rsidRDefault="00406DFC">
      <w:pPr>
        <w:numPr>
          <w:ilvl w:val="0"/>
          <w:numId w:val="3"/>
        </w:numPr>
        <w:tabs>
          <w:tab w:val="left" w:pos="240"/>
        </w:tabs>
        <w:spacing w:before="200" w:after="0" w:line="240" w:lineRule="auto"/>
        <w:ind w:left="240" w:hanging="40"/>
      </w:pPr>
      <w:bookmarkStart w:id="147" w:name="d5e221"/>
      <w:bookmarkStart w:id="148" w:name="d5e223"/>
      <w:r>
        <w:rPr>
          <w:rFonts w:ascii="Times New Roman" w:hAnsi="Times New Roman"/>
          <w:color w:val="000000"/>
          <w:sz w:val="20"/>
        </w:rPr>
        <w:lastRenderedPageBreak/>
        <w:t xml:space="preserve">Требуется обеспечить возможность отмены неподтвержденной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по методу Jo</w:t>
      </w:r>
      <w:r>
        <w:rPr>
          <w:rFonts w:ascii="Times New Roman" w:hAnsi="Times New Roman"/>
          <w:color w:val="000000"/>
          <w:sz w:val="20"/>
        </w:rPr>
        <w:t>urnalService.cancel в Спектрум. В случае, если эта операция является в Спектрум подтвержденной, необходимо в ответе на вызов для нее JournalService.cancel возвращать ошибку.</w:t>
      </w:r>
    </w:p>
    <w:p w14:paraId="31DC2274" w14:textId="77777777" w:rsidR="003D271F" w:rsidRDefault="00406DFC">
      <w:pPr>
        <w:numPr>
          <w:ilvl w:val="0"/>
          <w:numId w:val="3"/>
        </w:numPr>
        <w:tabs>
          <w:tab w:val="left" w:pos="240"/>
        </w:tabs>
        <w:spacing w:before="200" w:after="0" w:line="240" w:lineRule="auto"/>
        <w:ind w:left="240" w:hanging="40"/>
      </w:pPr>
      <w:bookmarkStart w:id="149" w:name="d5e224"/>
      <w:bookmarkEnd w:id="147"/>
      <w:bookmarkEnd w:id="148"/>
      <w:r>
        <w:rPr>
          <w:rFonts w:ascii="Times New Roman" w:hAnsi="Times New Roman"/>
          <w:color w:val="000000"/>
          <w:sz w:val="20"/>
        </w:rPr>
        <w:t xml:space="preserve">При подтверждении операции должна выполняться синхронизация статуса по операции с </w:t>
      </w:r>
      <w:r>
        <w:rPr>
          <w:rFonts w:ascii="Times New Roman" w:hAnsi="Times New Roman"/>
          <w:color w:val="000000"/>
          <w:sz w:val="20"/>
        </w:rPr>
        <w:t>СУБО вызовом сервиса CashOperaion.syncCashOperationStatus.</w:t>
      </w:r>
    </w:p>
    <w:p w14:paraId="652297B3" w14:textId="77777777" w:rsidR="003D271F" w:rsidRDefault="00406DFC">
      <w:pPr>
        <w:numPr>
          <w:ilvl w:val="0"/>
          <w:numId w:val="3"/>
        </w:numPr>
        <w:tabs>
          <w:tab w:val="left" w:pos="240"/>
        </w:tabs>
        <w:spacing w:before="200" w:after="0" w:line="240" w:lineRule="auto"/>
        <w:ind w:left="240" w:hanging="40"/>
      </w:pPr>
      <w:bookmarkStart w:id="150" w:name="d5e226"/>
      <w:bookmarkEnd w:id="149"/>
      <w:r>
        <w:rPr>
          <w:rFonts w:ascii="Times New Roman" w:hAnsi="Times New Roman"/>
          <w:color w:val="000000"/>
          <w:sz w:val="20"/>
        </w:rPr>
        <w:t>При подтверждении операции должна выполняться отправка проводки по операции в ГК.</w:t>
      </w:r>
    </w:p>
    <w:p w14:paraId="7B22ACE1" w14:textId="77777777" w:rsidR="003D271F" w:rsidRDefault="00406DFC">
      <w:pPr>
        <w:numPr>
          <w:ilvl w:val="0"/>
          <w:numId w:val="3"/>
        </w:numPr>
        <w:tabs>
          <w:tab w:val="left" w:pos="240"/>
        </w:tabs>
        <w:spacing w:before="200" w:after="0" w:line="240" w:lineRule="auto"/>
        <w:ind w:left="240" w:hanging="40"/>
      </w:pPr>
      <w:bookmarkStart w:id="151" w:name="d5e228"/>
      <w:bookmarkStart w:id="152" w:name="d5e230"/>
      <w:bookmarkEnd w:id="150"/>
      <w:r>
        <w:rPr>
          <w:rFonts w:ascii="Times New Roman" w:hAnsi="Times New Roman"/>
          <w:color w:val="000000"/>
          <w:sz w:val="20"/>
        </w:rPr>
        <w:t xml:space="preserve">У кассового работника должна быть возможность отменить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которые е</w:t>
      </w:r>
      <w:r>
        <w:rPr>
          <w:rFonts w:ascii="Times New Roman" w:hAnsi="Times New Roman"/>
          <w:color w:val="000000"/>
          <w:sz w:val="20"/>
        </w:rPr>
        <w:t>ще не подтверждены в Спектрум через журнал операций в Спектрум, информирующая СУБО о смене статуса операции вызовом сервиса CashOperaion.syncCashOperationStatus.</w:t>
      </w:r>
    </w:p>
    <w:p w14:paraId="7C4F216E" w14:textId="77777777" w:rsidR="003D271F" w:rsidRDefault="00406DFC">
      <w:pPr>
        <w:numPr>
          <w:ilvl w:val="0"/>
          <w:numId w:val="3"/>
        </w:numPr>
        <w:tabs>
          <w:tab w:val="left" w:pos="240"/>
        </w:tabs>
        <w:spacing w:before="200" w:after="0" w:line="240" w:lineRule="auto"/>
        <w:ind w:left="240" w:hanging="40"/>
      </w:pPr>
      <w:bookmarkStart w:id="153" w:name="d5e231"/>
      <w:bookmarkStart w:id="154" w:name="d5e233"/>
      <w:bookmarkEnd w:id="151"/>
      <w:bookmarkEnd w:id="152"/>
      <w:r>
        <w:rPr>
          <w:rFonts w:ascii="Times New Roman" w:hAnsi="Times New Roman"/>
          <w:color w:val="000000"/>
          <w:sz w:val="20"/>
        </w:rPr>
        <w:t xml:space="preserve">В целях автоматизации работы необходимо обеспечить интеграцию между СУБО и Спектрум при аннулировании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xml:space="preserve"> вызовом сервиса CashOperaion.syncCashOperationStatus. Аннулирование операции осуществляется только в рез</w:t>
      </w:r>
      <w:r>
        <w:rPr>
          <w:rFonts w:ascii="Times New Roman" w:hAnsi="Times New Roman"/>
          <w:color w:val="000000"/>
          <w:sz w:val="20"/>
        </w:rPr>
        <w:t>ультате получения ошибок от УСБС, в журнале операций аннулирование должно быть запрещено.</w:t>
      </w:r>
    </w:p>
    <w:p w14:paraId="02C2762C" w14:textId="77777777" w:rsidR="003D271F" w:rsidRDefault="00406DFC">
      <w:pPr>
        <w:numPr>
          <w:ilvl w:val="0"/>
          <w:numId w:val="3"/>
        </w:numPr>
        <w:tabs>
          <w:tab w:val="left" w:pos="240"/>
        </w:tabs>
        <w:spacing w:before="200" w:after="0" w:line="240" w:lineRule="auto"/>
        <w:ind w:left="240" w:hanging="40"/>
      </w:pPr>
      <w:bookmarkStart w:id="155" w:name="d5e234"/>
      <w:bookmarkStart w:id="156" w:name="d5e236"/>
      <w:bookmarkEnd w:id="153"/>
      <w:bookmarkEnd w:id="154"/>
      <w:r>
        <w:rPr>
          <w:rFonts w:ascii="Times New Roman" w:hAnsi="Times New Roman"/>
          <w:color w:val="000000"/>
          <w:sz w:val="20"/>
        </w:rPr>
        <w:t xml:space="preserve">По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по которым при аннулировании получили бизнес-ошибку, должна выполняться нотификация на электронные адреса Сопров</w:t>
      </w:r>
      <w:r>
        <w:rPr>
          <w:rFonts w:ascii="Times New Roman" w:hAnsi="Times New Roman"/>
          <w:color w:val="000000"/>
          <w:sz w:val="20"/>
        </w:rPr>
        <w:t>ождения.</w:t>
      </w:r>
    </w:p>
    <w:p w14:paraId="793C172D" w14:textId="77777777" w:rsidR="003D271F" w:rsidRDefault="00406DFC">
      <w:pPr>
        <w:numPr>
          <w:ilvl w:val="0"/>
          <w:numId w:val="3"/>
        </w:numPr>
        <w:tabs>
          <w:tab w:val="left" w:pos="240"/>
        </w:tabs>
        <w:spacing w:before="200" w:after="0" w:line="240" w:lineRule="auto"/>
        <w:ind w:left="240" w:hanging="40"/>
      </w:pPr>
      <w:bookmarkStart w:id="157" w:name="d5e237"/>
      <w:bookmarkStart w:id="158" w:name="d5e239"/>
      <w:bookmarkEnd w:id="155"/>
      <w:bookmarkEnd w:id="156"/>
      <w:r>
        <w:rPr>
          <w:rFonts w:ascii="Times New Roman" w:hAnsi="Times New Roman"/>
          <w:color w:val="000000"/>
          <w:sz w:val="20"/>
        </w:rPr>
        <w:t xml:space="preserve">Для аннулирования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xml:space="preserve"> вызывается сервис CashOperaion.syncCashOperationStatus.</w:t>
      </w:r>
    </w:p>
    <w:p w14:paraId="1152051A" w14:textId="77777777" w:rsidR="003D271F" w:rsidRDefault="00406DFC">
      <w:pPr>
        <w:spacing w:before="200" w:after="0" w:line="240" w:lineRule="auto"/>
      </w:pPr>
      <w:bookmarkStart w:id="159" w:name="Buissness_Desc_Cashier"/>
      <w:bookmarkEnd w:id="157"/>
      <w:bookmarkEnd w:id="158"/>
      <w:r>
        <w:rPr>
          <w:rFonts w:ascii="Arial" w:hAnsi="Arial"/>
          <w:b/>
          <w:color w:val="000000"/>
          <w:sz w:val="29"/>
        </w:rPr>
        <w:t>4.2.2. Бизнес-требования Кассира</w:t>
      </w:r>
    </w:p>
    <w:p w14:paraId="129A6248" w14:textId="77777777" w:rsidR="003D271F" w:rsidRDefault="00406DFC">
      <w:pPr>
        <w:numPr>
          <w:ilvl w:val="0"/>
          <w:numId w:val="4"/>
        </w:numPr>
        <w:tabs>
          <w:tab w:val="left" w:pos="240"/>
        </w:tabs>
        <w:spacing w:before="200" w:after="0" w:line="240" w:lineRule="auto"/>
        <w:ind w:left="240" w:hanging="40"/>
      </w:pPr>
      <w:bookmarkStart w:id="160" w:name="d5e244"/>
      <w:bookmarkStart w:id="161" w:name="d5e243"/>
      <w:bookmarkStart w:id="162" w:name="d5e246"/>
      <w:bookmarkStart w:id="163" w:name="d5e245"/>
      <w:bookmarkEnd w:id="159"/>
      <w:r>
        <w:rPr>
          <w:rFonts w:ascii="Times New Roman" w:hAnsi="Times New Roman"/>
          <w:color w:val="000000"/>
          <w:sz w:val="20"/>
        </w:rPr>
        <w:t xml:space="preserve">У Кассира должна быть возможность выполнить подтверждение </w:t>
      </w:r>
      <w:r>
        <w:rPr>
          <w:rFonts w:ascii="Times New Roman" w:hAnsi="Times New Roman"/>
          <w:i/>
          <w:color w:val="000000"/>
          <w:sz w:val="20"/>
        </w:rPr>
        <w:t>Операции снятия наличных, импорт</w:t>
      </w:r>
      <w:r>
        <w:rPr>
          <w:rFonts w:ascii="Times New Roman" w:hAnsi="Times New Roman"/>
          <w:i/>
          <w:color w:val="000000"/>
          <w:sz w:val="20"/>
        </w:rPr>
        <w:t>ированная из СУБО</w:t>
      </w:r>
      <w:r>
        <w:rPr>
          <w:rFonts w:ascii="Times New Roman" w:hAnsi="Times New Roman"/>
          <w:color w:val="000000"/>
          <w:sz w:val="20"/>
        </w:rPr>
        <w:t xml:space="preserve"> на форме "Подтверждение документов". Перед подтверждением сотрудник производит печать ордеров. Кассир может получить при подтверждении ошибку из ГК.</w:t>
      </w:r>
    </w:p>
    <w:p w14:paraId="47B92199" w14:textId="77777777" w:rsidR="003D271F" w:rsidRDefault="00406DFC">
      <w:pPr>
        <w:spacing w:before="200" w:after="0" w:line="240" w:lineRule="auto"/>
      </w:pPr>
      <w:bookmarkStart w:id="164" w:name="d5e247"/>
      <w:bookmarkEnd w:id="160"/>
      <w:bookmarkEnd w:id="161"/>
      <w:bookmarkEnd w:id="162"/>
      <w:bookmarkEnd w:id="163"/>
      <w:r>
        <w:rPr>
          <w:rFonts w:ascii="Arial" w:hAnsi="Arial"/>
          <w:b/>
          <w:color w:val="000000"/>
          <w:sz w:val="29"/>
        </w:rPr>
        <w:t>4.2.3. Бизнес-требования Контролера</w:t>
      </w:r>
    </w:p>
    <w:p w14:paraId="244AC253" w14:textId="77777777" w:rsidR="003D271F" w:rsidRDefault="00406DFC">
      <w:pPr>
        <w:numPr>
          <w:ilvl w:val="0"/>
          <w:numId w:val="5"/>
        </w:numPr>
        <w:tabs>
          <w:tab w:val="left" w:pos="240"/>
        </w:tabs>
        <w:spacing w:before="200" w:after="0" w:line="240" w:lineRule="auto"/>
        <w:ind w:left="240" w:hanging="40"/>
      </w:pPr>
      <w:bookmarkStart w:id="165" w:name="d5e250"/>
      <w:bookmarkStart w:id="166" w:name="d5e249"/>
      <w:bookmarkStart w:id="167" w:name="d5e252"/>
      <w:bookmarkStart w:id="168" w:name="d5e251"/>
      <w:bookmarkEnd w:id="164"/>
      <w:r>
        <w:rPr>
          <w:rFonts w:ascii="Times New Roman" w:hAnsi="Times New Roman"/>
          <w:color w:val="000000"/>
          <w:sz w:val="20"/>
        </w:rPr>
        <w:t>У Контролера должна быть возможность отменить неподтв</w:t>
      </w:r>
      <w:r>
        <w:rPr>
          <w:rFonts w:ascii="Times New Roman" w:hAnsi="Times New Roman"/>
          <w:color w:val="000000"/>
          <w:sz w:val="20"/>
        </w:rPr>
        <w:t xml:space="preserve">ержденную </w:t>
      </w:r>
      <w:r>
        <w:rPr>
          <w:rFonts w:ascii="Times New Roman" w:hAnsi="Times New Roman"/>
          <w:i/>
          <w:color w:val="000000"/>
          <w:sz w:val="20"/>
        </w:rPr>
        <w:t>Операцию снятия наличных, импортированная из СУБО</w:t>
      </w:r>
      <w:r>
        <w:rPr>
          <w:rFonts w:ascii="Times New Roman" w:hAnsi="Times New Roman"/>
          <w:color w:val="000000"/>
          <w:sz w:val="20"/>
        </w:rPr>
        <w:t>.</w:t>
      </w:r>
    </w:p>
    <w:p w14:paraId="630DB887" w14:textId="77777777" w:rsidR="003D271F" w:rsidRDefault="00406DFC">
      <w:pPr>
        <w:numPr>
          <w:ilvl w:val="0"/>
          <w:numId w:val="5"/>
        </w:numPr>
        <w:tabs>
          <w:tab w:val="left" w:pos="240"/>
        </w:tabs>
        <w:spacing w:before="200" w:after="0" w:line="240" w:lineRule="auto"/>
        <w:ind w:left="240" w:hanging="40"/>
      </w:pPr>
      <w:bookmarkStart w:id="169" w:name="d5e253"/>
      <w:bookmarkStart w:id="170" w:name="d5e255"/>
      <w:bookmarkEnd w:id="165"/>
      <w:bookmarkEnd w:id="166"/>
      <w:bookmarkEnd w:id="167"/>
      <w:bookmarkEnd w:id="168"/>
      <w:r>
        <w:rPr>
          <w:rFonts w:ascii="Times New Roman" w:hAnsi="Times New Roman"/>
          <w:color w:val="000000"/>
          <w:sz w:val="20"/>
        </w:rPr>
        <w:t xml:space="preserve">Необходимо реализовать информационное сообщение для Контролера при закрытии дня при наличии </w:t>
      </w:r>
      <w:r>
        <w:rPr>
          <w:rFonts w:ascii="Times New Roman" w:hAnsi="Times New Roman"/>
          <w:i/>
          <w:color w:val="000000"/>
          <w:sz w:val="20"/>
        </w:rPr>
        <w:t>Операции снятия наличных, импортированной из СУБО</w:t>
      </w:r>
      <w:r>
        <w:rPr>
          <w:rFonts w:ascii="Times New Roman" w:hAnsi="Times New Roman"/>
          <w:color w:val="000000"/>
          <w:sz w:val="20"/>
        </w:rPr>
        <w:t>, без ответа от Профайл при подтверждении. Сообщение н</w:t>
      </w:r>
      <w:r>
        <w:rPr>
          <w:rFonts w:ascii="Times New Roman" w:hAnsi="Times New Roman"/>
          <w:color w:val="000000"/>
          <w:sz w:val="20"/>
        </w:rPr>
        <w:t>е блокирует закрытие дня.</w:t>
      </w:r>
    </w:p>
    <w:p w14:paraId="206CECBC" w14:textId="77777777" w:rsidR="003D271F" w:rsidRDefault="00406DFC">
      <w:pPr>
        <w:numPr>
          <w:ilvl w:val="0"/>
          <w:numId w:val="5"/>
        </w:numPr>
        <w:tabs>
          <w:tab w:val="left" w:pos="240"/>
        </w:tabs>
        <w:spacing w:before="200" w:after="0" w:line="240" w:lineRule="auto"/>
        <w:ind w:left="240" w:hanging="40"/>
      </w:pPr>
      <w:bookmarkStart w:id="171" w:name="d5e256"/>
      <w:bookmarkStart w:id="172" w:name="d5e258"/>
      <w:bookmarkEnd w:id="169"/>
      <w:bookmarkEnd w:id="170"/>
      <w:r>
        <w:rPr>
          <w:rFonts w:ascii="Times New Roman" w:hAnsi="Times New Roman"/>
          <w:color w:val="000000"/>
          <w:sz w:val="20"/>
        </w:rPr>
        <w:t xml:space="preserve">У Контролера должна быть возможность через журнал ручного урегулирования (не получен ответ от Профайл) провести повторную выгрузку </w:t>
      </w:r>
      <w:r>
        <w:rPr>
          <w:rFonts w:ascii="Times New Roman" w:hAnsi="Times New Roman"/>
          <w:i/>
          <w:color w:val="000000"/>
          <w:sz w:val="20"/>
        </w:rPr>
        <w:t>Операции снятия наличных, импортированной из СУБО</w:t>
      </w:r>
      <w:r>
        <w:rPr>
          <w:rFonts w:ascii="Times New Roman" w:hAnsi="Times New Roman"/>
          <w:color w:val="000000"/>
          <w:sz w:val="20"/>
        </w:rPr>
        <w:t>.</w:t>
      </w:r>
    </w:p>
    <w:p w14:paraId="0DC2AC09" w14:textId="77777777" w:rsidR="003D271F" w:rsidRDefault="00406DFC">
      <w:pPr>
        <w:numPr>
          <w:ilvl w:val="0"/>
          <w:numId w:val="5"/>
        </w:numPr>
        <w:tabs>
          <w:tab w:val="left" w:pos="240"/>
        </w:tabs>
        <w:spacing w:before="200" w:after="0" w:line="240" w:lineRule="auto"/>
        <w:ind w:left="240" w:hanging="40"/>
      </w:pPr>
      <w:bookmarkStart w:id="173" w:name="d5e259"/>
      <w:bookmarkStart w:id="174" w:name="d5e261"/>
      <w:bookmarkEnd w:id="171"/>
      <w:bookmarkEnd w:id="172"/>
      <w:r>
        <w:rPr>
          <w:rFonts w:ascii="Times New Roman" w:hAnsi="Times New Roman"/>
          <w:color w:val="000000"/>
          <w:sz w:val="20"/>
        </w:rPr>
        <w:t xml:space="preserve">У Контролера должна быть возможность через журнал невыгруженных документов осуществить повторную выгрузку в ГК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w:t>
      </w:r>
    </w:p>
    <w:p w14:paraId="004E908B" w14:textId="77777777" w:rsidR="003D271F" w:rsidRDefault="00406DFC">
      <w:pPr>
        <w:spacing w:before="200" w:after="0" w:line="240" w:lineRule="auto"/>
      </w:pPr>
      <w:bookmarkStart w:id="175" w:name="d5e262"/>
      <w:bookmarkEnd w:id="173"/>
      <w:bookmarkEnd w:id="174"/>
      <w:r>
        <w:rPr>
          <w:rFonts w:ascii="Arial" w:hAnsi="Arial"/>
          <w:b/>
          <w:color w:val="000000"/>
          <w:sz w:val="35"/>
        </w:rPr>
        <w:t>4.3. Функциональные требования</w:t>
      </w:r>
    </w:p>
    <w:p w14:paraId="610BCB9B" w14:textId="77777777" w:rsidR="003D271F" w:rsidRDefault="00406DFC">
      <w:pPr>
        <w:spacing w:before="200" w:after="0" w:line="240" w:lineRule="auto"/>
      </w:pPr>
      <w:bookmarkStart w:id="176" w:name="d5e264"/>
      <w:bookmarkStart w:id="177" w:name="d5e266"/>
      <w:bookmarkEnd w:id="175"/>
      <w:r>
        <w:rPr>
          <w:rFonts w:ascii="Arial" w:hAnsi="Arial"/>
          <w:b/>
          <w:color w:val="000000"/>
          <w:sz w:val="29"/>
        </w:rPr>
        <w:t>4.3.1. Роли пользователей</w:t>
      </w:r>
    </w:p>
    <w:bookmarkEnd w:id="176"/>
    <w:bookmarkEnd w:id="177"/>
    <w:p w14:paraId="1C8EF279" w14:textId="77777777" w:rsidR="003D271F" w:rsidRDefault="00406DFC">
      <w:pPr>
        <w:spacing w:before="200" w:after="0" w:line="240" w:lineRule="auto"/>
      </w:pPr>
      <w:r>
        <w:rPr>
          <w:rFonts w:ascii="Times New Roman" w:hAnsi="Times New Roman"/>
          <w:color w:val="000000"/>
          <w:sz w:val="20"/>
        </w:rPr>
        <w:t>Текущее описание ролей Спектрума пред</w:t>
      </w:r>
      <w:r>
        <w:rPr>
          <w:rFonts w:ascii="Times New Roman" w:hAnsi="Times New Roman"/>
          <w:color w:val="000000"/>
          <w:sz w:val="20"/>
        </w:rPr>
        <w:t>ставлено в документе 70.10.01.00.00.ОП.0001.0001 "Описание задачи".</w:t>
      </w:r>
    </w:p>
    <w:p w14:paraId="32F8C2CE" w14:textId="77777777" w:rsidR="003D271F" w:rsidRDefault="00406DFC">
      <w:pPr>
        <w:spacing w:before="200" w:after="0" w:line="240" w:lineRule="auto"/>
      </w:pPr>
      <w:r>
        <w:rPr>
          <w:rFonts w:ascii="Times New Roman" w:hAnsi="Times New Roman"/>
          <w:color w:val="000000"/>
          <w:sz w:val="20"/>
        </w:rPr>
        <w:t>В рамках данного ТЗ отсутствуют требования по изменению ролей в Спектрум.</w:t>
      </w:r>
    </w:p>
    <w:p w14:paraId="0C56312E" w14:textId="77777777" w:rsidR="003D271F" w:rsidRDefault="00406DFC">
      <w:pPr>
        <w:spacing w:before="200" w:after="0" w:line="240" w:lineRule="auto"/>
      </w:pPr>
      <w:bookmarkStart w:id="178" w:name="d5e268"/>
      <w:bookmarkStart w:id="179" w:name="d5e270"/>
      <w:r>
        <w:rPr>
          <w:rFonts w:ascii="Arial" w:hAnsi="Arial"/>
          <w:b/>
          <w:color w:val="000000"/>
          <w:sz w:val="29"/>
        </w:rPr>
        <w:t>4.3.2. Описание функциональных требований</w:t>
      </w:r>
    </w:p>
    <w:p w14:paraId="61A96B1B" w14:textId="77777777" w:rsidR="003D271F" w:rsidRDefault="00406DFC">
      <w:pPr>
        <w:spacing w:before="200" w:after="0" w:line="240" w:lineRule="auto"/>
      </w:pPr>
      <w:bookmarkStart w:id="180" w:name="Requirement_UserInterface"/>
      <w:bookmarkEnd w:id="178"/>
      <w:bookmarkEnd w:id="179"/>
      <w:r>
        <w:rPr>
          <w:rFonts w:ascii="Arial" w:hAnsi="Arial"/>
          <w:b/>
          <w:color w:val="000000"/>
          <w:sz w:val="24"/>
        </w:rPr>
        <w:t>4.3.2.1. Описание требований к визуальным интерфейсам и эргономике</w:t>
      </w:r>
    </w:p>
    <w:p w14:paraId="3B7EC9E5" w14:textId="77777777" w:rsidR="003D271F" w:rsidRDefault="00406DFC">
      <w:pPr>
        <w:spacing w:before="200" w:after="0" w:line="240" w:lineRule="auto"/>
      </w:pPr>
      <w:bookmarkStart w:id="181" w:name="form_confirm"/>
      <w:bookmarkEnd w:id="180"/>
      <w:r>
        <w:rPr>
          <w:rFonts w:ascii="Arial" w:hAnsi="Arial"/>
          <w:b/>
          <w:color w:val="000000"/>
          <w:sz w:val="20"/>
        </w:rPr>
        <w:lastRenderedPageBreak/>
        <w:t>4.3.2</w:t>
      </w:r>
      <w:r>
        <w:rPr>
          <w:rFonts w:ascii="Arial" w:hAnsi="Arial"/>
          <w:b/>
          <w:color w:val="000000"/>
          <w:sz w:val="20"/>
        </w:rPr>
        <w:t>.1.1. Справочно: форма "Подтверждения документов"</w:t>
      </w:r>
    </w:p>
    <w:bookmarkEnd w:id="181"/>
    <w:p w14:paraId="0A141CED" w14:textId="77777777" w:rsidR="003D271F" w:rsidRDefault="00406DFC">
      <w:pPr>
        <w:spacing w:before="200" w:after="0" w:line="240" w:lineRule="auto"/>
      </w:pP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должны быть доступны в экранной форме "Подтверждение документов", доступной из меню:</w:t>
      </w:r>
    </w:p>
    <w:p w14:paraId="40A6758E" w14:textId="77777777" w:rsidR="003D271F" w:rsidRDefault="00406DFC">
      <w:pPr>
        <w:spacing w:before="200" w:after="0" w:line="240" w:lineRule="auto"/>
      </w:pPr>
      <w:r>
        <w:rPr>
          <w:rFonts w:ascii="Times New Roman" w:hAnsi="Times New Roman"/>
          <w:b/>
          <w:color w:val="000000"/>
          <w:sz w:val="20"/>
        </w:rPr>
        <w:t>Касса → Документы → Подтверждение документов</w:t>
      </w:r>
    </w:p>
    <w:p w14:paraId="4CF8B109" w14:textId="77777777" w:rsidR="003D271F" w:rsidRDefault="00406DFC">
      <w:pPr>
        <w:spacing w:before="200" w:after="0" w:line="240" w:lineRule="auto"/>
      </w:pPr>
      <w:r>
        <w:rPr>
          <w:rFonts w:ascii="Times New Roman" w:hAnsi="Times New Roman"/>
          <w:color w:val="000000"/>
          <w:sz w:val="20"/>
        </w:rPr>
        <w:t>По нажатию на кнопку "Под</w:t>
      </w:r>
      <w:r>
        <w:rPr>
          <w:rFonts w:ascii="Times New Roman" w:hAnsi="Times New Roman"/>
          <w:color w:val="000000"/>
          <w:sz w:val="20"/>
        </w:rPr>
        <w:t xml:space="preserve">твердить" для операций (см. </w:t>
      </w:r>
      <w:hyperlink w:anchor="settings_operation">
        <w:r>
          <w:rPr>
            <w:rFonts w:ascii="Times New Roman" w:hAnsi="Times New Roman"/>
            <w:color w:val="000000"/>
            <w:sz w:val="20"/>
          </w:rPr>
          <w:t>Раздел 4.3.2.3.1, «Настройка операций»</w:t>
        </w:r>
      </w:hyperlink>
      <w:r>
        <w:rPr>
          <w:rFonts w:ascii="Times New Roman" w:hAnsi="Times New Roman"/>
          <w:color w:val="000000"/>
          <w:sz w:val="20"/>
        </w:rPr>
        <w:t>):</w:t>
      </w:r>
    </w:p>
    <w:p w14:paraId="7BAC880C" w14:textId="77777777" w:rsidR="003D271F" w:rsidRDefault="00406DFC">
      <w:pPr>
        <w:numPr>
          <w:ilvl w:val="0"/>
          <w:numId w:val="6"/>
        </w:numPr>
        <w:tabs>
          <w:tab w:val="left" w:pos="240"/>
        </w:tabs>
        <w:spacing w:before="200" w:after="0" w:line="240" w:lineRule="auto"/>
        <w:ind w:left="240" w:hanging="40"/>
      </w:pPr>
      <w:bookmarkStart w:id="182" w:name="d5e288"/>
      <w:bookmarkStart w:id="183" w:name="d5e287"/>
      <w:bookmarkStart w:id="184" w:name="d5e290"/>
      <w:bookmarkStart w:id="185" w:name="d5e289"/>
      <w:r>
        <w:rPr>
          <w:rFonts w:ascii="Times New Roman" w:hAnsi="Times New Roman"/>
          <w:color w:val="000000"/>
          <w:sz w:val="20"/>
        </w:rPr>
        <w:t>Необходимо произвести печать документов по выбранной операции (кнопка "Печать"). Печать осуществляется до подтверждения (кнопка "Подтвердить" не а</w:t>
      </w:r>
      <w:r>
        <w:rPr>
          <w:rFonts w:ascii="Times New Roman" w:hAnsi="Times New Roman"/>
          <w:color w:val="000000"/>
          <w:sz w:val="20"/>
        </w:rPr>
        <w:t xml:space="preserve">ктивна) - см. </w:t>
      </w:r>
      <w:hyperlink w:anchor="settings_operation">
        <w:r>
          <w:rPr>
            <w:rFonts w:ascii="Times New Roman" w:hAnsi="Times New Roman"/>
            <w:color w:val="000000"/>
            <w:sz w:val="20"/>
          </w:rPr>
          <w:t>Раздел 4.3.2.3.1, «Настройка операций»</w:t>
        </w:r>
      </w:hyperlink>
      <w:r>
        <w:rPr>
          <w:rFonts w:ascii="Times New Roman" w:hAnsi="Times New Roman"/>
          <w:color w:val="000000"/>
          <w:sz w:val="20"/>
        </w:rPr>
        <w:t>.</w:t>
      </w:r>
    </w:p>
    <w:p w14:paraId="24EC3623" w14:textId="77777777" w:rsidR="003D271F" w:rsidRDefault="00406DFC">
      <w:pPr>
        <w:spacing w:before="200" w:after="0" w:line="240" w:lineRule="auto"/>
        <w:ind w:left="600" w:right="360"/>
      </w:pPr>
      <w:bookmarkStart w:id="186" w:name="d5e293"/>
      <w:bookmarkEnd w:id="182"/>
      <w:bookmarkEnd w:id="183"/>
      <w:bookmarkEnd w:id="184"/>
      <w:bookmarkEnd w:id="185"/>
      <w:r>
        <w:rPr>
          <w:rFonts w:ascii="Times New Roman" w:hAnsi="Times New Roman"/>
          <w:b/>
          <w:color w:val="000000"/>
          <w:sz w:val="28"/>
        </w:rPr>
        <w:t>Примечание</w:t>
      </w:r>
    </w:p>
    <w:bookmarkEnd w:id="186"/>
    <w:p w14:paraId="14E5A745" w14:textId="77777777" w:rsidR="003D271F" w:rsidRDefault="00406DFC">
      <w:pPr>
        <w:spacing w:before="200" w:after="0" w:line="240" w:lineRule="auto"/>
        <w:ind w:left="600" w:right="360"/>
      </w:pPr>
      <w:r>
        <w:rPr>
          <w:rFonts w:ascii="Times New Roman" w:hAnsi="Times New Roman"/>
          <w:color w:val="000000"/>
          <w:sz w:val="20"/>
        </w:rPr>
        <w:t xml:space="preserve">Если операция из СУБО была импортирована с валютной суммой, не кратной минимальному номиналу банкноты, то переход на страницу подтверждения выполнен </w:t>
      </w:r>
      <w:r>
        <w:rPr>
          <w:rFonts w:ascii="Times New Roman" w:hAnsi="Times New Roman"/>
          <w:color w:val="000000"/>
          <w:sz w:val="20"/>
        </w:rPr>
        <w:t>не будет:</w:t>
      </w:r>
    </w:p>
    <w:p w14:paraId="494ED1A4" w14:textId="77777777" w:rsidR="003D271F" w:rsidRDefault="003D271F">
      <w:pPr>
        <w:spacing w:after="0" w:line="240" w:lineRule="auto"/>
        <w:rPr>
          <w:sz w:val="20"/>
        </w:rPr>
      </w:pPr>
    </w:p>
    <w:tbl>
      <w:tblPr>
        <w:tblW w:w="0" w:type="auto"/>
        <w:tblInd w:w="625" w:type="dxa"/>
        <w:tblLayout w:type="fixed"/>
        <w:tblCellMar>
          <w:left w:w="10" w:type="dxa"/>
          <w:right w:w="10" w:type="dxa"/>
        </w:tblCellMar>
        <w:tblLook w:val="0000" w:firstRow="0" w:lastRow="0" w:firstColumn="0" w:lastColumn="0" w:noHBand="0" w:noVBand="0"/>
      </w:tblPr>
      <w:tblGrid>
        <w:gridCol w:w="8066"/>
      </w:tblGrid>
      <w:tr w:rsidR="003D271F" w14:paraId="3382D303" w14:textId="77777777">
        <w:tblPrEx>
          <w:tblCellMar>
            <w:top w:w="0" w:type="dxa"/>
            <w:bottom w:w="0" w:type="dxa"/>
          </w:tblCellMar>
        </w:tblPrEx>
        <w:tc>
          <w:tcPr>
            <w:tcW w:w="8066" w:type="dxa"/>
            <w:tcBorders>
              <w:top w:val="single" w:sz="4" w:space="0" w:color="000000"/>
              <w:left w:val="single" w:sz="4" w:space="0" w:color="000000"/>
              <w:bottom w:val="single" w:sz="4" w:space="0" w:color="000000"/>
              <w:right w:val="single" w:sz="4" w:space="0" w:color="000000"/>
            </w:tcBorders>
            <w:tcMar>
              <w:top w:w="40" w:type="dxa"/>
              <w:left w:w="20" w:type="dxa"/>
              <w:bottom w:w="40" w:type="dxa"/>
              <w:right w:w="20" w:type="dxa"/>
            </w:tcMar>
          </w:tcPr>
          <w:p w14:paraId="6FCD56AB" w14:textId="77777777" w:rsidR="003D271F" w:rsidRDefault="00406DFC">
            <w:pPr>
              <w:spacing w:after="0" w:line="240" w:lineRule="auto"/>
            </w:pPr>
            <w:bookmarkStart w:id="187" w:name="d5e295"/>
            <w:bookmarkStart w:id="188" w:name="d5e297"/>
            <w:r>
              <w:rPr>
                <w:rFonts w:ascii="Times New Roman" w:hAnsi="Times New Roman"/>
                <w:color w:val="000000"/>
                <w:sz w:val="20"/>
              </w:rPr>
              <w:t>По стороне КТ счета 20202840857000000002 сумма 1000.2 USD не делится на минимальный номинал банкноты 1</w:t>
            </w:r>
          </w:p>
        </w:tc>
      </w:tr>
    </w:tbl>
    <w:bookmarkEnd w:id="187"/>
    <w:bookmarkEnd w:id="188"/>
    <w:p w14:paraId="3CE5DB5A" w14:textId="77777777" w:rsidR="003D271F" w:rsidRDefault="00406DFC">
      <w:pPr>
        <w:spacing w:before="200" w:after="0" w:line="240" w:lineRule="auto"/>
        <w:ind w:left="600" w:right="360"/>
      </w:pPr>
      <w:r>
        <w:rPr>
          <w:rFonts w:ascii="Times New Roman" w:hAnsi="Times New Roman"/>
          <w:color w:val="000000"/>
          <w:sz w:val="20"/>
        </w:rPr>
        <w:t xml:space="preserve">При самом подтверждении по галке "Обмен валют" можно будет часть суммы перевести в рубли (текущая реализация - создание операций 4108 </w:t>
      </w:r>
      <w:r>
        <w:rPr>
          <w:rFonts w:ascii="Times New Roman" w:hAnsi="Times New Roman"/>
          <w:color w:val="000000"/>
          <w:sz w:val="20"/>
        </w:rPr>
        <w:t>"Покупка валютной мелочи для операций из внешних систем" и 4109 "Продажа валютной мелочи для операций из внешних систем").</w:t>
      </w:r>
    </w:p>
    <w:p w14:paraId="591CED8D" w14:textId="77777777" w:rsidR="003D271F" w:rsidRDefault="00406DFC">
      <w:pPr>
        <w:numPr>
          <w:ilvl w:val="0"/>
          <w:numId w:val="6"/>
        </w:numPr>
        <w:tabs>
          <w:tab w:val="left" w:pos="240"/>
        </w:tabs>
        <w:spacing w:before="200" w:after="0" w:line="240" w:lineRule="auto"/>
        <w:ind w:left="240" w:hanging="40"/>
      </w:pPr>
      <w:bookmarkStart w:id="189" w:name="d5e301"/>
      <w:bookmarkStart w:id="190" w:name="d5e303"/>
      <w:r>
        <w:rPr>
          <w:rFonts w:ascii="Times New Roman" w:hAnsi="Times New Roman"/>
          <w:color w:val="000000"/>
          <w:sz w:val="20"/>
        </w:rPr>
        <w:t xml:space="preserve">Если при регистрации </w:t>
      </w:r>
      <w:r>
        <w:rPr>
          <w:rFonts w:ascii="Times New Roman" w:hAnsi="Times New Roman"/>
          <w:i/>
          <w:color w:val="000000"/>
          <w:sz w:val="20"/>
        </w:rPr>
        <w:t>операций снятия наличных, импортированная из СУБО</w:t>
      </w:r>
      <w:r>
        <w:rPr>
          <w:rFonts w:ascii="Times New Roman" w:hAnsi="Times New Roman"/>
          <w:color w:val="000000"/>
          <w:sz w:val="20"/>
        </w:rPr>
        <w:t>, был отправлен запрос и получен ответ по получению сканов подп</w:t>
      </w:r>
      <w:r>
        <w:rPr>
          <w:rFonts w:ascii="Times New Roman" w:hAnsi="Times New Roman"/>
          <w:color w:val="000000"/>
          <w:sz w:val="20"/>
        </w:rPr>
        <w:t xml:space="preserve">исей клиентов из DocsVision, то они могут быть просмотрены кассиром при подтверждении - см. </w:t>
      </w:r>
      <w:hyperlink w:anchor="settings_DocsVision">
        <w:r>
          <w:rPr>
            <w:rFonts w:ascii="Times New Roman" w:hAnsi="Times New Roman"/>
            <w:color w:val="000000"/>
            <w:sz w:val="20"/>
          </w:rPr>
          <w:t>Раздел 4.3.2.3.7, «Справочно: настройка параметра "Типы и/или коды систем, для которых будет вызываться сервис запроса под</w:t>
        </w:r>
        <w:r>
          <w:rPr>
            <w:rFonts w:ascii="Times New Roman" w:hAnsi="Times New Roman"/>
            <w:color w:val="000000"/>
            <w:sz w:val="20"/>
          </w:rPr>
          <w:t>писи из УСБС"»</w:t>
        </w:r>
      </w:hyperlink>
      <w:r>
        <w:rPr>
          <w:rFonts w:ascii="Times New Roman" w:hAnsi="Times New Roman"/>
          <w:color w:val="000000"/>
          <w:sz w:val="20"/>
        </w:rPr>
        <w:t>.</w:t>
      </w:r>
    </w:p>
    <w:p w14:paraId="45D21C9A" w14:textId="77777777" w:rsidR="003D271F" w:rsidRDefault="00406DFC">
      <w:pPr>
        <w:numPr>
          <w:ilvl w:val="0"/>
          <w:numId w:val="6"/>
        </w:numPr>
        <w:tabs>
          <w:tab w:val="left" w:pos="240"/>
        </w:tabs>
        <w:spacing w:before="200" w:after="0" w:line="240" w:lineRule="auto"/>
        <w:ind w:left="240" w:hanging="40"/>
      </w:pPr>
      <w:bookmarkStart w:id="191" w:name="d5e305"/>
      <w:bookmarkEnd w:id="189"/>
      <w:bookmarkEnd w:id="190"/>
      <w:r>
        <w:rPr>
          <w:rFonts w:ascii="Times New Roman" w:hAnsi="Times New Roman"/>
          <w:color w:val="000000"/>
          <w:sz w:val="20"/>
        </w:rPr>
        <w:t>После вызова метода подтверждения операции экранная форма блокируется и выводится сообщение "Ожидайте окончания действия" до окончания процесса подтверждения. Производятся внутренние проверки Спектрум.</w:t>
      </w:r>
    </w:p>
    <w:p w14:paraId="28A02CBE" w14:textId="77777777" w:rsidR="003D271F" w:rsidRDefault="00406DFC">
      <w:pPr>
        <w:numPr>
          <w:ilvl w:val="0"/>
          <w:numId w:val="6"/>
        </w:numPr>
        <w:tabs>
          <w:tab w:val="left" w:pos="240"/>
        </w:tabs>
        <w:spacing w:before="200" w:after="0" w:line="240" w:lineRule="auto"/>
        <w:ind w:left="240" w:hanging="40"/>
      </w:pPr>
      <w:bookmarkStart w:id="192" w:name="d5e307"/>
      <w:bookmarkStart w:id="193" w:name="d5e309"/>
      <w:bookmarkEnd w:id="191"/>
      <w:r>
        <w:rPr>
          <w:rFonts w:ascii="Times New Roman" w:hAnsi="Times New Roman"/>
          <w:color w:val="000000"/>
          <w:sz w:val="20"/>
        </w:rPr>
        <w:t xml:space="preserve">После отработки сценария (см. </w:t>
      </w:r>
      <w:hyperlink w:anchor="workflow">
        <w:r>
          <w:rPr>
            <w:rFonts w:ascii="Times New Roman" w:hAnsi="Times New Roman"/>
            <w:color w:val="000000"/>
            <w:sz w:val="20"/>
          </w:rPr>
          <w:t>Раздел 4.3.2.4.1, «Разработка сценария для информационного процесса»</w:t>
        </w:r>
      </w:hyperlink>
      <w:r>
        <w:rPr>
          <w:rFonts w:ascii="Times New Roman" w:hAnsi="Times New Roman"/>
          <w:color w:val="000000"/>
          <w:sz w:val="20"/>
        </w:rPr>
        <w:t>) операция:</w:t>
      </w:r>
    </w:p>
    <w:p w14:paraId="23E144F9" w14:textId="77777777" w:rsidR="003D271F" w:rsidRDefault="00406DFC">
      <w:pPr>
        <w:tabs>
          <w:tab w:val="left" w:pos="480"/>
        </w:tabs>
        <w:spacing w:before="200" w:after="0" w:line="240" w:lineRule="auto"/>
        <w:ind w:left="480" w:hanging="240"/>
      </w:pPr>
      <w:bookmarkStart w:id="194" w:name="d5e311"/>
      <w:bookmarkStart w:id="195" w:name="d5e310"/>
      <w:bookmarkStart w:id="196" w:name="d5e313"/>
      <w:bookmarkStart w:id="197" w:name="d5e312"/>
      <w:bookmarkEnd w:id="192"/>
      <w:bookmarkEnd w:id="193"/>
      <w:r>
        <w:rPr>
          <w:rFonts w:ascii="Times New Roman" w:hAnsi="Times New Roman"/>
          <w:color w:val="000000"/>
          <w:sz w:val="20"/>
        </w:rPr>
        <w:t>4.1.</w:t>
      </w:r>
      <w:r>
        <w:rPr>
          <w:rFonts w:ascii="Times New Roman" w:hAnsi="Times New Roman"/>
          <w:color w:val="000000"/>
          <w:sz w:val="20"/>
        </w:rPr>
        <w:tab/>
        <w:t>переводится в статус "Подтверждена". Производится переход на форму выбора операции для подтверждения.</w:t>
      </w:r>
    </w:p>
    <w:bookmarkEnd w:id="194"/>
    <w:bookmarkEnd w:id="195"/>
    <w:bookmarkEnd w:id="196"/>
    <w:bookmarkEnd w:id="197"/>
    <w:p w14:paraId="141FD708" w14:textId="77777777" w:rsidR="003D271F" w:rsidRDefault="00406DFC">
      <w:pPr>
        <w:spacing w:before="200" w:after="0" w:line="240" w:lineRule="auto"/>
        <w:ind w:left="480"/>
      </w:pPr>
      <w:r>
        <w:rPr>
          <w:rFonts w:ascii="Times New Roman" w:hAnsi="Times New Roman"/>
          <w:color w:val="000000"/>
          <w:sz w:val="20"/>
        </w:rPr>
        <w:t xml:space="preserve">Если получена техническая ошибка, то операция </w:t>
      </w:r>
      <w:r>
        <w:rPr>
          <w:rFonts w:ascii="Times New Roman" w:hAnsi="Times New Roman"/>
          <w:color w:val="000000"/>
          <w:sz w:val="20"/>
        </w:rPr>
        <w:t xml:space="preserve">будет доступна в журнале (см. </w:t>
      </w:r>
      <w:hyperlink w:anchor="form_journalUregulirovanie">
        <w:r>
          <w:rPr>
            <w:rFonts w:ascii="Times New Roman" w:hAnsi="Times New Roman"/>
            <w:color w:val="000000"/>
            <w:sz w:val="20"/>
          </w:rPr>
          <w:t>Раздел 4.3.2.1.4, «Справочно: форма "Журнал для ручного урегулирования наличных операций"»</w:t>
        </w:r>
      </w:hyperlink>
      <w:r>
        <w:rPr>
          <w:rFonts w:ascii="Times New Roman" w:hAnsi="Times New Roman"/>
          <w:color w:val="000000"/>
          <w:sz w:val="20"/>
        </w:rPr>
        <w:t>).</w:t>
      </w:r>
    </w:p>
    <w:p w14:paraId="248907D4" w14:textId="77777777" w:rsidR="003D271F" w:rsidRDefault="00406DFC">
      <w:pPr>
        <w:tabs>
          <w:tab w:val="left" w:pos="480"/>
        </w:tabs>
        <w:spacing w:before="200" w:after="0" w:line="240" w:lineRule="auto"/>
        <w:ind w:left="480" w:hanging="240"/>
      </w:pPr>
      <w:bookmarkStart w:id="198" w:name="d5e315"/>
      <w:r>
        <w:rPr>
          <w:rFonts w:ascii="Times New Roman" w:hAnsi="Times New Roman"/>
          <w:color w:val="000000"/>
          <w:sz w:val="20"/>
        </w:rPr>
        <w:t>4.2.</w:t>
      </w:r>
      <w:r>
        <w:rPr>
          <w:rFonts w:ascii="Times New Roman" w:hAnsi="Times New Roman"/>
          <w:color w:val="000000"/>
          <w:sz w:val="20"/>
        </w:rPr>
        <w:tab/>
        <w:t>остаётся в статусе "Не подтверждена". Информация об ошибке отображается пользов</w:t>
      </w:r>
      <w:r>
        <w:rPr>
          <w:rFonts w:ascii="Times New Roman" w:hAnsi="Times New Roman"/>
          <w:color w:val="000000"/>
          <w:sz w:val="20"/>
        </w:rPr>
        <w:t>ателю на том же экране подтверждения операции.</w:t>
      </w:r>
    </w:p>
    <w:p w14:paraId="37FE1327" w14:textId="77777777" w:rsidR="003D271F" w:rsidRDefault="00406DFC">
      <w:pPr>
        <w:tabs>
          <w:tab w:val="left" w:pos="480"/>
        </w:tabs>
        <w:spacing w:before="200" w:after="0" w:line="240" w:lineRule="auto"/>
        <w:ind w:left="480" w:hanging="240"/>
      </w:pPr>
      <w:bookmarkStart w:id="199" w:name="d5e317"/>
      <w:bookmarkStart w:id="200" w:name="d5e319"/>
      <w:bookmarkEnd w:id="198"/>
      <w:r>
        <w:rPr>
          <w:rFonts w:ascii="Times New Roman" w:hAnsi="Times New Roman"/>
          <w:color w:val="000000"/>
          <w:sz w:val="20"/>
        </w:rPr>
        <w:t>4.3.</w:t>
      </w:r>
      <w:r>
        <w:rPr>
          <w:rFonts w:ascii="Times New Roman" w:hAnsi="Times New Roman"/>
          <w:color w:val="000000"/>
          <w:sz w:val="20"/>
        </w:rPr>
        <w:tab/>
        <w:t>переводится в статус "Аннулирована". Информация об ошибке отображается пользователю на том же экране подтверждения операции.</w:t>
      </w:r>
    </w:p>
    <w:bookmarkEnd w:id="199"/>
    <w:bookmarkEnd w:id="200"/>
    <w:p w14:paraId="29318F6B" w14:textId="77777777" w:rsidR="003D271F" w:rsidRDefault="00406DFC">
      <w:pPr>
        <w:spacing w:before="200" w:after="0" w:line="240" w:lineRule="auto"/>
        <w:ind w:left="480"/>
      </w:pPr>
      <w:r>
        <w:rPr>
          <w:rFonts w:ascii="Times New Roman" w:hAnsi="Times New Roman"/>
          <w:color w:val="000000"/>
          <w:sz w:val="20"/>
        </w:rPr>
        <w:t xml:space="preserve">Если аннулирование произведено по технической ошибке (см. </w:t>
      </w:r>
      <w:hyperlink w:anchor="workflow">
        <w:r>
          <w:rPr>
            <w:rFonts w:ascii="Times New Roman" w:hAnsi="Times New Roman"/>
            <w:color w:val="000000"/>
            <w:sz w:val="20"/>
          </w:rPr>
          <w:t>Раздел 4.3.2.4.1, «Разработка сценария для информационного процесса»</w:t>
        </w:r>
      </w:hyperlink>
      <w:r>
        <w:rPr>
          <w:rFonts w:ascii="Times New Roman" w:hAnsi="Times New Roman"/>
          <w:color w:val="000000"/>
          <w:sz w:val="20"/>
        </w:rPr>
        <w:t>), то выводится сообщение: При взаимодействии со смежной системой возникла техническая ошибка "Ошибка интеграции с учетной системой". Статус операции изменен на "Аннулирована", д</w:t>
      </w:r>
      <w:r>
        <w:rPr>
          <w:rFonts w:ascii="Times New Roman" w:hAnsi="Times New Roman"/>
          <w:color w:val="000000"/>
          <w:sz w:val="20"/>
        </w:rPr>
        <w:t>ополнительный статус "Ручное урегулирование: при подтверждении не получен ответ от смежной системы" Операция АННУЛИРОВАНА в Спектрум, вы НЕ МОЖЕТЕ провести расчеты с клиентом</w:t>
      </w:r>
    </w:p>
    <w:p w14:paraId="6D57C3F3" w14:textId="77777777" w:rsidR="003D271F" w:rsidRDefault="00406DFC">
      <w:pPr>
        <w:spacing w:before="200" w:after="0" w:line="240" w:lineRule="auto"/>
        <w:ind w:left="480"/>
      </w:pPr>
      <w:r>
        <w:rPr>
          <w:rFonts w:ascii="Times New Roman" w:hAnsi="Times New Roman"/>
          <w:color w:val="000000"/>
          <w:sz w:val="20"/>
        </w:rPr>
        <w:t>Если полена бизнес-ошибка, то выводится сообщение: При подтверждении операции воз</w:t>
      </w:r>
      <w:r>
        <w:rPr>
          <w:rFonts w:ascii="Times New Roman" w:hAnsi="Times New Roman"/>
          <w:color w:val="000000"/>
          <w:sz w:val="20"/>
        </w:rPr>
        <w:t>никла ошибка. Статус операции "Аннулирована", Доп. статус "УСБС: Операция аннулирована"</w:t>
      </w:r>
    </w:p>
    <w:p w14:paraId="5B053770" w14:textId="77777777" w:rsidR="003D271F" w:rsidRDefault="00406DFC">
      <w:pPr>
        <w:numPr>
          <w:ilvl w:val="0"/>
          <w:numId w:val="6"/>
        </w:numPr>
        <w:tabs>
          <w:tab w:val="left" w:pos="240"/>
        </w:tabs>
        <w:spacing w:before="200" w:after="0" w:line="240" w:lineRule="auto"/>
        <w:ind w:left="240" w:hanging="40"/>
      </w:pPr>
      <w:bookmarkStart w:id="201" w:name="d5e322"/>
      <w:bookmarkStart w:id="202" w:name="d5e324"/>
      <w:r>
        <w:rPr>
          <w:rFonts w:ascii="Times New Roman" w:hAnsi="Times New Roman"/>
          <w:i/>
          <w:color w:val="000000"/>
          <w:sz w:val="20"/>
        </w:rPr>
        <w:lastRenderedPageBreak/>
        <w:t>Операции снятия наличных, импортированная из СУБО</w:t>
      </w:r>
      <w:r>
        <w:rPr>
          <w:rFonts w:ascii="Times New Roman" w:hAnsi="Times New Roman"/>
          <w:color w:val="000000"/>
          <w:sz w:val="20"/>
        </w:rPr>
        <w:t>, подпадают под ранее реализованные требования по лимитам на подтверждение, лимитам на проведение, требованиям по исклю</w:t>
      </w:r>
      <w:r>
        <w:rPr>
          <w:rFonts w:ascii="Times New Roman" w:hAnsi="Times New Roman"/>
          <w:color w:val="000000"/>
          <w:sz w:val="20"/>
        </w:rPr>
        <w:t>чению валютной мелочи.</w:t>
      </w:r>
    </w:p>
    <w:p w14:paraId="722CAEC2" w14:textId="77777777" w:rsidR="003D271F" w:rsidRDefault="00406DFC">
      <w:pPr>
        <w:numPr>
          <w:ilvl w:val="0"/>
          <w:numId w:val="6"/>
        </w:numPr>
        <w:tabs>
          <w:tab w:val="left" w:pos="240"/>
        </w:tabs>
        <w:spacing w:before="200" w:after="0" w:line="240" w:lineRule="auto"/>
        <w:ind w:left="240" w:hanging="40"/>
      </w:pPr>
      <w:bookmarkStart w:id="203" w:name="d5e325"/>
      <w:bookmarkEnd w:id="201"/>
      <w:bookmarkEnd w:id="202"/>
      <w:r>
        <w:rPr>
          <w:rFonts w:ascii="Times New Roman" w:hAnsi="Times New Roman"/>
          <w:color w:val="000000"/>
          <w:sz w:val="20"/>
        </w:rPr>
        <w:t>Операции в данной форме подтверждаются по одной.</w:t>
      </w:r>
    </w:p>
    <w:p w14:paraId="373937F9" w14:textId="77777777" w:rsidR="003D271F" w:rsidRDefault="00406DFC">
      <w:pPr>
        <w:numPr>
          <w:ilvl w:val="0"/>
          <w:numId w:val="6"/>
        </w:numPr>
        <w:tabs>
          <w:tab w:val="left" w:pos="240"/>
        </w:tabs>
        <w:spacing w:before="200" w:after="0" w:line="240" w:lineRule="auto"/>
        <w:ind w:left="240" w:hanging="40"/>
      </w:pPr>
      <w:bookmarkStart w:id="204" w:name="d5e327"/>
      <w:bookmarkStart w:id="205" w:name="d5e329"/>
      <w:bookmarkEnd w:id="203"/>
      <w:r>
        <w:rPr>
          <w:rFonts w:ascii="Times New Roman" w:hAnsi="Times New Roman"/>
          <w:color w:val="000000"/>
          <w:sz w:val="20"/>
        </w:rPr>
        <w:t>В поле "Наименование операции" отображается информация, сохраненная по операции по текущей реализации в "Примечание операции".</w:t>
      </w:r>
    </w:p>
    <w:p w14:paraId="292509B9" w14:textId="77777777" w:rsidR="003D271F" w:rsidRDefault="00406DFC">
      <w:pPr>
        <w:spacing w:before="200" w:after="0" w:line="240" w:lineRule="auto"/>
      </w:pPr>
      <w:bookmarkStart w:id="206" w:name="form_oj"/>
      <w:bookmarkEnd w:id="204"/>
      <w:bookmarkEnd w:id="205"/>
      <w:r>
        <w:rPr>
          <w:rFonts w:ascii="Arial" w:hAnsi="Arial"/>
          <w:b/>
          <w:color w:val="000000"/>
          <w:sz w:val="20"/>
        </w:rPr>
        <w:t>4.3.2.1.2. Доработка формы "Журнал операций"</w:t>
      </w:r>
    </w:p>
    <w:bookmarkEnd w:id="206"/>
    <w:p w14:paraId="0CF2D5E0" w14:textId="77777777" w:rsidR="003D271F" w:rsidRDefault="00406DFC">
      <w:pPr>
        <w:spacing w:before="200" w:after="0" w:line="240" w:lineRule="auto"/>
      </w:pPr>
      <w:r>
        <w:rPr>
          <w:rFonts w:ascii="Times New Roman" w:hAnsi="Times New Roman"/>
          <w:color w:val="000000"/>
          <w:sz w:val="20"/>
        </w:rPr>
        <w:t xml:space="preserve">Для </w:t>
      </w:r>
      <w:r>
        <w:rPr>
          <w:rFonts w:ascii="Times New Roman" w:hAnsi="Times New Roman"/>
          <w:i/>
          <w:color w:val="000000"/>
          <w:sz w:val="20"/>
        </w:rPr>
        <w:t>Операции</w:t>
      </w:r>
      <w:r>
        <w:rPr>
          <w:rFonts w:ascii="Times New Roman" w:hAnsi="Times New Roman"/>
          <w:i/>
          <w:color w:val="000000"/>
          <w:sz w:val="20"/>
        </w:rPr>
        <w:t xml:space="preserve"> снятия наличных, импортированная из СУБО</w:t>
      </w:r>
      <w:r>
        <w:rPr>
          <w:rFonts w:ascii="Times New Roman" w:hAnsi="Times New Roman"/>
          <w:color w:val="000000"/>
          <w:sz w:val="20"/>
        </w:rPr>
        <w:t xml:space="preserve"> должна быть доступна следующая функциональность в пункте меню:</w:t>
      </w:r>
    </w:p>
    <w:p w14:paraId="5B03B9C8" w14:textId="77777777" w:rsidR="003D271F" w:rsidRDefault="00406DFC">
      <w:pPr>
        <w:spacing w:before="200" w:after="0" w:line="240" w:lineRule="auto"/>
      </w:pPr>
      <w:r>
        <w:rPr>
          <w:rFonts w:ascii="Times New Roman" w:hAnsi="Times New Roman"/>
          <w:b/>
          <w:color w:val="000000"/>
          <w:sz w:val="20"/>
        </w:rPr>
        <w:t>Касса → Операции → Журнал операций</w:t>
      </w:r>
    </w:p>
    <w:p w14:paraId="38FB0B78" w14:textId="77777777" w:rsidR="003D271F" w:rsidRDefault="00406DFC">
      <w:pPr>
        <w:numPr>
          <w:ilvl w:val="0"/>
          <w:numId w:val="7"/>
        </w:numPr>
        <w:tabs>
          <w:tab w:val="left" w:pos="240"/>
        </w:tabs>
        <w:spacing w:before="200" w:after="0" w:line="240" w:lineRule="auto"/>
        <w:ind w:left="240" w:hanging="40"/>
      </w:pPr>
      <w:bookmarkStart w:id="207" w:name="d5e340"/>
      <w:bookmarkStart w:id="208" w:name="d5e339"/>
      <w:bookmarkStart w:id="209" w:name="d5e342"/>
      <w:bookmarkStart w:id="210" w:name="d5e341"/>
      <w:r>
        <w:rPr>
          <w:rFonts w:ascii="Times New Roman" w:hAnsi="Times New Roman"/>
          <w:color w:val="000000"/>
          <w:sz w:val="20"/>
        </w:rPr>
        <w:t>Разрешение на аннулирование: невозможно выдать разрешение на аннулирование подтверждённого документа.</w:t>
      </w:r>
    </w:p>
    <w:bookmarkEnd w:id="207"/>
    <w:bookmarkEnd w:id="208"/>
    <w:bookmarkEnd w:id="209"/>
    <w:bookmarkEnd w:id="210"/>
    <w:p w14:paraId="11F3BDF5" w14:textId="77777777" w:rsidR="003D271F" w:rsidRDefault="003D271F">
      <w:pPr>
        <w:spacing w:after="0" w:line="240" w:lineRule="auto"/>
        <w:rPr>
          <w:sz w:val="20"/>
        </w:rPr>
      </w:pPr>
    </w:p>
    <w:tbl>
      <w:tblPr>
        <w:tblW w:w="0" w:type="auto"/>
        <w:tblInd w:w="265" w:type="dxa"/>
        <w:tblLayout w:type="fixed"/>
        <w:tblCellMar>
          <w:left w:w="10" w:type="dxa"/>
          <w:right w:w="10" w:type="dxa"/>
        </w:tblCellMar>
        <w:tblLook w:val="0000" w:firstRow="0" w:lastRow="0" w:firstColumn="0" w:lastColumn="0" w:noHBand="0" w:noVBand="0"/>
      </w:tblPr>
      <w:tblGrid>
        <w:gridCol w:w="8786"/>
      </w:tblGrid>
      <w:tr w:rsidR="003D271F" w14:paraId="616933D3" w14:textId="77777777">
        <w:tblPrEx>
          <w:tblCellMar>
            <w:top w:w="0" w:type="dxa"/>
            <w:bottom w:w="0" w:type="dxa"/>
          </w:tblCellMar>
        </w:tblPrEx>
        <w:tc>
          <w:tcPr>
            <w:tcW w:w="8786" w:type="dxa"/>
            <w:tcBorders>
              <w:top w:val="single" w:sz="4" w:space="0" w:color="000000"/>
              <w:left w:val="single" w:sz="4" w:space="0" w:color="000000"/>
              <w:bottom w:val="single" w:sz="4" w:space="0" w:color="000000"/>
              <w:right w:val="single" w:sz="4" w:space="0" w:color="000000"/>
            </w:tcBorders>
            <w:tcMar>
              <w:top w:w="40" w:type="dxa"/>
              <w:left w:w="20" w:type="dxa"/>
              <w:bottom w:w="40" w:type="dxa"/>
              <w:right w:w="20" w:type="dxa"/>
            </w:tcMar>
          </w:tcPr>
          <w:p w14:paraId="4ECB1ECB" w14:textId="77777777" w:rsidR="003D271F" w:rsidRDefault="00406DFC">
            <w:pPr>
              <w:spacing w:after="0" w:line="240" w:lineRule="auto"/>
            </w:pPr>
            <w:bookmarkStart w:id="211" w:name="d5e343"/>
            <w:bookmarkStart w:id="212" w:name="d5e345"/>
            <w:r>
              <w:rPr>
                <w:rFonts w:ascii="Times New Roman" w:hAnsi="Times New Roman"/>
                <w:color w:val="000000"/>
                <w:sz w:val="20"/>
              </w:rPr>
              <w:t>Разрешение на</w:t>
            </w:r>
            <w:r>
              <w:rPr>
                <w:rFonts w:ascii="Times New Roman" w:hAnsi="Times New Roman"/>
                <w:color w:val="000000"/>
                <w:sz w:val="20"/>
              </w:rPr>
              <w:t xml:space="preserve"> аннулирование операции невозможно по причине принадлежности данной операции к группе "Операции, аннулирование которых запрещено"</w:t>
            </w:r>
          </w:p>
        </w:tc>
      </w:tr>
    </w:tbl>
    <w:p w14:paraId="1BF61CF1" w14:textId="77777777" w:rsidR="003D271F" w:rsidRDefault="00406DFC">
      <w:pPr>
        <w:numPr>
          <w:ilvl w:val="0"/>
          <w:numId w:val="7"/>
        </w:numPr>
        <w:tabs>
          <w:tab w:val="left" w:pos="240"/>
        </w:tabs>
        <w:spacing w:before="200" w:after="0" w:line="240" w:lineRule="auto"/>
        <w:ind w:left="240" w:hanging="40"/>
      </w:pPr>
      <w:bookmarkStart w:id="213" w:name="d5e349"/>
      <w:bookmarkEnd w:id="211"/>
      <w:bookmarkEnd w:id="212"/>
      <w:r>
        <w:rPr>
          <w:rFonts w:ascii="Times New Roman" w:hAnsi="Times New Roman"/>
          <w:color w:val="000000"/>
          <w:sz w:val="20"/>
        </w:rPr>
        <w:t>Аннулирование: невозможно аннулировать.</w:t>
      </w:r>
    </w:p>
    <w:p w14:paraId="4BC1039F" w14:textId="77777777" w:rsidR="003D271F" w:rsidRDefault="00406DFC">
      <w:pPr>
        <w:numPr>
          <w:ilvl w:val="0"/>
          <w:numId w:val="7"/>
        </w:numPr>
        <w:tabs>
          <w:tab w:val="left" w:pos="240"/>
        </w:tabs>
        <w:spacing w:before="200" w:after="0" w:line="240" w:lineRule="auto"/>
        <w:ind w:left="240" w:hanging="40"/>
      </w:pPr>
      <w:bookmarkStart w:id="214" w:name="d5e351"/>
      <w:bookmarkStart w:id="215" w:name="d5e353"/>
      <w:bookmarkEnd w:id="213"/>
      <w:r>
        <w:rPr>
          <w:rFonts w:ascii="Times New Roman" w:hAnsi="Times New Roman"/>
          <w:color w:val="000000"/>
          <w:sz w:val="20"/>
        </w:rPr>
        <w:t xml:space="preserve">Отмена: доступна по текущим алгоритмам. Отмена осуществляется без интеграции с </w:t>
      </w:r>
      <w:r>
        <w:rPr>
          <w:rFonts w:ascii="Times New Roman" w:hAnsi="Times New Roman"/>
          <w:color w:val="000000"/>
          <w:sz w:val="20"/>
        </w:rPr>
        <w:t>внешними системами.</w:t>
      </w:r>
    </w:p>
    <w:bookmarkEnd w:id="214"/>
    <w:bookmarkEnd w:id="215"/>
    <w:p w14:paraId="46B4BBD6" w14:textId="77777777" w:rsidR="003D271F" w:rsidRDefault="00406DFC">
      <w:pPr>
        <w:spacing w:before="200" w:after="0" w:line="240" w:lineRule="auto"/>
        <w:ind w:left="240"/>
      </w:pPr>
      <w:r>
        <w:rPr>
          <w:rFonts w:ascii="Times New Roman" w:hAnsi="Times New Roman"/>
          <w:color w:val="000000"/>
          <w:sz w:val="20"/>
        </w:rPr>
        <w:t xml:space="preserve">Отмена из СУБО осуществляется вызовом сервиса (см. </w:t>
      </w:r>
      <w:hyperlink w:anchor="method_cancelJS_request">
        <w:r>
          <w:rPr>
            <w:rFonts w:ascii="Times New Roman" w:hAnsi="Times New Roman"/>
            <w:color w:val="000000"/>
            <w:sz w:val="20"/>
          </w:rPr>
          <w:t>Раздел 4.3.2.4.6, «Разработка метода отмены операции JournalService.cancel»</w:t>
        </w:r>
      </w:hyperlink>
      <w:r>
        <w:rPr>
          <w:rFonts w:ascii="Times New Roman" w:hAnsi="Times New Roman"/>
          <w:color w:val="000000"/>
          <w:sz w:val="20"/>
        </w:rPr>
        <w:t>). Операция при этом имеет доп.статус "Отказ Контролера/Директор</w:t>
      </w:r>
      <w:r>
        <w:rPr>
          <w:rFonts w:ascii="Times New Roman" w:hAnsi="Times New Roman"/>
          <w:color w:val="000000"/>
          <w:sz w:val="20"/>
        </w:rPr>
        <w:t>а ТП".</w:t>
      </w:r>
    </w:p>
    <w:p w14:paraId="1E96C8C0" w14:textId="77777777" w:rsidR="003D271F" w:rsidRDefault="00406DFC">
      <w:pPr>
        <w:numPr>
          <w:ilvl w:val="0"/>
          <w:numId w:val="7"/>
        </w:numPr>
        <w:tabs>
          <w:tab w:val="left" w:pos="240"/>
        </w:tabs>
        <w:spacing w:before="200" w:after="0" w:line="240" w:lineRule="auto"/>
        <w:ind w:left="240" w:hanging="40"/>
      </w:pPr>
      <w:bookmarkStart w:id="216" w:name="d5e355"/>
      <w:r>
        <w:rPr>
          <w:rFonts w:ascii="Times New Roman" w:hAnsi="Times New Roman"/>
          <w:color w:val="000000"/>
          <w:sz w:val="20"/>
        </w:rPr>
        <w:t>Просмотр реквизитов операции:</w:t>
      </w:r>
    </w:p>
    <w:p w14:paraId="19A03695" w14:textId="77777777" w:rsidR="003D271F" w:rsidRDefault="00406DFC">
      <w:pPr>
        <w:tabs>
          <w:tab w:val="left" w:pos="480"/>
        </w:tabs>
        <w:spacing w:before="200" w:after="0" w:line="240" w:lineRule="auto"/>
        <w:ind w:left="480" w:hanging="240"/>
      </w:pPr>
      <w:bookmarkStart w:id="217" w:name="d5e358"/>
      <w:bookmarkStart w:id="218" w:name="d5e357"/>
      <w:bookmarkStart w:id="219" w:name="d5e359"/>
      <w:bookmarkEnd w:id="216"/>
      <w:r>
        <w:rPr>
          <w:rFonts w:ascii="Times New Roman" w:hAnsi="Times New Roman"/>
          <w:color w:val="000000"/>
          <w:sz w:val="20"/>
        </w:rPr>
        <w:t>4.1.</w:t>
      </w:r>
      <w:r>
        <w:rPr>
          <w:rFonts w:ascii="Times New Roman" w:hAnsi="Times New Roman"/>
          <w:color w:val="000000"/>
          <w:sz w:val="20"/>
        </w:rPr>
        <w:tab/>
        <w:t>Кассовые символы. Могут быть просмотрены через журнал операций по кнопке "Просмотр реквизитов" во вкладке "Проводки по операции": правой кнопкой "мыши" необходимо выбрать пункт дополнительного меню "Кассовые символ</w:t>
      </w:r>
      <w:r>
        <w:rPr>
          <w:rFonts w:ascii="Times New Roman" w:hAnsi="Times New Roman"/>
          <w:color w:val="000000"/>
          <w:sz w:val="20"/>
        </w:rPr>
        <w:t>ы в расчетном документе".</w:t>
      </w:r>
    </w:p>
    <w:p w14:paraId="325ABAE3" w14:textId="77777777" w:rsidR="003D271F" w:rsidRDefault="00406DFC">
      <w:pPr>
        <w:tabs>
          <w:tab w:val="left" w:pos="480"/>
        </w:tabs>
        <w:spacing w:before="200" w:after="0" w:line="240" w:lineRule="auto"/>
        <w:ind w:left="480" w:hanging="240"/>
      </w:pPr>
      <w:bookmarkStart w:id="220" w:name="d5e360"/>
      <w:bookmarkStart w:id="221" w:name="d5e362"/>
      <w:bookmarkEnd w:id="217"/>
      <w:bookmarkEnd w:id="218"/>
      <w:bookmarkEnd w:id="219"/>
      <w:r>
        <w:rPr>
          <w:rFonts w:ascii="Times New Roman" w:hAnsi="Times New Roman"/>
          <w:color w:val="000000"/>
          <w:sz w:val="20"/>
        </w:rPr>
        <w:t>4.2.</w:t>
      </w:r>
      <w:r>
        <w:rPr>
          <w:rFonts w:ascii="Times New Roman" w:hAnsi="Times New Roman"/>
          <w:color w:val="000000"/>
          <w:sz w:val="20"/>
        </w:rPr>
        <w:tab/>
        <w:t>Сообщение об ошибке. При получении ошибки по ее коду по справочнику определяется текст ошибки. Ошибка может быть просмотрена через журнал операций по кнопке "Просмотр реквизитов" во вкладке "События по главной операции"</w:t>
      </w:r>
      <w:r>
        <w:rPr>
          <w:rFonts w:ascii="Times New Roman" w:hAnsi="Times New Roman"/>
          <w:color w:val="000000"/>
          <w:sz w:val="15"/>
          <w:vertAlign w:val="superscript"/>
        </w:rPr>
        <w:footnoteReference w:customMarkFollows="1" w:id="1"/>
        <w:t>1</w:t>
      </w:r>
      <w:r>
        <w:rPr>
          <w:rFonts w:ascii="Times New Roman" w:hAnsi="Times New Roman"/>
          <w:color w:val="000000"/>
          <w:sz w:val="20"/>
        </w:rPr>
        <w:t>.</w:t>
      </w:r>
    </w:p>
    <w:bookmarkEnd w:id="220"/>
    <w:bookmarkEnd w:id="221"/>
    <w:p w14:paraId="5DC05840" w14:textId="77777777" w:rsidR="003D271F" w:rsidRDefault="00406DFC">
      <w:pPr>
        <w:spacing w:before="200" w:after="0" w:line="240" w:lineRule="auto"/>
      </w:pPr>
      <w:r>
        <w:rPr>
          <w:rFonts w:ascii="Times New Roman" w:hAnsi="Times New Roman"/>
          <w:color w:val="000000"/>
          <w:sz w:val="20"/>
        </w:rPr>
        <w:t xml:space="preserve">Связанные операции с </w:t>
      </w:r>
      <w:r>
        <w:rPr>
          <w:rFonts w:ascii="Times New Roman" w:hAnsi="Times New Roman"/>
          <w:i/>
          <w:color w:val="000000"/>
          <w:sz w:val="20"/>
        </w:rPr>
        <w:t>Операцией снятия наличных, импортированная из СУБО</w:t>
      </w:r>
      <w:r>
        <w:rPr>
          <w:rFonts w:ascii="Times New Roman" w:hAnsi="Times New Roman"/>
          <w:color w:val="000000"/>
          <w:sz w:val="20"/>
        </w:rPr>
        <w:t xml:space="preserve"> (7000, 4108 или 4109 при наличии) переходят синхронно с главной по статусной модели операций.</w:t>
      </w:r>
    </w:p>
    <w:p w14:paraId="37067B86" w14:textId="77777777" w:rsidR="003D271F" w:rsidRDefault="00406DFC">
      <w:pPr>
        <w:spacing w:before="200" w:after="0" w:line="240" w:lineRule="auto"/>
      </w:pPr>
      <w:bookmarkStart w:id="222" w:name="form_bisqitJournal"/>
      <w:r>
        <w:rPr>
          <w:rFonts w:ascii="Arial" w:hAnsi="Arial"/>
          <w:b/>
          <w:color w:val="000000"/>
          <w:sz w:val="20"/>
        </w:rPr>
        <w:t>4.3.2.1.3. Справочно: форма "Журнал невыгруженных документов"</w:t>
      </w:r>
    </w:p>
    <w:bookmarkEnd w:id="222"/>
    <w:p w14:paraId="0EBD8937" w14:textId="77777777" w:rsidR="003D271F" w:rsidRDefault="00406DFC">
      <w:pPr>
        <w:spacing w:before="200" w:after="0" w:line="240" w:lineRule="auto"/>
      </w:pPr>
      <w:r>
        <w:rPr>
          <w:rFonts w:ascii="Times New Roman" w:hAnsi="Times New Roman"/>
          <w:color w:val="000000"/>
          <w:sz w:val="20"/>
        </w:rPr>
        <w:t>Журнал предназначен для прос</w:t>
      </w:r>
      <w:r>
        <w:rPr>
          <w:rFonts w:ascii="Times New Roman" w:hAnsi="Times New Roman"/>
          <w:color w:val="000000"/>
          <w:sz w:val="20"/>
        </w:rPr>
        <w:t>мотра и повторного выполнения операций, не переданных в БИСквит. Экранная форма "Журнал невыгруженных документов", доступная из меню:</w:t>
      </w:r>
    </w:p>
    <w:p w14:paraId="1845CC0A" w14:textId="1C6F54BC" w:rsidR="003D271F" w:rsidRDefault="00CE5630">
      <w:pPr>
        <w:spacing w:before="200" w:after="0" w:line="240" w:lineRule="auto"/>
      </w:pPr>
      <w:del w:id="223" w:author="Yulia A. Trifonova" w:date="2021-08-09T23:51:00Z">
        <w:r>
          <w:rPr>
            <w:rFonts w:ascii="Times New Roman" w:hAnsi="Times New Roman"/>
            <w:b/>
            <w:color w:val="000000"/>
            <w:sz w:val="20"/>
          </w:rPr>
          <w:delText>Опердень</w:delText>
        </w:r>
      </w:del>
      <w:ins w:id="224" w:author="Yulia A. Trifonova" w:date="2021-08-09T23:51:00Z">
        <w:r w:rsidR="00406DFC">
          <w:rPr>
            <w:rFonts w:ascii="Times New Roman" w:hAnsi="Times New Roman"/>
            <w:b/>
            <w:color w:val="000000"/>
            <w:sz w:val="20"/>
          </w:rPr>
          <w:t>Операционный день</w:t>
        </w:r>
      </w:ins>
      <w:r w:rsidR="00406DFC">
        <w:rPr>
          <w:rFonts w:ascii="Times New Roman" w:hAnsi="Times New Roman"/>
          <w:b/>
          <w:color w:val="000000"/>
          <w:sz w:val="20"/>
        </w:rPr>
        <w:t xml:space="preserve"> → Закрытие дня → Журнал невыгруженных документов</w:t>
      </w:r>
    </w:p>
    <w:p w14:paraId="48B152EE" w14:textId="77777777" w:rsidR="003D271F" w:rsidRDefault="00406DFC">
      <w:pPr>
        <w:spacing w:before="200" w:after="0" w:line="240" w:lineRule="auto"/>
      </w:pPr>
      <w:r>
        <w:rPr>
          <w:rFonts w:ascii="Times New Roman" w:hAnsi="Times New Roman"/>
          <w:color w:val="000000"/>
          <w:sz w:val="20"/>
        </w:rPr>
        <w:t>должна соответствовать текущим требованиям. В первой ре</w:t>
      </w:r>
      <w:r>
        <w:rPr>
          <w:rFonts w:ascii="Times New Roman" w:hAnsi="Times New Roman"/>
          <w:color w:val="000000"/>
          <w:sz w:val="20"/>
        </w:rPr>
        <w:t>ализации (релиз 8) выгрузка в ГК будет осуществляться только в БИСквит.</w:t>
      </w:r>
    </w:p>
    <w:p w14:paraId="55C7503F" w14:textId="77777777" w:rsidR="003D271F" w:rsidRDefault="00406DFC">
      <w:pPr>
        <w:spacing w:before="200" w:after="0" w:line="240" w:lineRule="auto"/>
      </w:pPr>
      <w:r>
        <w:rPr>
          <w:rFonts w:ascii="Times New Roman" w:hAnsi="Times New Roman"/>
          <w:color w:val="000000"/>
          <w:sz w:val="20"/>
        </w:rPr>
        <w:t>Данный пункт меню доступен ролям:</w:t>
      </w:r>
    </w:p>
    <w:p w14:paraId="5A5E6E48" w14:textId="77777777" w:rsidR="003D271F" w:rsidRDefault="00406DFC">
      <w:pPr>
        <w:numPr>
          <w:ilvl w:val="0"/>
          <w:numId w:val="8"/>
        </w:numPr>
        <w:tabs>
          <w:tab w:val="left" w:pos="240"/>
        </w:tabs>
        <w:spacing w:before="200" w:after="0" w:line="240" w:lineRule="auto"/>
        <w:ind w:left="240" w:hanging="40"/>
      </w:pPr>
      <w:bookmarkStart w:id="225" w:name="d5e378"/>
      <w:bookmarkStart w:id="226" w:name="d5e377"/>
      <w:bookmarkStart w:id="227" w:name="d5e379"/>
      <w:r>
        <w:rPr>
          <w:rFonts w:ascii="Times New Roman" w:hAnsi="Times New Roman"/>
          <w:color w:val="000000"/>
          <w:sz w:val="20"/>
        </w:rPr>
        <w:t>1608 Контролер</w:t>
      </w:r>
    </w:p>
    <w:p w14:paraId="73B9A17C" w14:textId="77777777" w:rsidR="003D271F" w:rsidRDefault="00406DFC">
      <w:pPr>
        <w:numPr>
          <w:ilvl w:val="0"/>
          <w:numId w:val="8"/>
        </w:numPr>
        <w:tabs>
          <w:tab w:val="left" w:pos="240"/>
        </w:tabs>
        <w:spacing w:before="200" w:after="0" w:line="240" w:lineRule="auto"/>
        <w:ind w:left="240" w:hanging="40"/>
      </w:pPr>
      <w:bookmarkStart w:id="228" w:name="d5e380"/>
      <w:bookmarkEnd w:id="225"/>
      <w:bookmarkEnd w:id="226"/>
      <w:bookmarkEnd w:id="227"/>
      <w:r>
        <w:rPr>
          <w:rFonts w:ascii="Times New Roman" w:hAnsi="Times New Roman"/>
          <w:color w:val="000000"/>
          <w:sz w:val="20"/>
        </w:rPr>
        <w:t>2108 Бухгалтерский работник</w:t>
      </w:r>
    </w:p>
    <w:p w14:paraId="33751061" w14:textId="77777777" w:rsidR="003D271F" w:rsidRDefault="00406DFC">
      <w:pPr>
        <w:spacing w:before="200" w:after="0" w:line="240" w:lineRule="auto"/>
        <w:ind w:left="360" w:right="360"/>
      </w:pPr>
      <w:bookmarkStart w:id="229" w:name="d5e382"/>
      <w:bookmarkStart w:id="230" w:name="d5e384"/>
      <w:bookmarkEnd w:id="228"/>
      <w:r>
        <w:rPr>
          <w:rFonts w:ascii="Times New Roman" w:hAnsi="Times New Roman"/>
          <w:b/>
          <w:color w:val="000000"/>
          <w:sz w:val="28"/>
        </w:rPr>
        <w:lastRenderedPageBreak/>
        <w:t>Примечание</w:t>
      </w:r>
    </w:p>
    <w:bookmarkEnd w:id="229"/>
    <w:bookmarkEnd w:id="230"/>
    <w:p w14:paraId="2D02164E" w14:textId="77777777" w:rsidR="003D271F" w:rsidRDefault="00406DFC">
      <w:pPr>
        <w:spacing w:before="200" w:after="0" w:line="240" w:lineRule="auto"/>
        <w:ind w:left="360" w:right="360"/>
      </w:pPr>
      <w:r>
        <w:rPr>
          <w:rFonts w:ascii="Times New Roman" w:hAnsi="Times New Roman"/>
          <w:color w:val="000000"/>
          <w:sz w:val="20"/>
        </w:rPr>
        <w:t>Выгрузка операций с покупкой/продажей валютной мелочи в ГК ЦФТ2.0 не реализована (4108 и 4109).</w:t>
      </w:r>
    </w:p>
    <w:p w14:paraId="441E8999" w14:textId="77777777" w:rsidR="003D271F" w:rsidRDefault="00406DFC">
      <w:pPr>
        <w:spacing w:before="200" w:after="0" w:line="240" w:lineRule="auto"/>
      </w:pPr>
      <w:bookmarkStart w:id="231" w:name="form_journalUregulirovanie"/>
      <w:r>
        <w:rPr>
          <w:rFonts w:ascii="Arial" w:hAnsi="Arial"/>
          <w:b/>
          <w:color w:val="000000"/>
          <w:sz w:val="20"/>
        </w:rPr>
        <w:t>4.3.2.1.4. Справочно: форма "Журнал для ручного урегулирования наличных операций"</w:t>
      </w:r>
    </w:p>
    <w:bookmarkEnd w:id="231"/>
    <w:p w14:paraId="6291958F" w14:textId="77777777" w:rsidR="003D271F" w:rsidRDefault="00406DFC">
      <w:pPr>
        <w:spacing w:before="200" w:after="0" w:line="240" w:lineRule="auto"/>
      </w:pPr>
      <w:r>
        <w:rPr>
          <w:rFonts w:ascii="Times New Roman" w:hAnsi="Times New Roman"/>
          <w:color w:val="000000"/>
          <w:sz w:val="20"/>
        </w:rPr>
        <w:t>В экранной форме "Журнал для ручного урегулирования наличных операций", доступной из меню (3054030):</w:t>
      </w:r>
    </w:p>
    <w:p w14:paraId="06238D22" w14:textId="77777777" w:rsidR="003D271F" w:rsidRDefault="00406DFC">
      <w:pPr>
        <w:spacing w:before="200" w:after="0" w:line="240" w:lineRule="auto"/>
      </w:pPr>
      <w:r>
        <w:rPr>
          <w:rFonts w:ascii="Times New Roman" w:hAnsi="Times New Roman"/>
          <w:b/>
          <w:color w:val="000000"/>
          <w:sz w:val="20"/>
        </w:rPr>
        <w:t>Операционный день → Закрытие дня → Журнал для ручного урегулирования нали</w:t>
      </w:r>
      <w:r>
        <w:rPr>
          <w:rFonts w:ascii="Times New Roman" w:hAnsi="Times New Roman"/>
          <w:b/>
          <w:color w:val="000000"/>
          <w:sz w:val="20"/>
        </w:rPr>
        <w:t>чных операций</w:t>
      </w:r>
    </w:p>
    <w:p w14:paraId="1CEA0056" w14:textId="77777777" w:rsidR="003D271F" w:rsidRDefault="00406DFC">
      <w:pPr>
        <w:spacing w:before="200" w:after="0" w:line="240" w:lineRule="auto"/>
      </w:pPr>
      <w:r>
        <w:rPr>
          <w:rFonts w:ascii="Times New Roman" w:hAnsi="Times New Roman"/>
          <w:color w:val="000000"/>
          <w:sz w:val="20"/>
        </w:rPr>
        <w:t>требуется:</w:t>
      </w:r>
    </w:p>
    <w:p w14:paraId="581B9272" w14:textId="77777777" w:rsidR="003D271F" w:rsidRDefault="00406DFC">
      <w:pPr>
        <w:numPr>
          <w:ilvl w:val="0"/>
          <w:numId w:val="9"/>
        </w:numPr>
        <w:tabs>
          <w:tab w:val="left" w:pos="240"/>
        </w:tabs>
        <w:spacing w:before="200" w:after="0" w:line="240" w:lineRule="auto"/>
        <w:ind w:left="240" w:hanging="40"/>
      </w:pPr>
      <w:bookmarkStart w:id="232" w:name="d5e395"/>
      <w:bookmarkStart w:id="233" w:name="d5e394"/>
      <w:bookmarkStart w:id="234" w:name="d5e397"/>
      <w:bookmarkStart w:id="235" w:name="d5e396"/>
      <w:r>
        <w:rPr>
          <w:rFonts w:ascii="Times New Roman" w:hAnsi="Times New Roman"/>
          <w:color w:val="000000"/>
          <w:sz w:val="20"/>
        </w:rPr>
        <w:t xml:space="preserve">Отображаются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по которым не получен ответ от Профайла на этапе подтверждения.</w:t>
      </w:r>
    </w:p>
    <w:bookmarkEnd w:id="232"/>
    <w:bookmarkEnd w:id="233"/>
    <w:bookmarkEnd w:id="234"/>
    <w:bookmarkEnd w:id="235"/>
    <w:p w14:paraId="34CE09E3" w14:textId="77777777" w:rsidR="003D271F" w:rsidRDefault="00406DFC">
      <w:pPr>
        <w:spacing w:before="200" w:after="0" w:line="240" w:lineRule="auto"/>
        <w:ind w:left="240"/>
      </w:pPr>
      <w:r>
        <w:rPr>
          <w:rFonts w:ascii="Times New Roman" w:hAnsi="Times New Roman"/>
          <w:color w:val="000000"/>
          <w:sz w:val="20"/>
        </w:rPr>
        <w:t>В журнале отображаются операции в состоянии:</w:t>
      </w:r>
    </w:p>
    <w:p w14:paraId="5F5E2793" w14:textId="77777777" w:rsidR="003D271F" w:rsidRDefault="00406DFC">
      <w:pPr>
        <w:tabs>
          <w:tab w:val="left" w:pos="480"/>
        </w:tabs>
        <w:spacing w:before="200" w:after="0" w:line="240" w:lineRule="auto"/>
        <w:ind w:left="480" w:hanging="240"/>
      </w:pPr>
      <w:bookmarkStart w:id="236" w:name="d5e400"/>
      <w:bookmarkStart w:id="237" w:name="d5e399"/>
      <w:bookmarkStart w:id="238" w:name="d5e401"/>
      <w:r>
        <w:rPr>
          <w:rFonts w:ascii="Times New Roman" w:hAnsi="Times New Roman"/>
          <w:color w:val="000000"/>
          <w:sz w:val="20"/>
        </w:rPr>
        <w:t>1.1.</w:t>
      </w:r>
      <w:r>
        <w:rPr>
          <w:rFonts w:ascii="Times New Roman" w:hAnsi="Times New Roman"/>
          <w:color w:val="000000"/>
          <w:sz w:val="20"/>
        </w:rPr>
        <w:tab/>
        <w:t xml:space="preserve">Подтверждена, Ручное урегулирование: при </w:t>
      </w:r>
      <w:r>
        <w:rPr>
          <w:rFonts w:ascii="Times New Roman" w:hAnsi="Times New Roman"/>
          <w:color w:val="000000"/>
          <w:sz w:val="20"/>
        </w:rPr>
        <w:t>подтверждении не получен ответ от смежной системы - можно выгружать;</w:t>
      </w:r>
    </w:p>
    <w:p w14:paraId="3A2111A3" w14:textId="77777777" w:rsidR="003D271F" w:rsidRDefault="00406DFC">
      <w:pPr>
        <w:tabs>
          <w:tab w:val="left" w:pos="480"/>
        </w:tabs>
        <w:spacing w:before="200" w:after="0" w:line="240" w:lineRule="auto"/>
        <w:ind w:left="480" w:hanging="240"/>
      </w:pPr>
      <w:bookmarkStart w:id="239" w:name="d5e402"/>
      <w:bookmarkEnd w:id="236"/>
      <w:bookmarkEnd w:id="237"/>
      <w:bookmarkEnd w:id="238"/>
      <w:r>
        <w:rPr>
          <w:rFonts w:ascii="Times New Roman" w:hAnsi="Times New Roman"/>
          <w:color w:val="000000"/>
          <w:sz w:val="20"/>
        </w:rPr>
        <w:t>1.2.</w:t>
      </w:r>
      <w:r>
        <w:rPr>
          <w:rFonts w:ascii="Times New Roman" w:hAnsi="Times New Roman"/>
          <w:color w:val="000000"/>
          <w:sz w:val="20"/>
        </w:rPr>
        <w:tab/>
        <w:t>Аннулирована, Ручное урегулирование: при аннулировании не получен ответ от смежной системы.</w:t>
      </w:r>
    </w:p>
    <w:p w14:paraId="21AE6EE3" w14:textId="77777777" w:rsidR="003D271F" w:rsidRDefault="00406DFC">
      <w:pPr>
        <w:numPr>
          <w:ilvl w:val="0"/>
          <w:numId w:val="9"/>
        </w:numPr>
        <w:tabs>
          <w:tab w:val="left" w:pos="240"/>
        </w:tabs>
        <w:spacing w:before="200" w:after="0" w:line="240" w:lineRule="auto"/>
        <w:ind w:left="240" w:hanging="40"/>
      </w:pPr>
      <w:bookmarkStart w:id="240" w:name="d5e404"/>
      <w:bookmarkEnd w:id="239"/>
      <w:r>
        <w:rPr>
          <w:rFonts w:ascii="Times New Roman" w:hAnsi="Times New Roman"/>
          <w:color w:val="000000"/>
          <w:sz w:val="20"/>
        </w:rPr>
        <w:t>Повторный вызов допускается только для операций текущего ОД, при условии, что ОД не закрыт</w:t>
      </w:r>
      <w:r>
        <w:rPr>
          <w:rFonts w:ascii="Times New Roman" w:hAnsi="Times New Roman"/>
          <w:color w:val="000000"/>
          <w:sz w:val="20"/>
        </w:rPr>
        <w:t>.</w:t>
      </w:r>
    </w:p>
    <w:p w14:paraId="3BE0B7AF" w14:textId="77777777" w:rsidR="003D271F" w:rsidRDefault="00406DFC">
      <w:pPr>
        <w:numPr>
          <w:ilvl w:val="0"/>
          <w:numId w:val="9"/>
        </w:numPr>
        <w:tabs>
          <w:tab w:val="left" w:pos="240"/>
        </w:tabs>
        <w:spacing w:before="200" w:after="0" w:line="240" w:lineRule="auto"/>
        <w:ind w:left="240" w:hanging="40"/>
      </w:pPr>
      <w:bookmarkStart w:id="241" w:name="d5e406"/>
      <w:bookmarkStart w:id="242" w:name="d5e408"/>
      <w:bookmarkEnd w:id="240"/>
      <w:r>
        <w:rPr>
          <w:rFonts w:ascii="Times New Roman" w:hAnsi="Times New Roman"/>
          <w:color w:val="000000"/>
          <w:sz w:val="20"/>
        </w:rPr>
        <w:t xml:space="preserve">При нажатии на кнопку "Выгрузить" осуществлять повторную отправку сообщения и ожидание ответа от УСБС согласно сценарию (см. </w:t>
      </w:r>
      <w:hyperlink w:anchor="workflow">
        <w:r>
          <w:rPr>
            <w:rFonts w:ascii="Times New Roman" w:hAnsi="Times New Roman"/>
            <w:color w:val="000000"/>
            <w:sz w:val="20"/>
          </w:rPr>
          <w:t>Раздел 4.3.2.4.1, «Разработка сценария для информационного процесса»</w:t>
        </w:r>
      </w:hyperlink>
      <w:r>
        <w:rPr>
          <w:rFonts w:ascii="Times New Roman" w:hAnsi="Times New Roman"/>
          <w:color w:val="000000"/>
          <w:sz w:val="20"/>
        </w:rPr>
        <w:t>).</w:t>
      </w:r>
    </w:p>
    <w:bookmarkEnd w:id="241"/>
    <w:bookmarkEnd w:id="242"/>
    <w:p w14:paraId="36F37769" w14:textId="77777777" w:rsidR="003D271F" w:rsidRDefault="00406DFC">
      <w:pPr>
        <w:spacing w:before="200" w:after="0" w:line="240" w:lineRule="auto"/>
        <w:ind w:left="240"/>
      </w:pPr>
      <w:r>
        <w:rPr>
          <w:rFonts w:ascii="Times New Roman" w:hAnsi="Times New Roman"/>
          <w:color w:val="000000"/>
          <w:sz w:val="20"/>
        </w:rPr>
        <w:t>При выборе операций из разн</w:t>
      </w:r>
      <w:r>
        <w:rPr>
          <w:rFonts w:ascii="Times New Roman" w:hAnsi="Times New Roman"/>
          <w:color w:val="000000"/>
          <w:sz w:val="20"/>
        </w:rPr>
        <w:t>ых систем последовательно для всех выбранных операций вызываются соответствующие методы в зависимости от системы-инициатора.</w:t>
      </w:r>
    </w:p>
    <w:p w14:paraId="3538D1E2" w14:textId="77777777" w:rsidR="003D271F" w:rsidRDefault="00406DFC">
      <w:pPr>
        <w:numPr>
          <w:ilvl w:val="0"/>
          <w:numId w:val="9"/>
        </w:numPr>
        <w:tabs>
          <w:tab w:val="left" w:pos="240"/>
        </w:tabs>
        <w:spacing w:before="200" w:after="0" w:line="240" w:lineRule="auto"/>
        <w:ind w:left="240" w:hanging="40"/>
      </w:pPr>
      <w:bookmarkStart w:id="243" w:name="d5e410"/>
      <w:bookmarkStart w:id="244" w:name="d5e412"/>
      <w:r>
        <w:rPr>
          <w:rFonts w:ascii="Times New Roman" w:hAnsi="Times New Roman"/>
          <w:color w:val="000000"/>
          <w:sz w:val="20"/>
        </w:rPr>
        <w:t xml:space="preserve">Если при повторном вызове получен результат, который говорит об успешном вызове сервиса, то операция перестаёт отображаться в журнале для ручного урегулирования. Меняется дополнительный статус операции согласно настройкам сценария (см. </w:t>
      </w:r>
      <w:hyperlink w:anchor="settings_workflow">
        <w:r>
          <w:rPr>
            <w:rFonts w:ascii="Times New Roman" w:hAnsi="Times New Roman"/>
            <w:color w:val="000000"/>
            <w:sz w:val="20"/>
          </w:rPr>
          <w:t>Раздел 4.3.2.3.2, «Настройка информационного процесса»</w:t>
        </w:r>
      </w:hyperlink>
      <w:r>
        <w:rPr>
          <w:rFonts w:ascii="Times New Roman" w:hAnsi="Times New Roman"/>
          <w:color w:val="000000"/>
          <w:sz w:val="20"/>
        </w:rPr>
        <w:t>).</w:t>
      </w:r>
    </w:p>
    <w:p w14:paraId="5FD8A3AA" w14:textId="77777777" w:rsidR="003D271F" w:rsidRDefault="00406DFC">
      <w:pPr>
        <w:numPr>
          <w:ilvl w:val="0"/>
          <w:numId w:val="9"/>
        </w:numPr>
        <w:tabs>
          <w:tab w:val="left" w:pos="240"/>
        </w:tabs>
        <w:spacing w:before="200" w:after="0" w:line="240" w:lineRule="auto"/>
        <w:ind w:left="240" w:hanging="40"/>
      </w:pPr>
      <w:bookmarkStart w:id="245" w:name="d5e413"/>
      <w:bookmarkEnd w:id="243"/>
      <w:bookmarkEnd w:id="244"/>
      <w:r>
        <w:rPr>
          <w:rFonts w:ascii="Times New Roman" w:hAnsi="Times New Roman"/>
          <w:color w:val="000000"/>
          <w:sz w:val="20"/>
        </w:rPr>
        <w:t>Данный пункт меню доступен следующим ролям:</w:t>
      </w:r>
    </w:p>
    <w:p w14:paraId="150BA56D" w14:textId="77777777" w:rsidR="003D271F" w:rsidRDefault="00406DFC">
      <w:pPr>
        <w:tabs>
          <w:tab w:val="left" w:pos="480"/>
        </w:tabs>
        <w:spacing w:before="200" w:after="0" w:line="240" w:lineRule="auto"/>
        <w:ind w:left="480" w:hanging="240"/>
      </w:pPr>
      <w:bookmarkStart w:id="246" w:name="d5e416"/>
      <w:bookmarkStart w:id="247" w:name="d5e415"/>
      <w:bookmarkStart w:id="248" w:name="d5e417"/>
      <w:bookmarkEnd w:id="245"/>
      <w:r>
        <w:rPr>
          <w:rFonts w:ascii="Times New Roman" w:hAnsi="Times New Roman"/>
          <w:color w:val="000000"/>
          <w:sz w:val="20"/>
        </w:rPr>
        <w:t>5.1.</w:t>
      </w:r>
      <w:r>
        <w:rPr>
          <w:rFonts w:ascii="Times New Roman" w:hAnsi="Times New Roman"/>
          <w:color w:val="000000"/>
          <w:sz w:val="20"/>
        </w:rPr>
        <w:tab/>
        <w:t>0 Администратор</w:t>
      </w:r>
    </w:p>
    <w:p w14:paraId="7AD5F2F4" w14:textId="77777777" w:rsidR="003D271F" w:rsidRDefault="00406DFC">
      <w:pPr>
        <w:tabs>
          <w:tab w:val="left" w:pos="480"/>
        </w:tabs>
        <w:spacing w:before="200" w:after="0" w:line="240" w:lineRule="auto"/>
        <w:ind w:left="480" w:hanging="240"/>
      </w:pPr>
      <w:bookmarkStart w:id="249" w:name="d5e418"/>
      <w:bookmarkEnd w:id="246"/>
      <w:bookmarkEnd w:id="247"/>
      <w:bookmarkEnd w:id="248"/>
      <w:r>
        <w:rPr>
          <w:rFonts w:ascii="Times New Roman" w:hAnsi="Times New Roman"/>
          <w:color w:val="000000"/>
          <w:sz w:val="20"/>
        </w:rPr>
        <w:t>5.2.</w:t>
      </w:r>
      <w:r>
        <w:rPr>
          <w:rFonts w:ascii="Times New Roman" w:hAnsi="Times New Roman"/>
          <w:color w:val="000000"/>
          <w:sz w:val="20"/>
        </w:rPr>
        <w:tab/>
        <w:t>1706 Супервизор ГО</w:t>
      </w:r>
    </w:p>
    <w:p w14:paraId="7CD668DB" w14:textId="77777777" w:rsidR="003D271F" w:rsidRDefault="00406DFC">
      <w:pPr>
        <w:tabs>
          <w:tab w:val="left" w:pos="480"/>
        </w:tabs>
        <w:spacing w:before="200" w:after="0" w:line="240" w:lineRule="auto"/>
        <w:ind w:left="480" w:hanging="240"/>
      </w:pPr>
      <w:bookmarkStart w:id="250" w:name="d5e420"/>
      <w:bookmarkEnd w:id="249"/>
      <w:r>
        <w:rPr>
          <w:rFonts w:ascii="Times New Roman" w:hAnsi="Times New Roman"/>
          <w:color w:val="000000"/>
          <w:sz w:val="20"/>
        </w:rPr>
        <w:t>5.3.</w:t>
      </w:r>
      <w:r>
        <w:rPr>
          <w:rFonts w:ascii="Times New Roman" w:hAnsi="Times New Roman"/>
          <w:color w:val="000000"/>
          <w:sz w:val="20"/>
        </w:rPr>
        <w:tab/>
        <w:t>1608 Контролер</w:t>
      </w:r>
    </w:p>
    <w:p w14:paraId="4881A141" w14:textId="77777777" w:rsidR="003D271F" w:rsidRDefault="00406DFC">
      <w:pPr>
        <w:tabs>
          <w:tab w:val="left" w:pos="480"/>
        </w:tabs>
        <w:spacing w:before="200" w:after="0" w:line="240" w:lineRule="auto"/>
        <w:ind w:left="480" w:hanging="240"/>
      </w:pPr>
      <w:bookmarkStart w:id="251" w:name="d5e422"/>
      <w:bookmarkStart w:id="252" w:name="d5e424"/>
      <w:bookmarkEnd w:id="250"/>
      <w:r>
        <w:rPr>
          <w:rFonts w:ascii="Times New Roman" w:hAnsi="Times New Roman"/>
          <w:color w:val="000000"/>
          <w:sz w:val="20"/>
        </w:rPr>
        <w:t>5.4.</w:t>
      </w:r>
      <w:r>
        <w:rPr>
          <w:rFonts w:ascii="Times New Roman" w:hAnsi="Times New Roman"/>
          <w:color w:val="000000"/>
          <w:sz w:val="20"/>
        </w:rPr>
        <w:tab/>
        <w:t>12002 Администратор внешних интерфейсов</w:t>
      </w:r>
    </w:p>
    <w:p w14:paraId="301412A8" w14:textId="77777777" w:rsidR="003D271F" w:rsidRDefault="00406DFC">
      <w:pPr>
        <w:spacing w:before="200" w:after="0" w:line="240" w:lineRule="auto"/>
      </w:pPr>
      <w:bookmarkStart w:id="253" w:name="form_control"/>
      <w:bookmarkEnd w:id="251"/>
      <w:bookmarkEnd w:id="252"/>
      <w:r>
        <w:rPr>
          <w:rFonts w:ascii="Arial" w:hAnsi="Arial"/>
          <w:b/>
          <w:color w:val="000000"/>
          <w:sz w:val="20"/>
        </w:rPr>
        <w:t>4.3.2.1.5. Справочно: фор</w:t>
      </w:r>
      <w:r>
        <w:rPr>
          <w:rFonts w:ascii="Arial" w:hAnsi="Arial"/>
          <w:b/>
          <w:color w:val="000000"/>
          <w:sz w:val="20"/>
        </w:rPr>
        <w:t>ма "Контроль операций"</w:t>
      </w:r>
    </w:p>
    <w:bookmarkEnd w:id="253"/>
    <w:p w14:paraId="0D1C7AEB" w14:textId="77777777" w:rsidR="003D271F" w:rsidRDefault="00406DFC">
      <w:pPr>
        <w:spacing w:before="200" w:after="0" w:line="240" w:lineRule="auto"/>
      </w:pPr>
      <w:r>
        <w:rPr>
          <w:rFonts w:ascii="Times New Roman" w:hAnsi="Times New Roman"/>
          <w:color w:val="000000"/>
          <w:sz w:val="20"/>
        </w:rPr>
        <w:t xml:space="preserve">Контролер осуществляет акцепт проведения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xml:space="preserve"> через стандартную форму (3052000):</w:t>
      </w:r>
    </w:p>
    <w:p w14:paraId="18A45294" w14:textId="77777777" w:rsidR="003D271F" w:rsidRDefault="00406DFC">
      <w:pPr>
        <w:spacing w:before="200" w:after="0" w:line="240" w:lineRule="auto"/>
      </w:pPr>
      <w:r>
        <w:rPr>
          <w:rFonts w:ascii="Times New Roman" w:hAnsi="Times New Roman"/>
          <w:b/>
          <w:color w:val="000000"/>
          <w:sz w:val="20"/>
        </w:rPr>
        <w:t>Контроль → Контроль операций</w:t>
      </w:r>
      <w:r>
        <w:rPr>
          <w:rFonts w:ascii="Times New Roman" w:hAnsi="Times New Roman"/>
          <w:color w:val="000000"/>
          <w:sz w:val="15"/>
          <w:vertAlign w:val="superscript"/>
        </w:rPr>
        <w:footnoteReference w:customMarkFollows="1" w:id="2"/>
        <w:t>2</w:t>
      </w:r>
    </w:p>
    <w:p w14:paraId="7300BCFF" w14:textId="77777777" w:rsidR="003D271F" w:rsidRDefault="00406DFC">
      <w:pPr>
        <w:spacing w:before="200" w:after="0" w:line="240" w:lineRule="auto"/>
      </w:pPr>
      <w:r>
        <w:rPr>
          <w:rFonts w:ascii="Times New Roman" w:hAnsi="Times New Roman"/>
          <w:color w:val="000000"/>
          <w:sz w:val="20"/>
        </w:rPr>
        <w:t>Контролеру доступны следующие действия:</w:t>
      </w:r>
    </w:p>
    <w:p w14:paraId="7E5F7C8B" w14:textId="77777777" w:rsidR="003D271F" w:rsidRDefault="00406DFC">
      <w:pPr>
        <w:numPr>
          <w:ilvl w:val="0"/>
          <w:numId w:val="11"/>
        </w:numPr>
        <w:tabs>
          <w:tab w:val="left" w:pos="240"/>
        </w:tabs>
        <w:spacing w:before="200" w:after="0" w:line="240" w:lineRule="auto"/>
        <w:ind w:left="240" w:hanging="40"/>
      </w:pPr>
      <w:bookmarkStart w:id="259" w:name="d5e442"/>
      <w:bookmarkStart w:id="260" w:name="d5e441"/>
      <w:bookmarkStart w:id="261" w:name="d5e444"/>
      <w:bookmarkStart w:id="262" w:name="d5e443"/>
      <w:r>
        <w:rPr>
          <w:rFonts w:ascii="Times New Roman" w:hAnsi="Times New Roman"/>
          <w:color w:val="000000"/>
          <w:sz w:val="20"/>
        </w:rPr>
        <w:lastRenderedPageBreak/>
        <w:t>Контроль не пройден. Операция перевод</w:t>
      </w:r>
      <w:r>
        <w:rPr>
          <w:rFonts w:ascii="Times New Roman" w:hAnsi="Times New Roman"/>
          <w:color w:val="000000"/>
          <w:sz w:val="20"/>
        </w:rPr>
        <w:t xml:space="preserve">ится в статус "Отменена". При отмене отправляется синхронизации статуса в СУБО (см. </w:t>
      </w:r>
      <w:hyperlink w:anchor="workflow">
        <w:r>
          <w:rPr>
            <w:rFonts w:ascii="Times New Roman" w:hAnsi="Times New Roman"/>
            <w:color w:val="000000"/>
            <w:sz w:val="20"/>
          </w:rPr>
          <w:t>Раздел 4.3.2.4.1, «Разработка сценария для информационного процесса»</w:t>
        </w:r>
      </w:hyperlink>
      <w:r>
        <w:rPr>
          <w:rFonts w:ascii="Times New Roman" w:hAnsi="Times New Roman"/>
          <w:color w:val="000000"/>
          <w:sz w:val="20"/>
        </w:rPr>
        <w:t xml:space="preserve">), в которой в первой реализации не производится передача причины отказа </w:t>
      </w:r>
      <w:r>
        <w:rPr>
          <w:rFonts w:ascii="Times New Roman" w:hAnsi="Times New Roman"/>
          <w:color w:val="000000"/>
          <w:sz w:val="20"/>
        </w:rPr>
        <w:t>контролера.</w:t>
      </w:r>
    </w:p>
    <w:p w14:paraId="3039CEB8" w14:textId="77777777" w:rsidR="003D271F" w:rsidRDefault="00406DFC">
      <w:pPr>
        <w:numPr>
          <w:ilvl w:val="0"/>
          <w:numId w:val="11"/>
        </w:numPr>
        <w:tabs>
          <w:tab w:val="left" w:pos="240"/>
        </w:tabs>
        <w:spacing w:before="200" w:after="0" w:line="240" w:lineRule="auto"/>
        <w:ind w:left="240" w:hanging="40"/>
      </w:pPr>
      <w:bookmarkStart w:id="263" w:name="d5e445"/>
      <w:bookmarkEnd w:id="259"/>
      <w:bookmarkEnd w:id="260"/>
      <w:bookmarkEnd w:id="261"/>
      <w:bookmarkEnd w:id="262"/>
      <w:r>
        <w:rPr>
          <w:rFonts w:ascii="Times New Roman" w:hAnsi="Times New Roman"/>
          <w:color w:val="000000"/>
          <w:sz w:val="20"/>
        </w:rPr>
        <w:t>Контроль пройден.</w:t>
      </w:r>
    </w:p>
    <w:p w14:paraId="34BC23D0" w14:textId="77777777" w:rsidR="003D271F" w:rsidRDefault="00406DFC">
      <w:pPr>
        <w:tabs>
          <w:tab w:val="left" w:pos="480"/>
        </w:tabs>
        <w:spacing w:before="200" w:after="0" w:line="240" w:lineRule="auto"/>
        <w:ind w:left="480" w:hanging="240"/>
      </w:pPr>
      <w:bookmarkStart w:id="264" w:name="d5e448"/>
      <w:bookmarkStart w:id="265" w:name="d5e447"/>
      <w:bookmarkStart w:id="266" w:name="d5e450"/>
      <w:bookmarkStart w:id="267" w:name="d5e449"/>
      <w:bookmarkEnd w:id="263"/>
      <w:r>
        <w:rPr>
          <w:rFonts w:ascii="Times New Roman" w:hAnsi="Times New Roman"/>
          <w:color w:val="000000"/>
          <w:sz w:val="20"/>
        </w:rPr>
        <w:t>2.1.</w:t>
      </w:r>
      <w:r>
        <w:rPr>
          <w:rFonts w:ascii="Times New Roman" w:hAnsi="Times New Roman"/>
          <w:color w:val="000000"/>
          <w:sz w:val="20"/>
        </w:rPr>
        <w:tab/>
        <w:t xml:space="preserve">После вызова метода контроля операции экранная форма блокируется до окончания процесса контроля. Производятся внутренние проверки Спектрум. При контроле отправляется синхронизации статуса в СУБО (см. </w:t>
      </w:r>
      <w:hyperlink w:anchor="workflow">
        <w:r>
          <w:rPr>
            <w:rFonts w:ascii="Times New Roman" w:hAnsi="Times New Roman"/>
            <w:color w:val="000000"/>
            <w:sz w:val="20"/>
          </w:rPr>
          <w:t>Раздел 4.3.2.4.1, «Разработка сценария для информационного процесса»</w:t>
        </w:r>
      </w:hyperlink>
      <w:r>
        <w:rPr>
          <w:rFonts w:ascii="Times New Roman" w:hAnsi="Times New Roman"/>
          <w:color w:val="000000"/>
          <w:sz w:val="20"/>
        </w:rPr>
        <w:t>).</w:t>
      </w:r>
    </w:p>
    <w:p w14:paraId="30B6BA88" w14:textId="77777777" w:rsidR="003D271F" w:rsidRDefault="00406DFC">
      <w:pPr>
        <w:tabs>
          <w:tab w:val="left" w:pos="480"/>
        </w:tabs>
        <w:spacing w:before="200" w:after="0" w:line="240" w:lineRule="auto"/>
        <w:ind w:left="480" w:hanging="240"/>
      </w:pPr>
      <w:bookmarkStart w:id="268" w:name="d5e451"/>
      <w:bookmarkStart w:id="269" w:name="d5e453"/>
      <w:bookmarkEnd w:id="264"/>
      <w:bookmarkEnd w:id="265"/>
      <w:bookmarkEnd w:id="266"/>
      <w:bookmarkEnd w:id="267"/>
      <w:r>
        <w:rPr>
          <w:rFonts w:ascii="Times New Roman" w:hAnsi="Times New Roman"/>
          <w:color w:val="000000"/>
          <w:sz w:val="20"/>
        </w:rPr>
        <w:t>2.2.</w:t>
      </w:r>
      <w:r>
        <w:rPr>
          <w:rFonts w:ascii="Times New Roman" w:hAnsi="Times New Roman"/>
          <w:color w:val="000000"/>
          <w:sz w:val="20"/>
        </w:rPr>
        <w:tab/>
        <w:t xml:space="preserve">Уход с формы контроля осуществляется сразу после перевода в статус "Не подтверждена". Операция доступна для подтверждения в кассе (см. </w:t>
      </w:r>
      <w:hyperlink w:anchor="form_confirm">
        <w:r>
          <w:rPr>
            <w:rFonts w:ascii="Times New Roman" w:hAnsi="Times New Roman"/>
            <w:color w:val="000000"/>
            <w:sz w:val="20"/>
          </w:rPr>
          <w:t>Раздел 4.3.2.1.1, «Справочно: форма "Подтверждения документов"»</w:t>
        </w:r>
      </w:hyperlink>
      <w:r>
        <w:rPr>
          <w:rFonts w:ascii="Times New Roman" w:hAnsi="Times New Roman"/>
          <w:color w:val="000000"/>
          <w:sz w:val="20"/>
        </w:rPr>
        <w:t>).</w:t>
      </w:r>
    </w:p>
    <w:bookmarkEnd w:id="268"/>
    <w:bookmarkEnd w:id="269"/>
    <w:p w14:paraId="6D1EB052" w14:textId="77777777" w:rsidR="003D271F" w:rsidRDefault="00406DFC">
      <w:pPr>
        <w:spacing w:before="200" w:after="0" w:line="240" w:lineRule="auto"/>
      </w:pP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xml:space="preserve"> могут быть импортированы в Спектрум из СУБО как "Не подтверждена" (если контроль был произведен по SMS в СУБО) и "На контроль". В случае превышения лимита на проведение операция потребует дополнительного контроля, который осуществляется через ту же форму </w:t>
      </w:r>
      <w:r>
        <w:rPr>
          <w:rFonts w:ascii="Times New Roman" w:hAnsi="Times New Roman"/>
          <w:color w:val="000000"/>
          <w:sz w:val="20"/>
        </w:rPr>
        <w:t>(выполняется разными пользователями).</w:t>
      </w:r>
    </w:p>
    <w:p w14:paraId="4D5F2D7A" w14:textId="77777777" w:rsidR="003D271F" w:rsidRDefault="00406DFC">
      <w:pPr>
        <w:spacing w:before="200" w:after="0" w:line="240" w:lineRule="auto"/>
      </w:pPr>
      <w:r>
        <w:rPr>
          <w:rFonts w:ascii="Times New Roman" w:hAnsi="Times New Roman"/>
          <w:color w:val="000000"/>
          <w:sz w:val="20"/>
        </w:rPr>
        <w:t xml:space="preserve">Если операция из СУБО была прислана в статусе "Не подтверждена"/"На контроль" на сумму более лимита (см. </w:t>
      </w:r>
      <w:hyperlink w:anchor="settings_operationGroup">
        <w:r>
          <w:rPr>
            <w:rFonts w:ascii="Times New Roman" w:hAnsi="Times New Roman"/>
            <w:color w:val="000000"/>
            <w:sz w:val="20"/>
          </w:rPr>
          <w:t>Раздел 4.3.2.3.6, «Настройка групп операций»</w:t>
        </w:r>
      </w:hyperlink>
      <w:r>
        <w:rPr>
          <w:rFonts w:ascii="Times New Roman" w:hAnsi="Times New Roman"/>
          <w:color w:val="000000"/>
          <w:sz w:val="20"/>
        </w:rPr>
        <w:t>), то в Спектрум она бу</w:t>
      </w:r>
      <w:r>
        <w:rPr>
          <w:rFonts w:ascii="Times New Roman" w:hAnsi="Times New Roman"/>
          <w:color w:val="000000"/>
          <w:sz w:val="20"/>
        </w:rPr>
        <w:t>дет создана в статусе "На контроль" с типом "Дополнительный контроль".</w:t>
      </w:r>
    </w:p>
    <w:p w14:paraId="57608C8B" w14:textId="77777777" w:rsidR="003D271F" w:rsidRDefault="00406DFC">
      <w:pPr>
        <w:spacing w:before="200" w:after="0" w:line="240" w:lineRule="auto"/>
      </w:pPr>
      <w:r>
        <w:rPr>
          <w:rFonts w:ascii="Times New Roman" w:hAnsi="Times New Roman"/>
          <w:noProof/>
          <w:color w:val="000000"/>
          <w:sz w:val="20"/>
        </w:rPr>
        <w:drawing>
          <wp:inline distT="0" distB="0" distL="0" distR="0" wp14:anchorId="5636312E" wp14:editId="78098999">
            <wp:extent cx="5731200" cy="1220922"/>
            <wp:effectExtent l="0" t="0" r="0" b="0"/>
            <wp:docPr id="1"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rcRect/>
                    <a:stretch>
                      <a:fillRect/>
                    </a:stretch>
                  </pic:blipFill>
                  <pic:spPr>
                    <a:xfrm>
                      <a:off x="0" y="0"/>
                      <a:ext cx="5731200" cy="1220922"/>
                    </a:xfrm>
                    <a:prstGeom prst="rect">
                      <a:avLst/>
                    </a:prstGeom>
                  </pic:spPr>
                </pic:pic>
              </a:graphicData>
            </a:graphic>
          </wp:inline>
        </w:drawing>
      </w:r>
    </w:p>
    <w:p w14:paraId="2DFC8790" w14:textId="77777777" w:rsidR="003D271F" w:rsidRDefault="00406DFC">
      <w:pPr>
        <w:spacing w:before="200" w:after="0" w:line="240" w:lineRule="auto"/>
      </w:pPr>
      <w:r>
        <w:rPr>
          <w:rFonts w:ascii="Times New Roman" w:hAnsi="Times New Roman"/>
          <w:color w:val="000000"/>
          <w:sz w:val="20"/>
        </w:rPr>
        <w:t>Правами для осуществления дополнительного контроля обладают следующие роли в Спектрум:</w:t>
      </w:r>
    </w:p>
    <w:p w14:paraId="4BE97BB3" w14:textId="77777777" w:rsidR="003D271F" w:rsidRDefault="00406DFC">
      <w:pPr>
        <w:numPr>
          <w:ilvl w:val="0"/>
          <w:numId w:val="12"/>
        </w:numPr>
        <w:tabs>
          <w:tab w:val="left" w:pos="200"/>
        </w:tabs>
        <w:spacing w:before="200" w:after="0" w:line="240" w:lineRule="auto"/>
        <w:ind w:left="200" w:hanging="200"/>
      </w:pPr>
      <w:bookmarkStart w:id="270" w:name="d5e464"/>
      <w:bookmarkStart w:id="271" w:name="d5e463"/>
      <w:bookmarkStart w:id="272" w:name="d5e466"/>
      <w:bookmarkStart w:id="273" w:name="d5e465"/>
      <w:r>
        <w:rPr>
          <w:rFonts w:ascii="Times New Roman" w:hAnsi="Times New Roman"/>
          <w:color w:val="000000"/>
          <w:sz w:val="20"/>
        </w:rPr>
        <w:t>2966 "Директор ТП"</w:t>
      </w:r>
    </w:p>
    <w:bookmarkEnd w:id="270"/>
    <w:bookmarkEnd w:id="271"/>
    <w:bookmarkEnd w:id="272"/>
    <w:bookmarkEnd w:id="273"/>
    <w:p w14:paraId="573B5A71" w14:textId="77777777" w:rsidR="003D271F" w:rsidRDefault="00406DFC">
      <w:pPr>
        <w:spacing w:before="200" w:after="0" w:line="240" w:lineRule="auto"/>
      </w:pPr>
      <w:r>
        <w:rPr>
          <w:rFonts w:ascii="Times New Roman" w:hAnsi="Times New Roman"/>
          <w:color w:val="000000"/>
          <w:sz w:val="20"/>
        </w:rPr>
        <w:t xml:space="preserve">После прохождения дополнительного контроля операция переводится в статус "Не </w:t>
      </w:r>
      <w:r>
        <w:rPr>
          <w:rFonts w:ascii="Times New Roman" w:hAnsi="Times New Roman"/>
          <w:color w:val="000000"/>
          <w:sz w:val="20"/>
        </w:rPr>
        <w:t>подтверждена"/"На контроль" с типом "Контроль".</w:t>
      </w:r>
    </w:p>
    <w:p w14:paraId="1B0987C8" w14:textId="77777777" w:rsidR="003D271F" w:rsidRDefault="00406DFC">
      <w:pPr>
        <w:spacing w:before="200" w:after="0" w:line="240" w:lineRule="auto"/>
      </w:pPr>
      <w:bookmarkStart w:id="274" w:name="form_CloseDay"/>
      <w:r>
        <w:rPr>
          <w:rFonts w:ascii="Arial" w:hAnsi="Arial"/>
          <w:b/>
          <w:color w:val="000000"/>
          <w:sz w:val="20"/>
        </w:rPr>
        <w:t xml:space="preserve">4.3.2.1.6. Справочно: форма "Закрытие </w:t>
      </w:r>
      <w:ins w:id="275" w:author="Yulia A. Trifonova" w:date="2021-08-09T23:51:00Z">
        <w:r>
          <w:rPr>
            <w:rFonts w:ascii="Arial" w:hAnsi="Arial"/>
            <w:b/>
            <w:color w:val="000000"/>
            <w:sz w:val="20"/>
          </w:rPr>
          <w:t xml:space="preserve">операционного </w:t>
        </w:r>
      </w:ins>
      <w:r>
        <w:rPr>
          <w:rFonts w:ascii="Arial" w:hAnsi="Arial"/>
          <w:b/>
          <w:color w:val="000000"/>
          <w:sz w:val="20"/>
        </w:rPr>
        <w:t>дня"</w:t>
      </w:r>
    </w:p>
    <w:bookmarkEnd w:id="274"/>
    <w:p w14:paraId="57AAB841" w14:textId="77777777" w:rsidR="003D271F" w:rsidRDefault="00406DFC">
      <w:pPr>
        <w:spacing w:before="200" w:after="0" w:line="240" w:lineRule="auto"/>
      </w:pPr>
      <w:r>
        <w:rPr>
          <w:rFonts w:ascii="Times New Roman" w:hAnsi="Times New Roman"/>
          <w:color w:val="000000"/>
          <w:sz w:val="20"/>
        </w:rPr>
        <w:t>В экранной форме "Закрытие дня", доступной из меню:</w:t>
      </w:r>
    </w:p>
    <w:p w14:paraId="4B6B8315" w14:textId="77777777" w:rsidR="003D271F" w:rsidRDefault="00406DFC">
      <w:pPr>
        <w:spacing w:before="200" w:after="0" w:line="240" w:lineRule="auto"/>
      </w:pPr>
      <w:r>
        <w:rPr>
          <w:rFonts w:ascii="Times New Roman" w:hAnsi="Times New Roman"/>
          <w:b/>
          <w:color w:val="000000"/>
          <w:sz w:val="20"/>
        </w:rPr>
        <w:t>Операционный день → Закрытие дня → Закрытие операционного дня</w:t>
      </w:r>
    </w:p>
    <w:p w14:paraId="7690A4ED" w14:textId="77777777" w:rsidR="003D271F" w:rsidRDefault="00406DFC">
      <w:pPr>
        <w:spacing w:before="200" w:after="0" w:line="240" w:lineRule="auto"/>
      </w:pPr>
      <w:r>
        <w:rPr>
          <w:rFonts w:ascii="Times New Roman" w:hAnsi="Times New Roman"/>
          <w:color w:val="000000"/>
          <w:sz w:val="20"/>
        </w:rPr>
        <w:t>доработок не требуется:</w:t>
      </w:r>
    </w:p>
    <w:p w14:paraId="2614124F" w14:textId="77777777" w:rsidR="003D271F" w:rsidRDefault="00406DFC">
      <w:pPr>
        <w:numPr>
          <w:ilvl w:val="0"/>
          <w:numId w:val="13"/>
        </w:numPr>
        <w:tabs>
          <w:tab w:val="left" w:pos="240"/>
        </w:tabs>
        <w:spacing w:before="200" w:after="0" w:line="240" w:lineRule="auto"/>
        <w:ind w:left="240" w:hanging="40"/>
      </w:pPr>
      <w:bookmarkStart w:id="276" w:name="d5e478"/>
      <w:bookmarkStart w:id="277" w:name="d5e477"/>
      <w:bookmarkStart w:id="278" w:name="d5e480"/>
      <w:bookmarkStart w:id="279" w:name="d5e479"/>
      <w:r>
        <w:rPr>
          <w:rFonts w:ascii="Times New Roman" w:hAnsi="Times New Roman"/>
          <w:color w:val="000000"/>
          <w:sz w:val="20"/>
        </w:rPr>
        <w:t xml:space="preserve">Осуществляется проверка на наличие операций, по которым не был получен ответ от Профайл (см. </w:t>
      </w:r>
      <w:hyperlink w:anchor="settings_workflow">
        <w:r>
          <w:rPr>
            <w:rFonts w:ascii="Times New Roman" w:hAnsi="Times New Roman"/>
            <w:color w:val="000000"/>
            <w:sz w:val="20"/>
          </w:rPr>
          <w:t>Раздел 4.3.2.3.2, «Настройка информационного процесса»</w:t>
        </w:r>
      </w:hyperlink>
      <w:r>
        <w:rPr>
          <w:rFonts w:ascii="Times New Roman" w:hAnsi="Times New Roman"/>
          <w:color w:val="000000"/>
          <w:sz w:val="20"/>
        </w:rPr>
        <w:t>). Выдается иконка "предупреждение" около сообщения вида "Проверка на</w:t>
      </w:r>
      <w:r>
        <w:rPr>
          <w:rFonts w:ascii="Times New Roman" w:hAnsi="Times New Roman"/>
          <w:color w:val="000000"/>
          <w:sz w:val="20"/>
        </w:rPr>
        <w:t xml:space="preserve"> наличие операций, по которым не получен ответ от смежных систем" при наличии таких операций.</w:t>
      </w:r>
    </w:p>
    <w:bookmarkEnd w:id="276"/>
    <w:bookmarkEnd w:id="277"/>
    <w:bookmarkEnd w:id="278"/>
    <w:bookmarkEnd w:id="279"/>
    <w:p w14:paraId="6B0F1E10" w14:textId="77777777" w:rsidR="003D271F" w:rsidRDefault="00406DFC">
      <w:pPr>
        <w:spacing w:before="200" w:after="0" w:line="240" w:lineRule="auto"/>
        <w:ind w:left="240"/>
      </w:pPr>
      <w:r>
        <w:rPr>
          <w:rFonts w:ascii="Times New Roman" w:hAnsi="Times New Roman"/>
          <w:color w:val="000000"/>
          <w:sz w:val="20"/>
        </w:rPr>
        <w:t>Сообщение должно быть одно для операций: операции по картам и мастер-счетам Profile, операциям пересчёта инкассируемой выручки, выгруженным в ЦФТ, кассовым операц</w:t>
      </w:r>
      <w:r>
        <w:rPr>
          <w:rFonts w:ascii="Times New Roman" w:hAnsi="Times New Roman"/>
          <w:color w:val="000000"/>
          <w:sz w:val="20"/>
        </w:rPr>
        <w:t>иям из ЦФТ, операциям по счетам М-банк и ЦФТ2.0, операциям подкрепления/инкассации из М-банк и ЦФТ2.0 и подкрепление ТП из ВКЦ (SC-Наличность).</w:t>
      </w:r>
    </w:p>
    <w:p w14:paraId="3E0142F3" w14:textId="77777777" w:rsidR="003D271F" w:rsidRDefault="00406DFC">
      <w:pPr>
        <w:numPr>
          <w:ilvl w:val="0"/>
          <w:numId w:val="13"/>
        </w:numPr>
        <w:tabs>
          <w:tab w:val="left" w:pos="240"/>
        </w:tabs>
        <w:spacing w:before="200" w:after="0" w:line="240" w:lineRule="auto"/>
        <w:ind w:left="240" w:hanging="40"/>
      </w:pPr>
      <w:bookmarkStart w:id="280" w:name="d5e482"/>
      <w:bookmarkStart w:id="281" w:name="d5e484"/>
      <w:r>
        <w:rPr>
          <w:rFonts w:ascii="Times New Roman" w:hAnsi="Times New Roman"/>
          <w:color w:val="000000"/>
          <w:sz w:val="20"/>
        </w:rPr>
        <w:t>Наличие операций без ответа от смежной системы не должно влиять на возможность закрытия операционного дня. То ес</w:t>
      </w:r>
      <w:r>
        <w:rPr>
          <w:rFonts w:ascii="Times New Roman" w:hAnsi="Times New Roman"/>
          <w:color w:val="000000"/>
          <w:sz w:val="20"/>
        </w:rPr>
        <w:t xml:space="preserve">ть проверка не строгая. По пиктограмме </w:t>
      </w:r>
      <w:r>
        <w:rPr>
          <w:rFonts w:ascii="Times New Roman" w:hAnsi="Times New Roman"/>
          <w:noProof/>
          <w:color w:val="000000"/>
          <w:sz w:val="20"/>
        </w:rPr>
        <w:drawing>
          <wp:inline distT="0" distB="0" distL="0" distR="0" wp14:anchorId="20F0B542" wp14:editId="4D66766C">
            <wp:extent cx="121920" cy="12192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8"/>
                    <a:srcRect/>
                    <a:stretch>
                      <a:fillRect/>
                    </a:stretch>
                  </pic:blipFill>
                  <pic:spPr>
                    <a:xfrm>
                      <a:off x="0" y="0"/>
                      <a:ext cx="121920" cy="121920"/>
                    </a:xfrm>
                    <a:prstGeom prst="rect">
                      <a:avLst/>
                    </a:prstGeom>
                  </pic:spPr>
                </pic:pic>
              </a:graphicData>
            </a:graphic>
          </wp:inline>
        </w:drawing>
      </w:r>
      <w:r>
        <w:rPr>
          <w:rFonts w:ascii="Times New Roman" w:hAnsi="Times New Roman"/>
          <w:color w:val="000000"/>
          <w:sz w:val="20"/>
        </w:rPr>
        <w:t xml:space="preserve"> выдается список операций и даты их создания.</w:t>
      </w:r>
    </w:p>
    <w:p w14:paraId="517236EC" w14:textId="77777777" w:rsidR="003D271F" w:rsidRDefault="00406DFC">
      <w:pPr>
        <w:numPr>
          <w:ilvl w:val="0"/>
          <w:numId w:val="13"/>
        </w:numPr>
        <w:tabs>
          <w:tab w:val="left" w:pos="240"/>
        </w:tabs>
        <w:spacing w:before="200" w:after="0" w:line="240" w:lineRule="auto"/>
        <w:ind w:left="240" w:hanging="40"/>
      </w:pPr>
      <w:bookmarkStart w:id="282" w:name="d5e487"/>
      <w:bookmarkEnd w:id="280"/>
      <w:bookmarkEnd w:id="281"/>
      <w:r>
        <w:rPr>
          <w:rFonts w:ascii="Times New Roman" w:hAnsi="Times New Roman"/>
          <w:color w:val="000000"/>
          <w:sz w:val="20"/>
        </w:rPr>
        <w:lastRenderedPageBreak/>
        <w:t>В список должны попадать операции в состоянии "Подтверждена, Ручное урегулирование: при подтверждении не получен ответ от смежной системы", "Аннулирована, Ручное урегулир</w:t>
      </w:r>
      <w:r>
        <w:rPr>
          <w:rFonts w:ascii="Times New Roman" w:hAnsi="Times New Roman"/>
          <w:color w:val="000000"/>
          <w:sz w:val="20"/>
        </w:rPr>
        <w:t>ование: при аннулировании не получен ответ от смежной системы".</w:t>
      </w:r>
    </w:p>
    <w:p w14:paraId="25B1E2FD" w14:textId="77777777" w:rsidR="003D271F" w:rsidRDefault="00406DFC">
      <w:pPr>
        <w:numPr>
          <w:ilvl w:val="0"/>
          <w:numId w:val="13"/>
        </w:numPr>
        <w:tabs>
          <w:tab w:val="left" w:pos="240"/>
        </w:tabs>
        <w:spacing w:before="200" w:after="0" w:line="240" w:lineRule="auto"/>
        <w:ind w:left="240" w:hanging="40"/>
      </w:pPr>
      <w:bookmarkStart w:id="283" w:name="d5e489"/>
      <w:bookmarkStart w:id="284" w:name="d5e491"/>
      <w:bookmarkEnd w:id="282"/>
      <w:r>
        <w:rPr>
          <w:rFonts w:ascii="Times New Roman" w:hAnsi="Times New Roman"/>
          <w:color w:val="000000"/>
          <w:sz w:val="20"/>
        </w:rPr>
        <w:t xml:space="preserve">Наличие неподтвержденных </w:t>
      </w:r>
      <w:r>
        <w:rPr>
          <w:rFonts w:ascii="Times New Roman" w:hAnsi="Times New Roman"/>
          <w:i/>
          <w:color w:val="000000"/>
          <w:sz w:val="20"/>
        </w:rPr>
        <w:t>Операций снятия наличных, импортированная из СУБО</w:t>
      </w:r>
      <w:r>
        <w:rPr>
          <w:rFonts w:ascii="Times New Roman" w:hAnsi="Times New Roman"/>
          <w:color w:val="000000"/>
          <w:sz w:val="20"/>
        </w:rPr>
        <w:t>, не позволит выполнить закрытие операционного дня.</w:t>
      </w:r>
    </w:p>
    <w:p w14:paraId="345DC2ED" w14:textId="77777777" w:rsidR="003D271F" w:rsidRDefault="00406DFC">
      <w:pPr>
        <w:spacing w:before="200" w:after="0" w:line="240" w:lineRule="auto"/>
        <w:rPr>
          <w:ins w:id="285" w:author="Yulia A. Trifonova" w:date="2021-08-09T23:51:00Z"/>
        </w:rPr>
      </w:pPr>
      <w:bookmarkStart w:id="286" w:name="form_feature_front_SSL"/>
      <w:bookmarkEnd w:id="283"/>
      <w:bookmarkEnd w:id="284"/>
      <w:r>
        <w:rPr>
          <w:rFonts w:ascii="Arial" w:hAnsi="Arial"/>
          <w:b/>
          <w:color w:val="000000"/>
          <w:sz w:val="20"/>
        </w:rPr>
        <w:t>4.3.2.</w:t>
      </w:r>
      <w:ins w:id="287" w:author="Yulia A. Trifonova" w:date="2021-08-09T23:51:00Z">
        <w:r>
          <w:rPr>
            <w:rFonts w:ascii="Arial" w:hAnsi="Arial"/>
            <w:b/>
            <w:color w:val="000000"/>
            <w:sz w:val="20"/>
          </w:rPr>
          <w:t xml:space="preserve">1.7. Доработка формы переключения между шифрованным (SSL) и </w:t>
        </w:r>
        <w:r>
          <w:rPr>
            <w:rFonts w:ascii="Arial" w:hAnsi="Arial"/>
            <w:b/>
            <w:color w:val="000000"/>
            <w:sz w:val="20"/>
          </w:rPr>
          <w:t>не шифрованным (без SSL) обменом с MQ (front)</w:t>
        </w:r>
      </w:ins>
    </w:p>
    <w:bookmarkEnd w:id="286"/>
    <w:p w14:paraId="0C0BCEB9" w14:textId="77777777" w:rsidR="003D271F" w:rsidRDefault="00406DFC">
      <w:pPr>
        <w:spacing w:before="200" w:after="0" w:line="240" w:lineRule="auto"/>
        <w:rPr>
          <w:ins w:id="288" w:author="Yulia A. Trifonova" w:date="2021-08-09T23:51:00Z"/>
        </w:rPr>
      </w:pPr>
      <w:ins w:id="289" w:author="Yulia A. Trifonova" w:date="2021-08-09T23:51:00Z">
        <w:r>
          <w:rPr>
            <w:rFonts w:ascii="Times New Roman" w:hAnsi="Times New Roman"/>
            <w:color w:val="000000"/>
            <w:sz w:val="20"/>
          </w:rPr>
          <w:t xml:space="preserve">Необходимо доработать экранную форму для возврата к не шифрованному обмену с MQ, созданную для взаимодействия с системой СХОД (см. </w:t>
        </w:r>
        <w:r>
          <w:fldChar w:fldCharType="begin"/>
        </w:r>
        <w:r>
          <w:instrText xml:space="preserve"> HYPERLINK \l "settings_feature_front_SSL" \h </w:instrText>
        </w:r>
        <w:r>
          <w:fldChar w:fldCharType="separate"/>
        </w:r>
        <w:r>
          <w:rPr>
            <w:rFonts w:ascii="Times New Roman" w:hAnsi="Times New Roman"/>
            <w:color w:val="000000"/>
            <w:sz w:val="20"/>
          </w:rPr>
          <w:t xml:space="preserve">Раздел 4.3.2.3.16, «Настройка </w:t>
        </w:r>
        <w:r>
          <w:rPr>
            <w:rFonts w:ascii="Times New Roman" w:hAnsi="Times New Roman"/>
            <w:color w:val="000000"/>
            <w:sz w:val="20"/>
          </w:rPr>
          <w:t>переключения между шифрованным (SSL) и не шифрованным (без SSL) обменом с MQ (front)»</w:t>
        </w:r>
        <w:r>
          <w:rPr>
            <w:rFonts w:ascii="Times New Roman" w:hAnsi="Times New Roman"/>
            <w:color w:val="000000"/>
            <w:sz w:val="20"/>
          </w:rPr>
          <w:fldChar w:fldCharType="end"/>
        </w:r>
        <w:r>
          <w:rPr>
            <w:rFonts w:ascii="Times New Roman" w:hAnsi="Times New Roman"/>
            <w:color w:val="000000"/>
            <w:sz w:val="20"/>
          </w:rPr>
          <w:t>). На экранной форме:</w:t>
        </w:r>
      </w:ins>
    </w:p>
    <w:p w14:paraId="3C0653C4" w14:textId="77777777" w:rsidR="003D271F" w:rsidRDefault="00406DFC">
      <w:pPr>
        <w:spacing w:before="200" w:after="0" w:line="240" w:lineRule="auto"/>
        <w:rPr>
          <w:ins w:id="290" w:author="Yulia A. Trifonova" w:date="2021-08-09T23:51:00Z"/>
        </w:rPr>
      </w:pPr>
      <w:ins w:id="291" w:author="Yulia A. Trifonova" w:date="2021-08-09T23:51:00Z">
        <w:r>
          <w:rPr>
            <w:rFonts w:ascii="Times New Roman" w:hAnsi="Times New Roman"/>
            <w:b/>
            <w:color w:val="000000"/>
            <w:sz w:val="20"/>
          </w:rPr>
          <w:t>Эксплуатация системы → Использование SSL при взаимодействии с каналами MQ</w:t>
        </w:r>
        <w:r>
          <w:rPr>
            <w:rFonts w:ascii="Times New Roman" w:hAnsi="Times New Roman"/>
            <w:color w:val="000000"/>
            <w:sz w:val="20"/>
          </w:rPr>
          <w:t xml:space="preserve"> (2809200)</w:t>
        </w:r>
      </w:ins>
    </w:p>
    <w:p w14:paraId="59C867C2" w14:textId="77777777" w:rsidR="003D271F" w:rsidRDefault="00406DFC">
      <w:pPr>
        <w:spacing w:before="200" w:after="0" w:line="240" w:lineRule="auto"/>
        <w:rPr>
          <w:ins w:id="292" w:author="Yulia A. Trifonova" w:date="2021-08-09T23:51:00Z"/>
        </w:rPr>
      </w:pPr>
      <w:ins w:id="293" w:author="Yulia A. Trifonova" w:date="2021-08-09T23:51:00Z">
        <w:r>
          <w:rPr>
            <w:rFonts w:ascii="Times New Roman" w:hAnsi="Times New Roman"/>
            <w:color w:val="000000"/>
            <w:sz w:val="20"/>
          </w:rPr>
          <w:t>отображается список возможностей системы "Режим шифрования при вз</w:t>
        </w:r>
        <w:r>
          <w:rPr>
            <w:rFonts w:ascii="Times New Roman" w:hAnsi="Times New Roman"/>
            <w:color w:val="000000"/>
            <w:sz w:val="20"/>
          </w:rPr>
          <w:t>аимодействии с MQ", состояние возможностей и кнопка переключения.</w:t>
        </w:r>
      </w:ins>
    </w:p>
    <w:p w14:paraId="78416A58" w14:textId="77777777" w:rsidR="003D271F" w:rsidRDefault="00406DFC">
      <w:pPr>
        <w:spacing w:before="200" w:after="0" w:line="240" w:lineRule="auto"/>
        <w:rPr>
          <w:ins w:id="294" w:author="Yulia A. Trifonova" w:date="2021-08-09T23:51:00Z"/>
        </w:rPr>
      </w:pPr>
      <w:ins w:id="295" w:author="Yulia A. Trifonova" w:date="2021-08-09T23:51:00Z">
        <w:r>
          <w:rPr>
            <w:rFonts w:ascii="Times New Roman" w:hAnsi="Times New Roman"/>
            <w:color w:val="000000"/>
            <w:sz w:val="20"/>
          </w:rPr>
          <w:t>Результатом нажатия кнопки "Применить SSL шифрование" должно быть:</w:t>
        </w:r>
      </w:ins>
    </w:p>
    <w:p w14:paraId="0099AF41" w14:textId="77777777" w:rsidR="003D271F" w:rsidRDefault="00406DFC">
      <w:pPr>
        <w:numPr>
          <w:ilvl w:val="0"/>
          <w:numId w:val="14"/>
        </w:numPr>
        <w:tabs>
          <w:tab w:val="left" w:pos="240"/>
        </w:tabs>
        <w:spacing w:before="200" w:after="0" w:line="240" w:lineRule="auto"/>
        <w:ind w:left="240" w:hanging="40"/>
        <w:rPr>
          <w:ins w:id="296" w:author="Yulia A. Trifonova" w:date="2021-08-09T23:51:00Z"/>
        </w:rPr>
      </w:pPr>
      <w:bookmarkStart w:id="297" w:name="d5e505"/>
      <w:bookmarkStart w:id="298" w:name="d5e504"/>
      <w:ins w:id="299" w:author="Yulia A. Trifonova" w:date="2021-08-09T23:51:00Z">
        <w:r>
          <w:rPr>
            <w:rFonts w:ascii="Times New Roman" w:hAnsi="Times New Roman"/>
            <w:color w:val="000000"/>
            <w:sz w:val="20"/>
          </w:rPr>
          <w:t>автоматическое выключение признака активности у текущей точки приема/отправки;</w:t>
        </w:r>
      </w:ins>
    </w:p>
    <w:p w14:paraId="22E4F8B4" w14:textId="77777777" w:rsidR="003D271F" w:rsidRDefault="00406DFC">
      <w:pPr>
        <w:numPr>
          <w:ilvl w:val="0"/>
          <w:numId w:val="14"/>
        </w:numPr>
        <w:tabs>
          <w:tab w:val="left" w:pos="240"/>
        </w:tabs>
        <w:spacing w:before="200" w:after="0" w:line="240" w:lineRule="auto"/>
        <w:ind w:left="240" w:hanging="40"/>
        <w:rPr>
          <w:ins w:id="300" w:author="Yulia A. Trifonova" w:date="2021-08-09T23:51:00Z"/>
        </w:rPr>
      </w:pPr>
      <w:bookmarkStart w:id="301" w:name="d5e507"/>
      <w:bookmarkEnd w:id="297"/>
      <w:bookmarkEnd w:id="298"/>
      <w:ins w:id="302" w:author="Yulia A. Trifonova" w:date="2021-08-09T23:51:00Z">
        <w:r>
          <w:rPr>
            <w:rFonts w:ascii="Times New Roman" w:hAnsi="Times New Roman"/>
            <w:color w:val="000000"/>
            <w:sz w:val="20"/>
          </w:rPr>
          <w:t xml:space="preserve">перенос неактивной точки приема/отправки в </w:t>
        </w:r>
        <w:r>
          <w:rPr>
            <w:rFonts w:ascii="Times New Roman" w:hAnsi="Times New Roman"/>
            <w:color w:val="000000"/>
            <w:sz w:val="20"/>
          </w:rPr>
          <w:t>канал Empty</w:t>
        </w:r>
      </w:ins>
    </w:p>
    <w:p w14:paraId="4525CBB0" w14:textId="77777777" w:rsidR="003D271F" w:rsidRDefault="00406DFC">
      <w:pPr>
        <w:numPr>
          <w:ilvl w:val="0"/>
          <w:numId w:val="14"/>
        </w:numPr>
        <w:tabs>
          <w:tab w:val="left" w:pos="240"/>
        </w:tabs>
        <w:spacing w:before="200" w:after="0" w:line="240" w:lineRule="auto"/>
        <w:ind w:left="240" w:hanging="40"/>
        <w:rPr>
          <w:ins w:id="303" w:author="Yulia A. Trifonova" w:date="2021-08-09T23:51:00Z"/>
        </w:rPr>
      </w:pPr>
      <w:bookmarkStart w:id="304" w:name="d5e509"/>
      <w:bookmarkEnd w:id="301"/>
      <w:ins w:id="305" w:author="Yulia A. Trifonova" w:date="2021-08-09T23:51:00Z">
        <w:r>
          <w:rPr>
            <w:rFonts w:ascii="Times New Roman" w:hAnsi="Times New Roman"/>
            <w:color w:val="000000"/>
            <w:sz w:val="20"/>
          </w:rPr>
          <w:t xml:space="preserve">включение активности точки приема/отправки, которая позволяет вести обмен данными через зашифрованный канал (см. </w:t>
        </w:r>
        <w:r>
          <w:fldChar w:fldCharType="begin"/>
        </w:r>
        <w:r>
          <w:instrText xml:space="preserve"> HYPERLINK \l "settings_feature_front_SSL" \h </w:instrText>
        </w:r>
        <w:r>
          <w:fldChar w:fldCharType="separate"/>
        </w:r>
        <w:r>
          <w:rPr>
            <w:rFonts w:ascii="Times New Roman" w:hAnsi="Times New Roman"/>
            <w:color w:val="000000"/>
            <w:sz w:val="20"/>
          </w:rPr>
          <w:t>Раздел 4.3.2.3.16, «Настройка переключения между шифрованным (SSL) и не шифрованны</w:t>
        </w:r>
        <w:r>
          <w:rPr>
            <w:rFonts w:ascii="Times New Roman" w:hAnsi="Times New Roman"/>
            <w:color w:val="000000"/>
            <w:sz w:val="20"/>
          </w:rPr>
          <w:t>м (без SSL) обменом с MQ (front)»</w:t>
        </w:r>
        <w:r>
          <w:rPr>
            <w:rFonts w:ascii="Times New Roman" w:hAnsi="Times New Roman"/>
            <w:color w:val="000000"/>
            <w:sz w:val="20"/>
          </w:rPr>
          <w:fldChar w:fldCharType="end"/>
        </w:r>
        <w:r>
          <w:rPr>
            <w:rFonts w:ascii="Times New Roman" w:hAnsi="Times New Roman"/>
            <w:color w:val="000000"/>
            <w:sz w:val="20"/>
          </w:rPr>
          <w:t>);</w:t>
        </w:r>
      </w:ins>
    </w:p>
    <w:p w14:paraId="5603EA0D" w14:textId="77777777" w:rsidR="003D271F" w:rsidRDefault="00406DFC">
      <w:pPr>
        <w:numPr>
          <w:ilvl w:val="0"/>
          <w:numId w:val="14"/>
        </w:numPr>
        <w:tabs>
          <w:tab w:val="left" w:pos="240"/>
        </w:tabs>
        <w:spacing w:before="200" w:after="0" w:line="240" w:lineRule="auto"/>
        <w:ind w:left="240" w:hanging="40"/>
        <w:rPr>
          <w:ins w:id="306" w:author="Yulia A. Trifonova" w:date="2021-08-09T23:51:00Z"/>
        </w:rPr>
      </w:pPr>
      <w:bookmarkStart w:id="307" w:name="d5e512"/>
      <w:bookmarkEnd w:id="304"/>
      <w:ins w:id="308" w:author="Yulia A. Trifonova" w:date="2021-08-09T23:51:00Z">
        <w:r>
          <w:rPr>
            <w:rFonts w:ascii="Times New Roman" w:hAnsi="Times New Roman"/>
            <w:color w:val="000000"/>
            <w:sz w:val="20"/>
          </w:rPr>
          <w:t>перепривязка сообщения к этой же точке;</w:t>
        </w:r>
      </w:ins>
    </w:p>
    <w:p w14:paraId="6F36E56A" w14:textId="77777777" w:rsidR="003D271F" w:rsidRDefault="00406DFC">
      <w:pPr>
        <w:numPr>
          <w:ilvl w:val="0"/>
          <w:numId w:val="14"/>
        </w:numPr>
        <w:tabs>
          <w:tab w:val="left" w:pos="240"/>
        </w:tabs>
        <w:spacing w:before="200" w:after="0" w:line="240" w:lineRule="auto"/>
        <w:ind w:left="240" w:hanging="40"/>
        <w:rPr>
          <w:ins w:id="309" w:author="Yulia A. Trifonova" w:date="2021-08-09T23:51:00Z"/>
        </w:rPr>
      </w:pPr>
      <w:bookmarkStart w:id="310" w:name="d5e514"/>
      <w:bookmarkEnd w:id="307"/>
      <w:ins w:id="311" w:author="Yulia A. Trifonova" w:date="2021-08-09T23:51:00Z">
        <w:r>
          <w:rPr>
            <w:rFonts w:ascii="Times New Roman" w:hAnsi="Times New Roman"/>
            <w:color w:val="000000"/>
            <w:sz w:val="20"/>
          </w:rPr>
          <w:t>перенос активной точки приема/отправки в канал MQ;</w:t>
        </w:r>
      </w:ins>
    </w:p>
    <w:p w14:paraId="280BF48B" w14:textId="77777777" w:rsidR="003D271F" w:rsidRDefault="00406DFC">
      <w:pPr>
        <w:numPr>
          <w:ilvl w:val="0"/>
          <w:numId w:val="14"/>
        </w:numPr>
        <w:tabs>
          <w:tab w:val="left" w:pos="240"/>
        </w:tabs>
        <w:spacing w:before="200" w:after="0" w:line="240" w:lineRule="auto"/>
        <w:ind w:left="240" w:hanging="40"/>
        <w:rPr>
          <w:ins w:id="312" w:author="Yulia A. Trifonova" w:date="2021-08-09T23:51:00Z"/>
        </w:rPr>
      </w:pPr>
      <w:bookmarkStart w:id="313" w:name="d5e516"/>
      <w:bookmarkEnd w:id="310"/>
      <w:ins w:id="314" w:author="Yulia A. Trifonova" w:date="2021-08-09T23:51:00Z">
        <w:r>
          <w:rPr>
            <w:rFonts w:ascii="Times New Roman" w:hAnsi="Times New Roman"/>
            <w:color w:val="000000"/>
            <w:sz w:val="20"/>
          </w:rPr>
          <w:t>изменение названия кнопки переключения "Применить SSL шифрование" --&gt; "Отменить SSL шифрование".</w:t>
        </w:r>
      </w:ins>
    </w:p>
    <w:bookmarkEnd w:id="313"/>
    <w:p w14:paraId="6DB134A9" w14:textId="77777777" w:rsidR="003D271F" w:rsidRDefault="00406DFC">
      <w:pPr>
        <w:spacing w:before="200" w:after="0" w:line="240" w:lineRule="auto"/>
        <w:rPr>
          <w:ins w:id="315" w:author="Yulia A. Trifonova" w:date="2021-08-09T23:51:00Z"/>
        </w:rPr>
      </w:pPr>
      <w:ins w:id="316" w:author="Yulia A. Trifonova" w:date="2021-08-09T23:51:00Z">
        <w:r>
          <w:rPr>
            <w:rFonts w:ascii="Times New Roman" w:hAnsi="Times New Roman"/>
            <w:color w:val="000000"/>
            <w:sz w:val="20"/>
          </w:rPr>
          <w:t>Результатом нажатия кнопки "Отме</w:t>
        </w:r>
        <w:r>
          <w:rPr>
            <w:rFonts w:ascii="Times New Roman" w:hAnsi="Times New Roman"/>
            <w:color w:val="000000"/>
            <w:sz w:val="20"/>
          </w:rPr>
          <w:t>нить SSL шифрование" должно быть:</w:t>
        </w:r>
      </w:ins>
    </w:p>
    <w:p w14:paraId="423E3221" w14:textId="77777777" w:rsidR="003D271F" w:rsidRDefault="00406DFC">
      <w:pPr>
        <w:numPr>
          <w:ilvl w:val="0"/>
          <w:numId w:val="15"/>
        </w:numPr>
        <w:tabs>
          <w:tab w:val="left" w:pos="240"/>
        </w:tabs>
        <w:spacing w:before="200" w:after="0" w:line="240" w:lineRule="auto"/>
        <w:ind w:left="240" w:hanging="40"/>
        <w:rPr>
          <w:ins w:id="317" w:author="Yulia A. Trifonova" w:date="2021-08-09T23:51:00Z"/>
        </w:rPr>
      </w:pPr>
      <w:bookmarkStart w:id="318" w:name="d5e521"/>
      <w:bookmarkStart w:id="319" w:name="d5e520"/>
      <w:ins w:id="320" w:author="Yulia A. Trifonova" w:date="2021-08-09T23:51:00Z">
        <w:r>
          <w:rPr>
            <w:rFonts w:ascii="Times New Roman" w:hAnsi="Times New Roman"/>
            <w:color w:val="000000"/>
            <w:sz w:val="20"/>
          </w:rPr>
          <w:t>автоматическое выключение признака активности у текущей точки приема/отправки;</w:t>
        </w:r>
      </w:ins>
    </w:p>
    <w:p w14:paraId="6715E3D8" w14:textId="77777777" w:rsidR="003D271F" w:rsidRDefault="00406DFC">
      <w:pPr>
        <w:numPr>
          <w:ilvl w:val="0"/>
          <w:numId w:val="15"/>
        </w:numPr>
        <w:tabs>
          <w:tab w:val="left" w:pos="240"/>
        </w:tabs>
        <w:spacing w:before="200" w:after="0" w:line="240" w:lineRule="auto"/>
        <w:ind w:left="240" w:hanging="40"/>
        <w:rPr>
          <w:ins w:id="321" w:author="Yulia A. Trifonova" w:date="2021-08-09T23:51:00Z"/>
        </w:rPr>
      </w:pPr>
      <w:bookmarkStart w:id="322" w:name="d5e523"/>
      <w:bookmarkEnd w:id="318"/>
      <w:bookmarkEnd w:id="319"/>
      <w:ins w:id="323" w:author="Yulia A. Trifonova" w:date="2021-08-09T23:51:00Z">
        <w:r>
          <w:rPr>
            <w:rFonts w:ascii="Times New Roman" w:hAnsi="Times New Roman"/>
            <w:color w:val="000000"/>
            <w:sz w:val="20"/>
          </w:rPr>
          <w:t>перенос неактивной точки приема/отправки в канал Empty</w:t>
        </w:r>
      </w:ins>
    </w:p>
    <w:p w14:paraId="4DD2B6BA" w14:textId="77777777" w:rsidR="003D271F" w:rsidRDefault="00406DFC">
      <w:pPr>
        <w:numPr>
          <w:ilvl w:val="0"/>
          <w:numId w:val="15"/>
        </w:numPr>
        <w:tabs>
          <w:tab w:val="left" w:pos="240"/>
        </w:tabs>
        <w:spacing w:before="200" w:after="0" w:line="240" w:lineRule="auto"/>
        <w:ind w:left="240" w:hanging="40"/>
        <w:rPr>
          <w:ins w:id="324" w:author="Yulia A. Trifonova" w:date="2021-08-09T23:51:00Z"/>
        </w:rPr>
      </w:pPr>
      <w:bookmarkStart w:id="325" w:name="d5e525"/>
      <w:bookmarkEnd w:id="322"/>
      <w:ins w:id="326" w:author="Yulia A. Trifonova" w:date="2021-08-09T23:51:00Z">
        <w:r>
          <w:rPr>
            <w:rFonts w:ascii="Times New Roman" w:hAnsi="Times New Roman"/>
            <w:color w:val="000000"/>
            <w:sz w:val="20"/>
          </w:rPr>
          <w:t xml:space="preserve">включение активности точки приема/отправки для нешифрованного канала (см. </w:t>
        </w:r>
        <w:r>
          <w:fldChar w:fldCharType="begin"/>
        </w:r>
        <w:r>
          <w:instrText xml:space="preserve"> HYPERLINK \</w:instrText>
        </w:r>
        <w:r>
          <w:instrText xml:space="preserve">l "settings_feature_front_SSL" \h </w:instrText>
        </w:r>
        <w:r>
          <w:fldChar w:fldCharType="separate"/>
        </w:r>
        <w:r>
          <w:rPr>
            <w:rFonts w:ascii="Times New Roman" w:hAnsi="Times New Roman"/>
            <w:color w:val="000000"/>
            <w:sz w:val="20"/>
          </w:rPr>
          <w:t>Раздел 4.3.2.3.16, «Настройка переключения между шифрованным (SSL) и не шифрованным (без SSL) обменом с MQ (front)»</w:t>
        </w:r>
        <w:r>
          <w:rPr>
            <w:rFonts w:ascii="Times New Roman" w:hAnsi="Times New Roman"/>
            <w:color w:val="000000"/>
            <w:sz w:val="20"/>
          </w:rPr>
          <w:fldChar w:fldCharType="end"/>
        </w:r>
        <w:r>
          <w:rPr>
            <w:rFonts w:ascii="Times New Roman" w:hAnsi="Times New Roman"/>
            <w:color w:val="000000"/>
            <w:sz w:val="20"/>
          </w:rPr>
          <w:t>);</w:t>
        </w:r>
      </w:ins>
    </w:p>
    <w:p w14:paraId="27B8CE92" w14:textId="77777777" w:rsidR="003D271F" w:rsidRDefault="00406DFC">
      <w:pPr>
        <w:numPr>
          <w:ilvl w:val="0"/>
          <w:numId w:val="15"/>
        </w:numPr>
        <w:tabs>
          <w:tab w:val="left" w:pos="240"/>
        </w:tabs>
        <w:spacing w:before="200" w:after="0" w:line="240" w:lineRule="auto"/>
        <w:ind w:left="240" w:hanging="40"/>
        <w:rPr>
          <w:ins w:id="327" w:author="Yulia A. Trifonova" w:date="2021-08-09T23:51:00Z"/>
        </w:rPr>
      </w:pPr>
      <w:bookmarkStart w:id="328" w:name="d5e528"/>
      <w:bookmarkEnd w:id="325"/>
      <w:ins w:id="329" w:author="Yulia A. Trifonova" w:date="2021-08-09T23:51:00Z">
        <w:r>
          <w:rPr>
            <w:rFonts w:ascii="Times New Roman" w:hAnsi="Times New Roman"/>
            <w:color w:val="000000"/>
            <w:sz w:val="20"/>
          </w:rPr>
          <w:t>перепривязка сообщения к этой же точке;</w:t>
        </w:r>
      </w:ins>
    </w:p>
    <w:p w14:paraId="77D97813" w14:textId="77777777" w:rsidR="003D271F" w:rsidRDefault="00406DFC">
      <w:pPr>
        <w:numPr>
          <w:ilvl w:val="0"/>
          <w:numId w:val="15"/>
        </w:numPr>
        <w:tabs>
          <w:tab w:val="left" w:pos="240"/>
        </w:tabs>
        <w:spacing w:before="200" w:after="0" w:line="240" w:lineRule="auto"/>
        <w:ind w:left="240" w:hanging="40"/>
        <w:rPr>
          <w:ins w:id="330" w:author="Yulia A. Trifonova" w:date="2021-08-09T23:51:00Z"/>
        </w:rPr>
      </w:pPr>
      <w:bookmarkStart w:id="331" w:name="d5e530"/>
      <w:bookmarkEnd w:id="328"/>
      <w:ins w:id="332" w:author="Yulia A. Trifonova" w:date="2021-08-09T23:51:00Z">
        <w:r>
          <w:rPr>
            <w:rFonts w:ascii="Times New Roman" w:hAnsi="Times New Roman"/>
            <w:color w:val="000000"/>
            <w:sz w:val="20"/>
          </w:rPr>
          <w:t>перенос активной точки приема/отправки в канал MQ;</w:t>
        </w:r>
      </w:ins>
    </w:p>
    <w:p w14:paraId="6CE06437" w14:textId="77777777" w:rsidR="003D271F" w:rsidRDefault="00406DFC">
      <w:pPr>
        <w:numPr>
          <w:ilvl w:val="0"/>
          <w:numId w:val="15"/>
        </w:numPr>
        <w:tabs>
          <w:tab w:val="left" w:pos="240"/>
        </w:tabs>
        <w:spacing w:before="200" w:after="0" w:line="240" w:lineRule="auto"/>
        <w:ind w:left="240" w:hanging="40"/>
        <w:rPr>
          <w:ins w:id="333" w:author="Yulia A. Trifonova" w:date="2021-08-09T23:51:00Z"/>
        </w:rPr>
      </w:pPr>
      <w:bookmarkStart w:id="334" w:name="d5e532"/>
      <w:bookmarkEnd w:id="331"/>
      <w:ins w:id="335" w:author="Yulia A. Trifonova" w:date="2021-08-09T23:51:00Z">
        <w:r>
          <w:rPr>
            <w:rFonts w:ascii="Times New Roman" w:hAnsi="Times New Roman"/>
            <w:color w:val="000000"/>
            <w:sz w:val="20"/>
          </w:rPr>
          <w:t xml:space="preserve">изменение </w:t>
        </w:r>
        <w:r>
          <w:rPr>
            <w:rFonts w:ascii="Times New Roman" w:hAnsi="Times New Roman"/>
            <w:color w:val="000000"/>
            <w:sz w:val="20"/>
          </w:rPr>
          <w:t>названия кнопки переключения "Отменить SSL шифрование" --&gt; "Применить SSL шифрование".</w:t>
        </w:r>
      </w:ins>
    </w:p>
    <w:bookmarkEnd w:id="334"/>
    <w:p w14:paraId="777180CC" w14:textId="77777777" w:rsidR="003D271F" w:rsidRDefault="00406DFC">
      <w:pPr>
        <w:spacing w:before="200" w:after="0" w:line="240" w:lineRule="auto"/>
        <w:rPr>
          <w:ins w:id="336" w:author="Yulia A. Trifonova" w:date="2021-08-09T23:51:00Z"/>
        </w:rPr>
      </w:pPr>
      <w:ins w:id="337" w:author="Yulia A. Trifonova" w:date="2021-08-09T23:51:00Z">
        <w:r>
          <w:rPr>
            <w:rFonts w:ascii="Times New Roman" w:hAnsi="Times New Roman"/>
            <w:color w:val="000000"/>
            <w:sz w:val="20"/>
          </w:rPr>
          <w:t xml:space="preserve">Настройка прав доступа - см. </w:t>
        </w:r>
        <w:r>
          <w:fldChar w:fldCharType="begin"/>
        </w:r>
        <w:r>
          <w:instrText xml:space="preserve"> HYPERLINK \l "settings_feature_front_SSL" \h </w:instrText>
        </w:r>
        <w:r>
          <w:fldChar w:fldCharType="separate"/>
        </w:r>
        <w:r>
          <w:rPr>
            <w:rFonts w:ascii="Times New Roman" w:hAnsi="Times New Roman"/>
            <w:color w:val="000000"/>
            <w:sz w:val="20"/>
          </w:rPr>
          <w:t>Раздел 4.3.2.3.16, «Настройка переключения между шифрованным (SSL) и не шифрованным (без SS</w:t>
        </w:r>
        <w:r>
          <w:rPr>
            <w:rFonts w:ascii="Times New Roman" w:hAnsi="Times New Roman"/>
            <w:color w:val="000000"/>
            <w:sz w:val="20"/>
          </w:rPr>
          <w:t>L) обменом с MQ (front)»</w:t>
        </w:r>
        <w:r>
          <w:rPr>
            <w:rFonts w:ascii="Times New Roman" w:hAnsi="Times New Roman"/>
            <w:color w:val="000000"/>
            <w:sz w:val="20"/>
          </w:rPr>
          <w:fldChar w:fldCharType="end"/>
        </w:r>
        <w:r>
          <w:rPr>
            <w:rFonts w:ascii="Times New Roman" w:hAnsi="Times New Roman"/>
            <w:color w:val="000000"/>
            <w:sz w:val="20"/>
          </w:rPr>
          <w:t>.</w:t>
        </w:r>
      </w:ins>
    </w:p>
    <w:p w14:paraId="586704D3" w14:textId="77777777" w:rsidR="003D271F" w:rsidRDefault="00406DFC">
      <w:pPr>
        <w:spacing w:before="200" w:after="0" w:line="240" w:lineRule="auto"/>
        <w:rPr>
          <w:ins w:id="338" w:author="Yulia A. Trifonova" w:date="2021-08-09T23:51:00Z"/>
        </w:rPr>
      </w:pPr>
      <w:bookmarkStart w:id="339" w:name="form_feature_trs24_SSL"/>
      <w:ins w:id="340" w:author="Yulia A. Trifonova" w:date="2021-08-09T23:51:00Z">
        <w:r>
          <w:rPr>
            <w:rFonts w:ascii="Arial" w:hAnsi="Arial"/>
            <w:b/>
            <w:color w:val="000000"/>
            <w:sz w:val="20"/>
          </w:rPr>
          <w:t>4.3.2.1.8. Доработка формы переключения между шифрованным (SSL) и не шифрованным (без SSL) обменом с MQ (trs24)</w:t>
        </w:r>
      </w:ins>
    </w:p>
    <w:bookmarkEnd w:id="339"/>
    <w:p w14:paraId="0330F018" w14:textId="77777777" w:rsidR="003D271F" w:rsidRDefault="00406DFC">
      <w:pPr>
        <w:spacing w:before="200" w:after="0" w:line="240" w:lineRule="auto"/>
        <w:rPr>
          <w:ins w:id="341" w:author="Yulia A. Trifonova" w:date="2021-08-09T23:51:00Z"/>
        </w:rPr>
      </w:pPr>
      <w:ins w:id="342" w:author="Yulia A. Trifonova" w:date="2021-08-09T23:51:00Z">
        <w:r>
          <w:rPr>
            <w:rFonts w:ascii="Times New Roman" w:hAnsi="Times New Roman"/>
            <w:color w:val="000000"/>
            <w:sz w:val="20"/>
          </w:rPr>
          <w:t xml:space="preserve">Необходимо доработать новую экранную форму для возврата к не шифрованному обмену с MQ (см. </w:t>
        </w:r>
        <w:r>
          <w:fldChar w:fldCharType="begin"/>
        </w:r>
        <w:r>
          <w:instrText xml:space="preserve"> HYPERLINK \l "settings_f</w:instrText>
        </w:r>
        <w:r>
          <w:instrText xml:space="preserve">eature_trs24_SSL" \h </w:instrText>
        </w:r>
        <w:r>
          <w:fldChar w:fldCharType="separate"/>
        </w:r>
        <w:r>
          <w:rPr>
            <w:rFonts w:ascii="Times New Roman" w:hAnsi="Times New Roman"/>
            <w:color w:val="000000"/>
            <w:sz w:val="20"/>
          </w:rPr>
          <w:t>Раздел 4.3.2.3.17, «Настройка переключения между шифрованным (SSL) и не шифрованным (без SSL) обменом с MQ (trs24)»</w:t>
        </w:r>
        <w:r>
          <w:rPr>
            <w:rFonts w:ascii="Times New Roman" w:hAnsi="Times New Roman"/>
            <w:color w:val="000000"/>
            <w:sz w:val="20"/>
          </w:rPr>
          <w:fldChar w:fldCharType="end"/>
        </w:r>
        <w:r>
          <w:rPr>
            <w:rFonts w:ascii="Times New Roman" w:hAnsi="Times New Roman"/>
            <w:color w:val="000000"/>
            <w:sz w:val="20"/>
          </w:rPr>
          <w:t>). На экранной форме:</w:t>
        </w:r>
      </w:ins>
    </w:p>
    <w:p w14:paraId="0777693E" w14:textId="77777777" w:rsidR="003D271F" w:rsidRDefault="00406DFC">
      <w:pPr>
        <w:spacing w:before="200" w:after="0" w:line="240" w:lineRule="auto"/>
        <w:rPr>
          <w:ins w:id="343" w:author="Yulia A. Trifonova" w:date="2021-08-09T23:51:00Z"/>
        </w:rPr>
      </w:pPr>
      <w:ins w:id="344" w:author="Yulia A. Trifonova" w:date="2021-08-09T23:51:00Z">
        <w:r>
          <w:rPr>
            <w:rFonts w:ascii="Times New Roman" w:hAnsi="Times New Roman"/>
            <w:b/>
            <w:color w:val="000000"/>
            <w:sz w:val="20"/>
          </w:rPr>
          <w:lastRenderedPageBreak/>
          <w:t>Транзакционный сервис → Использование SSL при взаимодействии с каналами MQ (интеграционный сервис</w:t>
        </w:r>
        <w:r>
          <w:rPr>
            <w:rFonts w:ascii="Times New Roman" w:hAnsi="Times New Roman"/>
            <w:b/>
            <w:color w:val="000000"/>
            <w:sz w:val="20"/>
          </w:rPr>
          <w:t>)</w:t>
        </w:r>
        <w:r>
          <w:rPr>
            <w:rFonts w:ascii="Times New Roman" w:hAnsi="Times New Roman"/>
            <w:color w:val="000000"/>
            <w:sz w:val="20"/>
          </w:rPr>
          <w:t xml:space="preserve"> (5102096)</w:t>
        </w:r>
      </w:ins>
    </w:p>
    <w:p w14:paraId="0B0D1C90" w14:textId="77777777" w:rsidR="003D271F" w:rsidRDefault="00406DFC">
      <w:pPr>
        <w:spacing w:before="200" w:after="0" w:line="240" w:lineRule="auto"/>
        <w:rPr>
          <w:ins w:id="345" w:author="Yulia A. Trifonova" w:date="2021-08-09T23:51:00Z"/>
        </w:rPr>
      </w:pPr>
      <w:ins w:id="346" w:author="Yulia A. Trifonova" w:date="2021-08-09T23:51:00Z">
        <w:r>
          <w:rPr>
            <w:rFonts w:ascii="Times New Roman" w:hAnsi="Times New Roman"/>
            <w:color w:val="000000"/>
            <w:sz w:val="20"/>
          </w:rPr>
          <w:t>отображается список возможностей системы "Режим шифрования при взаимодействии с MQ", состояние возможностей и кнопка переключения.</w:t>
        </w:r>
      </w:ins>
    </w:p>
    <w:p w14:paraId="110D6ACA" w14:textId="77777777" w:rsidR="003D271F" w:rsidRDefault="00406DFC">
      <w:pPr>
        <w:spacing w:before="200" w:after="0" w:line="240" w:lineRule="auto"/>
        <w:rPr>
          <w:ins w:id="347" w:author="Yulia A. Trifonova" w:date="2021-08-09T23:51:00Z"/>
        </w:rPr>
      </w:pPr>
      <w:ins w:id="348" w:author="Yulia A. Trifonova" w:date="2021-08-09T23:51:00Z">
        <w:r>
          <w:rPr>
            <w:rFonts w:ascii="Times New Roman" w:hAnsi="Times New Roman"/>
            <w:color w:val="000000"/>
            <w:sz w:val="20"/>
          </w:rPr>
          <w:t>Результатом нажатия кнопки "Применить SSL шифрование" должно быть:</w:t>
        </w:r>
      </w:ins>
    </w:p>
    <w:p w14:paraId="4AC69197" w14:textId="77777777" w:rsidR="003D271F" w:rsidRDefault="00406DFC">
      <w:pPr>
        <w:numPr>
          <w:ilvl w:val="0"/>
          <w:numId w:val="16"/>
        </w:numPr>
        <w:tabs>
          <w:tab w:val="left" w:pos="240"/>
        </w:tabs>
        <w:spacing w:before="200" w:after="0" w:line="240" w:lineRule="auto"/>
        <w:ind w:left="240" w:hanging="40"/>
        <w:rPr>
          <w:ins w:id="349" w:author="Yulia A. Trifonova" w:date="2021-08-09T23:51:00Z"/>
        </w:rPr>
      </w:pPr>
      <w:bookmarkStart w:id="350" w:name="d5e549"/>
      <w:bookmarkStart w:id="351" w:name="d5e548"/>
      <w:ins w:id="352" w:author="Yulia A. Trifonova" w:date="2021-08-09T23:51:00Z">
        <w:r>
          <w:rPr>
            <w:rFonts w:ascii="Times New Roman" w:hAnsi="Times New Roman"/>
            <w:color w:val="000000"/>
            <w:sz w:val="20"/>
          </w:rPr>
          <w:t xml:space="preserve">автоматическое выключение признака активности </w:t>
        </w:r>
        <w:r>
          <w:rPr>
            <w:rFonts w:ascii="Times New Roman" w:hAnsi="Times New Roman"/>
            <w:color w:val="000000"/>
            <w:sz w:val="20"/>
          </w:rPr>
          <w:t>у текущей точки приема/отправки;</w:t>
        </w:r>
      </w:ins>
    </w:p>
    <w:p w14:paraId="3ECC285F" w14:textId="77777777" w:rsidR="003D271F" w:rsidRDefault="00406DFC">
      <w:pPr>
        <w:numPr>
          <w:ilvl w:val="0"/>
          <w:numId w:val="16"/>
        </w:numPr>
        <w:tabs>
          <w:tab w:val="left" w:pos="240"/>
        </w:tabs>
        <w:spacing w:before="200" w:after="0" w:line="240" w:lineRule="auto"/>
        <w:ind w:left="240" w:hanging="40"/>
        <w:rPr>
          <w:ins w:id="353" w:author="Yulia A. Trifonova" w:date="2021-08-09T23:51:00Z"/>
        </w:rPr>
      </w:pPr>
      <w:bookmarkStart w:id="354" w:name="d5e551"/>
      <w:bookmarkEnd w:id="350"/>
      <w:bookmarkEnd w:id="351"/>
      <w:ins w:id="355" w:author="Yulia A. Trifonova" w:date="2021-08-09T23:51:00Z">
        <w:r>
          <w:rPr>
            <w:rFonts w:ascii="Times New Roman" w:hAnsi="Times New Roman"/>
            <w:color w:val="000000"/>
            <w:sz w:val="20"/>
          </w:rPr>
          <w:t>перенос неактивной точки приема/отправки в канал Empty</w:t>
        </w:r>
      </w:ins>
    </w:p>
    <w:p w14:paraId="3935882C" w14:textId="77777777" w:rsidR="003D271F" w:rsidRDefault="00406DFC">
      <w:pPr>
        <w:numPr>
          <w:ilvl w:val="0"/>
          <w:numId w:val="16"/>
        </w:numPr>
        <w:tabs>
          <w:tab w:val="left" w:pos="240"/>
        </w:tabs>
        <w:spacing w:before="200" w:after="0" w:line="240" w:lineRule="auto"/>
        <w:ind w:left="240" w:hanging="40"/>
        <w:rPr>
          <w:ins w:id="356" w:author="Yulia A. Trifonova" w:date="2021-08-09T23:51:00Z"/>
        </w:rPr>
      </w:pPr>
      <w:bookmarkStart w:id="357" w:name="d5e553"/>
      <w:bookmarkEnd w:id="354"/>
      <w:ins w:id="358" w:author="Yulia A. Trifonova" w:date="2021-08-09T23:51:00Z">
        <w:r>
          <w:rPr>
            <w:rFonts w:ascii="Times New Roman" w:hAnsi="Times New Roman"/>
            <w:color w:val="000000"/>
            <w:sz w:val="20"/>
          </w:rPr>
          <w:t xml:space="preserve">включение активности точки приема/отправки, которая позволяет вести обмен данными через зашифрованный канал (см. </w:t>
        </w:r>
        <w:r>
          <w:fldChar w:fldCharType="begin"/>
        </w:r>
        <w:r>
          <w:instrText xml:space="preserve"> HYPERLINK \l "settings_feature_front_SSL" \h </w:instrText>
        </w:r>
        <w:r>
          <w:fldChar w:fldCharType="separate"/>
        </w:r>
        <w:r>
          <w:rPr>
            <w:rFonts w:ascii="Times New Roman" w:hAnsi="Times New Roman"/>
            <w:color w:val="000000"/>
            <w:sz w:val="20"/>
          </w:rPr>
          <w:t>Раздел 4.3.2.3.16, «Настройка переключения между шифрованным (SSL) и не шифрованным (без SSL) обменом с MQ (front)»</w:t>
        </w:r>
        <w:r>
          <w:rPr>
            <w:rFonts w:ascii="Times New Roman" w:hAnsi="Times New Roman"/>
            <w:color w:val="000000"/>
            <w:sz w:val="20"/>
          </w:rPr>
          <w:fldChar w:fldCharType="end"/>
        </w:r>
        <w:r>
          <w:rPr>
            <w:rFonts w:ascii="Times New Roman" w:hAnsi="Times New Roman"/>
            <w:color w:val="000000"/>
            <w:sz w:val="20"/>
          </w:rPr>
          <w:t>);</w:t>
        </w:r>
      </w:ins>
    </w:p>
    <w:p w14:paraId="55B5DAA6" w14:textId="77777777" w:rsidR="003D271F" w:rsidRDefault="00406DFC">
      <w:pPr>
        <w:numPr>
          <w:ilvl w:val="0"/>
          <w:numId w:val="16"/>
        </w:numPr>
        <w:tabs>
          <w:tab w:val="left" w:pos="240"/>
        </w:tabs>
        <w:spacing w:before="200" w:after="0" w:line="240" w:lineRule="auto"/>
        <w:ind w:left="240" w:hanging="40"/>
        <w:rPr>
          <w:ins w:id="359" w:author="Yulia A. Trifonova" w:date="2021-08-09T23:51:00Z"/>
        </w:rPr>
      </w:pPr>
      <w:bookmarkStart w:id="360" w:name="d5e556"/>
      <w:bookmarkEnd w:id="357"/>
      <w:ins w:id="361" w:author="Yulia A. Trifonova" w:date="2021-08-09T23:51:00Z">
        <w:r>
          <w:rPr>
            <w:rFonts w:ascii="Times New Roman" w:hAnsi="Times New Roman"/>
            <w:color w:val="000000"/>
            <w:sz w:val="20"/>
          </w:rPr>
          <w:t>перепривязка сообщения к этой же точке;</w:t>
        </w:r>
      </w:ins>
    </w:p>
    <w:p w14:paraId="3C91E3E7" w14:textId="77777777" w:rsidR="003D271F" w:rsidRDefault="00406DFC">
      <w:pPr>
        <w:numPr>
          <w:ilvl w:val="0"/>
          <w:numId w:val="16"/>
        </w:numPr>
        <w:tabs>
          <w:tab w:val="left" w:pos="240"/>
        </w:tabs>
        <w:spacing w:before="200" w:after="0" w:line="240" w:lineRule="auto"/>
        <w:ind w:left="240" w:hanging="40"/>
        <w:rPr>
          <w:ins w:id="362" w:author="Yulia A. Trifonova" w:date="2021-08-09T23:51:00Z"/>
        </w:rPr>
      </w:pPr>
      <w:bookmarkStart w:id="363" w:name="d5e558"/>
      <w:bookmarkEnd w:id="360"/>
      <w:ins w:id="364" w:author="Yulia A. Trifonova" w:date="2021-08-09T23:51:00Z">
        <w:r>
          <w:rPr>
            <w:rFonts w:ascii="Times New Roman" w:hAnsi="Times New Roman"/>
            <w:color w:val="000000"/>
            <w:sz w:val="20"/>
          </w:rPr>
          <w:t>перенос активной точки приема/отправки в канал MQ;</w:t>
        </w:r>
      </w:ins>
    </w:p>
    <w:p w14:paraId="43E0E757" w14:textId="77777777" w:rsidR="003D271F" w:rsidRDefault="00406DFC">
      <w:pPr>
        <w:numPr>
          <w:ilvl w:val="0"/>
          <w:numId w:val="16"/>
        </w:numPr>
        <w:tabs>
          <w:tab w:val="left" w:pos="240"/>
        </w:tabs>
        <w:spacing w:before="200" w:after="0" w:line="240" w:lineRule="auto"/>
        <w:ind w:left="240" w:hanging="40"/>
        <w:rPr>
          <w:ins w:id="365" w:author="Yulia A. Trifonova" w:date="2021-08-09T23:51:00Z"/>
        </w:rPr>
      </w:pPr>
      <w:bookmarkStart w:id="366" w:name="d5e560"/>
      <w:bookmarkEnd w:id="363"/>
      <w:ins w:id="367" w:author="Yulia A. Trifonova" w:date="2021-08-09T23:51:00Z">
        <w:r>
          <w:rPr>
            <w:rFonts w:ascii="Times New Roman" w:hAnsi="Times New Roman"/>
            <w:color w:val="000000"/>
            <w:sz w:val="20"/>
          </w:rPr>
          <w:t>изменение названия кнопки переключения "Примени</w:t>
        </w:r>
        <w:r>
          <w:rPr>
            <w:rFonts w:ascii="Times New Roman" w:hAnsi="Times New Roman"/>
            <w:color w:val="000000"/>
            <w:sz w:val="20"/>
          </w:rPr>
          <w:t>ть SSL шифрование" --&gt; "Отменить SSL шифрование".</w:t>
        </w:r>
      </w:ins>
    </w:p>
    <w:bookmarkEnd w:id="366"/>
    <w:p w14:paraId="2617C6F4" w14:textId="77777777" w:rsidR="003D271F" w:rsidRDefault="00406DFC">
      <w:pPr>
        <w:spacing w:before="200" w:after="0" w:line="240" w:lineRule="auto"/>
        <w:rPr>
          <w:ins w:id="368" w:author="Yulia A. Trifonova" w:date="2021-08-09T23:51:00Z"/>
        </w:rPr>
      </w:pPr>
      <w:ins w:id="369" w:author="Yulia A. Trifonova" w:date="2021-08-09T23:51:00Z">
        <w:r>
          <w:rPr>
            <w:rFonts w:ascii="Times New Roman" w:hAnsi="Times New Roman"/>
            <w:color w:val="000000"/>
            <w:sz w:val="20"/>
          </w:rPr>
          <w:t>Результатом нажатия кнопки "Отменить SSL шифрование" должно быть:</w:t>
        </w:r>
      </w:ins>
    </w:p>
    <w:p w14:paraId="79384A04" w14:textId="77777777" w:rsidR="003D271F" w:rsidRDefault="00406DFC">
      <w:pPr>
        <w:numPr>
          <w:ilvl w:val="0"/>
          <w:numId w:val="17"/>
        </w:numPr>
        <w:tabs>
          <w:tab w:val="left" w:pos="240"/>
        </w:tabs>
        <w:spacing w:before="200" w:after="0" w:line="240" w:lineRule="auto"/>
        <w:ind w:left="240" w:hanging="40"/>
        <w:rPr>
          <w:ins w:id="370" w:author="Yulia A. Trifonova" w:date="2021-08-09T23:51:00Z"/>
        </w:rPr>
      </w:pPr>
      <w:bookmarkStart w:id="371" w:name="d5e565"/>
      <w:bookmarkStart w:id="372" w:name="d5e564"/>
      <w:ins w:id="373" w:author="Yulia A. Trifonova" w:date="2021-08-09T23:51:00Z">
        <w:r>
          <w:rPr>
            <w:rFonts w:ascii="Times New Roman" w:hAnsi="Times New Roman"/>
            <w:color w:val="000000"/>
            <w:sz w:val="20"/>
          </w:rPr>
          <w:t>автоматическое выключение признака активности у текущей точки приема/отправки;</w:t>
        </w:r>
      </w:ins>
    </w:p>
    <w:p w14:paraId="7F7C7150" w14:textId="77777777" w:rsidR="003D271F" w:rsidRDefault="00406DFC">
      <w:pPr>
        <w:numPr>
          <w:ilvl w:val="0"/>
          <w:numId w:val="17"/>
        </w:numPr>
        <w:tabs>
          <w:tab w:val="left" w:pos="240"/>
        </w:tabs>
        <w:spacing w:before="200" w:after="0" w:line="240" w:lineRule="auto"/>
        <w:ind w:left="240" w:hanging="40"/>
        <w:rPr>
          <w:ins w:id="374" w:author="Yulia A. Trifonova" w:date="2021-08-09T23:51:00Z"/>
        </w:rPr>
      </w:pPr>
      <w:bookmarkStart w:id="375" w:name="d5e567"/>
      <w:bookmarkEnd w:id="371"/>
      <w:bookmarkEnd w:id="372"/>
      <w:ins w:id="376" w:author="Yulia A. Trifonova" w:date="2021-08-09T23:51:00Z">
        <w:r>
          <w:rPr>
            <w:rFonts w:ascii="Times New Roman" w:hAnsi="Times New Roman"/>
            <w:color w:val="000000"/>
            <w:sz w:val="20"/>
          </w:rPr>
          <w:t>перенос неактивной точки приема/отправки в канал Empty</w:t>
        </w:r>
      </w:ins>
    </w:p>
    <w:p w14:paraId="6413FFA0" w14:textId="77777777" w:rsidR="003D271F" w:rsidRDefault="00406DFC">
      <w:pPr>
        <w:numPr>
          <w:ilvl w:val="0"/>
          <w:numId w:val="17"/>
        </w:numPr>
        <w:tabs>
          <w:tab w:val="left" w:pos="240"/>
        </w:tabs>
        <w:spacing w:before="200" w:after="0" w:line="240" w:lineRule="auto"/>
        <w:ind w:left="240" w:hanging="40"/>
        <w:rPr>
          <w:ins w:id="377" w:author="Yulia A. Trifonova" w:date="2021-08-09T23:51:00Z"/>
        </w:rPr>
      </w:pPr>
      <w:bookmarkStart w:id="378" w:name="d5e569"/>
      <w:bookmarkEnd w:id="375"/>
      <w:ins w:id="379" w:author="Yulia A. Trifonova" w:date="2021-08-09T23:51:00Z">
        <w:r>
          <w:rPr>
            <w:rFonts w:ascii="Times New Roman" w:hAnsi="Times New Roman"/>
            <w:color w:val="000000"/>
            <w:sz w:val="20"/>
          </w:rPr>
          <w:t>включе</w:t>
        </w:r>
        <w:r>
          <w:rPr>
            <w:rFonts w:ascii="Times New Roman" w:hAnsi="Times New Roman"/>
            <w:color w:val="000000"/>
            <w:sz w:val="20"/>
          </w:rPr>
          <w:t xml:space="preserve">ние активности точки приема/отправки для нешифрованного канала (см. </w:t>
        </w:r>
        <w:r>
          <w:fldChar w:fldCharType="begin"/>
        </w:r>
        <w:r>
          <w:instrText xml:space="preserve"> HYPERLINK \l "settings_feature_front_SSL" \h </w:instrText>
        </w:r>
        <w:r>
          <w:fldChar w:fldCharType="separate"/>
        </w:r>
        <w:r>
          <w:rPr>
            <w:rFonts w:ascii="Times New Roman" w:hAnsi="Times New Roman"/>
            <w:color w:val="000000"/>
            <w:sz w:val="20"/>
          </w:rPr>
          <w:t>Раздел 4.3.2.3.16, «Настройка переключения между шифрованным (SSL) и не шифрованным (без SSL) обменом с MQ (front)»</w:t>
        </w:r>
        <w:r>
          <w:rPr>
            <w:rFonts w:ascii="Times New Roman" w:hAnsi="Times New Roman"/>
            <w:color w:val="000000"/>
            <w:sz w:val="20"/>
          </w:rPr>
          <w:fldChar w:fldCharType="end"/>
        </w:r>
        <w:r>
          <w:rPr>
            <w:rFonts w:ascii="Times New Roman" w:hAnsi="Times New Roman"/>
            <w:color w:val="000000"/>
            <w:sz w:val="20"/>
          </w:rPr>
          <w:t>);</w:t>
        </w:r>
      </w:ins>
    </w:p>
    <w:p w14:paraId="6E4276D0" w14:textId="77777777" w:rsidR="003D271F" w:rsidRDefault="00406DFC">
      <w:pPr>
        <w:numPr>
          <w:ilvl w:val="0"/>
          <w:numId w:val="17"/>
        </w:numPr>
        <w:tabs>
          <w:tab w:val="left" w:pos="240"/>
        </w:tabs>
        <w:spacing w:before="200" w:after="0" w:line="240" w:lineRule="auto"/>
        <w:ind w:left="240" w:hanging="40"/>
        <w:rPr>
          <w:ins w:id="380" w:author="Yulia A. Trifonova" w:date="2021-08-09T23:51:00Z"/>
        </w:rPr>
      </w:pPr>
      <w:bookmarkStart w:id="381" w:name="d5e572"/>
      <w:bookmarkEnd w:id="378"/>
      <w:ins w:id="382" w:author="Yulia A. Trifonova" w:date="2021-08-09T23:51:00Z">
        <w:r>
          <w:rPr>
            <w:rFonts w:ascii="Times New Roman" w:hAnsi="Times New Roman"/>
            <w:color w:val="000000"/>
            <w:sz w:val="20"/>
          </w:rPr>
          <w:t>перепривязка сообщени</w:t>
        </w:r>
        <w:r>
          <w:rPr>
            <w:rFonts w:ascii="Times New Roman" w:hAnsi="Times New Roman"/>
            <w:color w:val="000000"/>
            <w:sz w:val="20"/>
          </w:rPr>
          <w:t>я к этой же точке;</w:t>
        </w:r>
      </w:ins>
    </w:p>
    <w:p w14:paraId="06D4F3AA" w14:textId="77777777" w:rsidR="003D271F" w:rsidRDefault="00406DFC">
      <w:pPr>
        <w:numPr>
          <w:ilvl w:val="0"/>
          <w:numId w:val="17"/>
        </w:numPr>
        <w:tabs>
          <w:tab w:val="left" w:pos="240"/>
        </w:tabs>
        <w:spacing w:before="200" w:after="0" w:line="240" w:lineRule="auto"/>
        <w:ind w:left="240" w:hanging="40"/>
        <w:rPr>
          <w:ins w:id="383" w:author="Yulia A. Trifonova" w:date="2021-08-09T23:51:00Z"/>
        </w:rPr>
      </w:pPr>
      <w:bookmarkStart w:id="384" w:name="d5e574"/>
      <w:bookmarkEnd w:id="381"/>
      <w:ins w:id="385" w:author="Yulia A. Trifonova" w:date="2021-08-09T23:51:00Z">
        <w:r>
          <w:rPr>
            <w:rFonts w:ascii="Times New Roman" w:hAnsi="Times New Roman"/>
            <w:color w:val="000000"/>
            <w:sz w:val="20"/>
          </w:rPr>
          <w:t>перенос активной точки приема/отправки в канал MQ;</w:t>
        </w:r>
      </w:ins>
    </w:p>
    <w:p w14:paraId="32947C07" w14:textId="77777777" w:rsidR="003D271F" w:rsidRDefault="00406DFC">
      <w:pPr>
        <w:numPr>
          <w:ilvl w:val="0"/>
          <w:numId w:val="17"/>
        </w:numPr>
        <w:tabs>
          <w:tab w:val="left" w:pos="240"/>
        </w:tabs>
        <w:spacing w:before="200" w:after="0" w:line="240" w:lineRule="auto"/>
        <w:ind w:left="240" w:hanging="40"/>
        <w:rPr>
          <w:ins w:id="386" w:author="Yulia A. Trifonova" w:date="2021-08-09T23:51:00Z"/>
        </w:rPr>
      </w:pPr>
      <w:bookmarkStart w:id="387" w:name="d5e576"/>
      <w:bookmarkEnd w:id="384"/>
      <w:ins w:id="388" w:author="Yulia A. Trifonova" w:date="2021-08-09T23:51:00Z">
        <w:r>
          <w:rPr>
            <w:rFonts w:ascii="Times New Roman" w:hAnsi="Times New Roman"/>
            <w:color w:val="000000"/>
            <w:sz w:val="20"/>
          </w:rPr>
          <w:t>изменение названия кнопки переключения "Отменить SSL шифрование" --&gt; "Применить SSL шифрование".</w:t>
        </w:r>
      </w:ins>
    </w:p>
    <w:bookmarkEnd w:id="387"/>
    <w:p w14:paraId="0566E606" w14:textId="77777777" w:rsidR="003D271F" w:rsidRDefault="00406DFC">
      <w:pPr>
        <w:spacing w:before="200" w:after="0" w:line="240" w:lineRule="auto"/>
        <w:rPr>
          <w:ins w:id="389" w:author="Yulia A. Trifonova" w:date="2021-08-09T23:51:00Z"/>
        </w:rPr>
      </w:pPr>
      <w:ins w:id="390" w:author="Yulia A. Trifonova" w:date="2021-08-09T23:51:00Z">
        <w:r>
          <w:rPr>
            <w:rFonts w:ascii="Times New Roman" w:hAnsi="Times New Roman"/>
            <w:color w:val="000000"/>
            <w:sz w:val="20"/>
          </w:rPr>
          <w:t xml:space="preserve">Настройка прав доступа - см. </w:t>
        </w:r>
        <w:r>
          <w:fldChar w:fldCharType="begin"/>
        </w:r>
        <w:r>
          <w:instrText xml:space="preserve"> HYPERLINK \l "settings_feature_trs24_SSL" \h </w:instrText>
        </w:r>
        <w:r>
          <w:fldChar w:fldCharType="separate"/>
        </w:r>
        <w:r>
          <w:rPr>
            <w:rFonts w:ascii="Times New Roman" w:hAnsi="Times New Roman"/>
            <w:color w:val="000000"/>
            <w:sz w:val="20"/>
          </w:rPr>
          <w:t>Раздел 4.3.</w:t>
        </w:r>
        <w:r>
          <w:rPr>
            <w:rFonts w:ascii="Times New Roman" w:hAnsi="Times New Roman"/>
            <w:color w:val="000000"/>
            <w:sz w:val="20"/>
          </w:rPr>
          <w:t>2.3.17, «Настройка переключения между шифрованным (SSL) и не шифрованным (без SSL) обменом с MQ (trs24)»</w:t>
        </w:r>
        <w:r>
          <w:rPr>
            <w:rFonts w:ascii="Times New Roman" w:hAnsi="Times New Roman"/>
            <w:color w:val="000000"/>
            <w:sz w:val="20"/>
          </w:rPr>
          <w:fldChar w:fldCharType="end"/>
        </w:r>
        <w:r>
          <w:rPr>
            <w:rFonts w:ascii="Times New Roman" w:hAnsi="Times New Roman"/>
            <w:color w:val="000000"/>
            <w:sz w:val="20"/>
          </w:rPr>
          <w:t>.</w:t>
        </w:r>
      </w:ins>
    </w:p>
    <w:p w14:paraId="5793209C" w14:textId="77777777" w:rsidR="003D271F" w:rsidRDefault="00406DFC">
      <w:pPr>
        <w:spacing w:before="200" w:after="0" w:line="240" w:lineRule="auto"/>
      </w:pPr>
      <w:bookmarkStart w:id="391" w:name="Requirement_Report"/>
      <w:ins w:id="392" w:author="Yulia A. Trifonova" w:date="2021-08-09T23:51:00Z">
        <w:r>
          <w:rPr>
            <w:rFonts w:ascii="Arial" w:hAnsi="Arial"/>
            <w:b/>
            <w:color w:val="000000"/>
            <w:sz w:val="24"/>
          </w:rPr>
          <w:t>4.3.2.</w:t>
        </w:r>
      </w:ins>
      <w:r>
        <w:rPr>
          <w:rFonts w:ascii="Arial" w:hAnsi="Arial"/>
          <w:b/>
          <w:color w:val="000000"/>
          <w:sz w:val="24"/>
        </w:rPr>
        <w:t>2. Описание требований к печатным формам и отчетности</w:t>
      </w:r>
    </w:p>
    <w:p w14:paraId="4256F5DC" w14:textId="77777777" w:rsidR="003D271F" w:rsidRDefault="00406DFC">
      <w:pPr>
        <w:spacing w:before="200" w:after="0" w:line="240" w:lineRule="auto"/>
      </w:pPr>
      <w:bookmarkStart w:id="393" w:name="section_htz_jbv_5pb"/>
      <w:bookmarkEnd w:id="391"/>
      <w:r>
        <w:rPr>
          <w:rFonts w:ascii="Arial" w:hAnsi="Arial"/>
          <w:b/>
          <w:color w:val="000000"/>
          <w:sz w:val="20"/>
        </w:rPr>
        <w:t>4.3.2.2.1. Справочно: требования к печатным формам по операции</w:t>
      </w:r>
    </w:p>
    <w:bookmarkEnd w:id="393"/>
    <w:p w14:paraId="1D22D60F" w14:textId="77777777" w:rsidR="003D271F" w:rsidRDefault="00406DFC">
      <w:pPr>
        <w:spacing w:before="200" w:after="0" w:line="240" w:lineRule="auto"/>
      </w:pPr>
      <w:r>
        <w:rPr>
          <w:rFonts w:ascii="Times New Roman" w:hAnsi="Times New Roman"/>
          <w:color w:val="000000"/>
          <w:sz w:val="20"/>
        </w:rPr>
        <w:t>Правила заполнения печатных</w:t>
      </w:r>
      <w:r>
        <w:rPr>
          <w:rFonts w:ascii="Times New Roman" w:hAnsi="Times New Roman"/>
          <w:color w:val="000000"/>
          <w:sz w:val="20"/>
        </w:rPr>
        <w:t xml:space="preserve"> форм регламентируется положением 3352-У в зависимости от операции и счетов, участвующих в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xml:space="preserve"> (см. </w:t>
      </w:r>
      <w:hyperlink w:anchor="settings_operation">
        <w:r>
          <w:rPr>
            <w:rFonts w:ascii="Times New Roman" w:hAnsi="Times New Roman"/>
            <w:color w:val="000000"/>
            <w:sz w:val="20"/>
          </w:rPr>
          <w:t>Раздел 4.3.2.3.1, «Настройка операций»</w:t>
        </w:r>
      </w:hyperlink>
      <w:r>
        <w:rPr>
          <w:rFonts w:ascii="Times New Roman" w:hAnsi="Times New Roman"/>
          <w:color w:val="000000"/>
          <w:sz w:val="20"/>
        </w:rPr>
        <w:t>):</w:t>
      </w:r>
    </w:p>
    <w:p w14:paraId="5C7ACED2" w14:textId="77777777" w:rsidR="003D271F" w:rsidRDefault="00406DFC">
      <w:pPr>
        <w:numPr>
          <w:ilvl w:val="0"/>
          <w:numId w:val="18"/>
        </w:numPr>
        <w:tabs>
          <w:tab w:val="left" w:pos="240"/>
        </w:tabs>
        <w:spacing w:before="200" w:after="0" w:line="240" w:lineRule="auto"/>
        <w:ind w:left="240" w:hanging="40"/>
      </w:pPr>
      <w:bookmarkStart w:id="394" w:name="d5e589"/>
      <w:bookmarkStart w:id="395" w:name="d5e588"/>
      <w:bookmarkStart w:id="396" w:name="d5e503"/>
      <w:bookmarkStart w:id="397" w:name="d5e502"/>
      <w:r>
        <w:rPr>
          <w:rFonts w:ascii="Times New Roman" w:hAnsi="Times New Roman"/>
          <w:color w:val="000000"/>
          <w:sz w:val="20"/>
        </w:rPr>
        <w:t xml:space="preserve">402 Расходный ордер </w:t>
      </w:r>
      <w:r>
        <w:rPr>
          <w:rFonts w:ascii="Times New Roman" w:hAnsi="Times New Roman"/>
          <w:color w:val="000000"/>
          <w:sz w:val="20"/>
        </w:rPr>
        <w:t>клиентский (3352-У)</w:t>
      </w:r>
    </w:p>
    <w:p w14:paraId="6E5D322A" w14:textId="77777777" w:rsidR="003D271F" w:rsidRDefault="00406DFC">
      <w:pPr>
        <w:numPr>
          <w:ilvl w:val="0"/>
          <w:numId w:val="18"/>
        </w:numPr>
        <w:tabs>
          <w:tab w:val="left" w:pos="240"/>
        </w:tabs>
        <w:spacing w:before="200" w:after="0" w:line="240" w:lineRule="auto"/>
        <w:ind w:left="240" w:hanging="40"/>
      </w:pPr>
      <w:bookmarkStart w:id="398" w:name="d5e591"/>
      <w:bookmarkEnd w:id="394"/>
      <w:bookmarkEnd w:id="395"/>
      <w:bookmarkEnd w:id="396"/>
      <w:bookmarkEnd w:id="397"/>
      <w:r>
        <w:rPr>
          <w:rFonts w:ascii="Times New Roman" w:hAnsi="Times New Roman"/>
          <w:color w:val="000000"/>
          <w:sz w:val="20"/>
        </w:rPr>
        <w:t>79 Справка о проведении операции с НИВ</w:t>
      </w:r>
    </w:p>
    <w:p w14:paraId="085A7A56" w14:textId="77777777" w:rsidR="003D271F" w:rsidRDefault="00406DFC">
      <w:pPr>
        <w:spacing w:before="240" w:after="0" w:line="240" w:lineRule="auto"/>
        <w:jc w:val="center"/>
      </w:pPr>
      <w:bookmarkStart w:id="399" w:name="d5e593"/>
      <w:bookmarkEnd w:id="398"/>
      <w:r>
        <w:rPr>
          <w:rFonts w:ascii="Times New Roman" w:hAnsi="Times New Roman"/>
          <w:b/>
          <w:color w:val="000000"/>
          <w:sz w:val="24"/>
        </w:rPr>
        <w:t>Рисунок 1. Приходный ордер клиентский. Российский рубль, без контроля</w:t>
      </w:r>
    </w:p>
    <w:p w14:paraId="1213D923" w14:textId="77777777" w:rsidR="003D271F" w:rsidRDefault="00406DFC">
      <w:pPr>
        <w:spacing w:before="144" w:after="0" w:line="240" w:lineRule="auto"/>
        <w:jc w:val="center"/>
      </w:pPr>
      <w:bookmarkStart w:id="400" w:name="d5e595"/>
      <w:bookmarkEnd w:id="399"/>
      <w:r>
        <w:rPr>
          <w:rFonts w:ascii="Times New Roman" w:hAnsi="Times New Roman"/>
          <w:noProof/>
          <w:color w:val="000000"/>
          <w:sz w:val="20"/>
        </w:rPr>
        <w:lastRenderedPageBreak/>
        <w:drawing>
          <wp:inline distT="0" distB="0" distL="0" distR="0" wp14:anchorId="6ED9F814" wp14:editId="3B0F1838">
            <wp:extent cx="5731200" cy="361806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9"/>
                    <a:srcRect/>
                    <a:stretch>
                      <a:fillRect/>
                    </a:stretch>
                  </pic:blipFill>
                  <pic:spPr>
                    <a:xfrm>
                      <a:off x="0" y="0"/>
                      <a:ext cx="5731200" cy="3618064"/>
                    </a:xfrm>
                    <a:prstGeom prst="rect">
                      <a:avLst/>
                    </a:prstGeom>
                  </pic:spPr>
                </pic:pic>
              </a:graphicData>
            </a:graphic>
          </wp:inline>
        </w:drawing>
      </w:r>
    </w:p>
    <w:p w14:paraId="1E7DC76B" w14:textId="77777777" w:rsidR="003D271F" w:rsidRDefault="00406DFC">
      <w:pPr>
        <w:spacing w:before="240" w:after="0" w:line="240" w:lineRule="auto"/>
        <w:jc w:val="center"/>
      </w:pPr>
      <w:bookmarkStart w:id="401" w:name="d5e598"/>
      <w:bookmarkEnd w:id="400"/>
      <w:r>
        <w:rPr>
          <w:rFonts w:ascii="Times New Roman" w:hAnsi="Times New Roman"/>
          <w:b/>
          <w:color w:val="000000"/>
          <w:sz w:val="24"/>
        </w:rPr>
        <w:t>Рисунок 2. Приходный ордер клиентский. Валюта, с контролем</w:t>
      </w:r>
    </w:p>
    <w:p w14:paraId="5A581415" w14:textId="77777777" w:rsidR="003D271F" w:rsidRDefault="00406DFC">
      <w:pPr>
        <w:spacing w:before="144" w:after="0" w:line="240" w:lineRule="auto"/>
        <w:jc w:val="center"/>
      </w:pPr>
      <w:bookmarkStart w:id="402" w:name="d5e600"/>
      <w:bookmarkEnd w:id="401"/>
      <w:r>
        <w:rPr>
          <w:rFonts w:ascii="Times New Roman" w:hAnsi="Times New Roman"/>
          <w:noProof/>
          <w:color w:val="000000"/>
          <w:sz w:val="20"/>
        </w:rPr>
        <w:drawing>
          <wp:inline distT="0" distB="0" distL="0" distR="0" wp14:anchorId="4D20E70C" wp14:editId="024C94E0">
            <wp:extent cx="5731200" cy="3683756"/>
            <wp:effectExtent l="0" t="0" r="0" b="0"/>
            <wp:docPr id="7" name="Picture 5"/>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10"/>
                    <a:srcRect/>
                    <a:stretch>
                      <a:fillRect/>
                    </a:stretch>
                  </pic:blipFill>
                  <pic:spPr>
                    <a:xfrm>
                      <a:off x="0" y="0"/>
                      <a:ext cx="5731200" cy="3683756"/>
                    </a:xfrm>
                    <a:prstGeom prst="rect">
                      <a:avLst/>
                    </a:prstGeom>
                  </pic:spPr>
                </pic:pic>
              </a:graphicData>
            </a:graphic>
          </wp:inline>
        </w:drawing>
      </w:r>
    </w:p>
    <w:p w14:paraId="00075D06" w14:textId="77777777" w:rsidR="003D271F" w:rsidRDefault="00406DFC">
      <w:pPr>
        <w:spacing w:before="240" w:after="0" w:line="240" w:lineRule="auto"/>
        <w:jc w:val="center"/>
      </w:pPr>
      <w:bookmarkStart w:id="403" w:name="d5e603"/>
      <w:bookmarkStart w:id="404" w:name="d5e517"/>
      <w:bookmarkEnd w:id="402"/>
      <w:r>
        <w:rPr>
          <w:rFonts w:ascii="Times New Roman" w:hAnsi="Times New Roman"/>
          <w:b/>
          <w:color w:val="000000"/>
          <w:sz w:val="24"/>
        </w:rPr>
        <w:t xml:space="preserve">Рисунок 3. Справка о проведении операции с НИВ, без печати ФИО </w:t>
      </w:r>
      <w:r>
        <w:rPr>
          <w:rFonts w:ascii="Times New Roman" w:hAnsi="Times New Roman"/>
          <w:b/>
          <w:color w:val="000000"/>
          <w:sz w:val="24"/>
        </w:rPr>
        <w:t>клиента</w:t>
      </w:r>
    </w:p>
    <w:p w14:paraId="3588582B" w14:textId="77777777" w:rsidR="003D271F" w:rsidRDefault="00406DFC">
      <w:pPr>
        <w:spacing w:before="144" w:after="0" w:line="240" w:lineRule="auto"/>
        <w:jc w:val="center"/>
      </w:pPr>
      <w:bookmarkStart w:id="405" w:name="d5e605"/>
      <w:bookmarkStart w:id="406" w:name="d5e519"/>
      <w:bookmarkEnd w:id="403"/>
      <w:bookmarkEnd w:id="404"/>
      <w:r>
        <w:rPr>
          <w:rFonts w:ascii="Times New Roman" w:hAnsi="Times New Roman"/>
          <w:noProof/>
          <w:color w:val="000000"/>
          <w:sz w:val="20"/>
        </w:rPr>
        <w:lastRenderedPageBreak/>
        <w:drawing>
          <wp:inline distT="0" distB="0" distL="0" distR="0" wp14:anchorId="4EF7FCDD" wp14:editId="1AAC7990">
            <wp:extent cx="5731200" cy="7252172"/>
            <wp:effectExtent l="0" t="0" r="0" b="0"/>
            <wp:docPr id="9" name="Picture 6"/>
            <wp:cNvGraphicFramePr/>
            <a:graphic xmlns:a="http://schemas.openxmlformats.org/drawingml/2006/main">
              <a:graphicData uri="http://schemas.openxmlformats.org/drawingml/2006/picture">
                <pic:pic xmlns:pic="http://schemas.openxmlformats.org/drawingml/2006/picture">
                  <pic:nvPicPr>
                    <pic:cNvPr id="10" name="Picture 6"/>
                    <pic:cNvPicPr/>
                  </pic:nvPicPr>
                  <pic:blipFill>
                    <a:blip r:embed="rId11"/>
                    <a:srcRect/>
                    <a:stretch>
                      <a:fillRect/>
                    </a:stretch>
                  </pic:blipFill>
                  <pic:spPr>
                    <a:xfrm>
                      <a:off x="0" y="0"/>
                      <a:ext cx="5731200" cy="7252172"/>
                    </a:xfrm>
                    <a:prstGeom prst="rect">
                      <a:avLst/>
                    </a:prstGeom>
                  </pic:spPr>
                </pic:pic>
              </a:graphicData>
            </a:graphic>
          </wp:inline>
        </w:drawing>
      </w:r>
    </w:p>
    <w:bookmarkEnd w:id="405"/>
    <w:bookmarkEnd w:id="406"/>
    <w:p w14:paraId="4AAB2ACF" w14:textId="3DA6B0C7" w:rsidR="003D271F" w:rsidRDefault="00406DFC">
      <w:pPr>
        <w:spacing w:before="200" w:after="0" w:line="240" w:lineRule="auto"/>
      </w:pPr>
      <w:r>
        <w:rPr>
          <w:rFonts w:ascii="Times New Roman" w:hAnsi="Times New Roman"/>
          <w:color w:val="000000"/>
          <w:sz w:val="20"/>
        </w:rPr>
        <w:t xml:space="preserve">Следует обратить внимание на необходимости тестирования отражения кассовых операций в текущих формах кассовой отчетности Спектрум: Отчетная справка, </w:t>
      </w:r>
      <w:del w:id="407" w:author="Yulia A. Trifonova" w:date="2021-08-09T23:51:00Z">
        <w:r w:rsidR="00CE5630">
          <w:rPr>
            <w:rFonts w:ascii="Times New Roman" w:hAnsi="Times New Roman"/>
            <w:color w:val="000000"/>
            <w:sz w:val="20"/>
          </w:rPr>
          <w:delText>Справка</w:delText>
        </w:r>
      </w:del>
      <w:ins w:id="408" w:author="Yulia A. Trifonova" w:date="2021-08-09T23:51:00Z">
        <w:r>
          <w:rPr>
            <w:rFonts w:ascii="Times New Roman" w:hAnsi="Times New Roman"/>
            <w:color w:val="000000"/>
            <w:sz w:val="20"/>
          </w:rPr>
          <w:t>Отчетная справка</w:t>
        </w:r>
      </w:ins>
      <w:r>
        <w:rPr>
          <w:rFonts w:ascii="Times New Roman" w:hAnsi="Times New Roman"/>
          <w:color w:val="000000"/>
          <w:sz w:val="20"/>
        </w:rPr>
        <w:t xml:space="preserve"> о кассовых оборотах, Текст для дела</w:t>
      </w:r>
      <w:ins w:id="409" w:author="Yulia A. Trifonova" w:date="2021-08-09T23:51:00Z">
        <w:r>
          <w:rPr>
            <w:rFonts w:ascii="Times New Roman" w:hAnsi="Times New Roman"/>
            <w:color w:val="000000"/>
            <w:sz w:val="20"/>
          </w:rPr>
          <w:t xml:space="preserve"> с кассовыми документами</w:t>
        </w:r>
      </w:ins>
      <w:r>
        <w:rPr>
          <w:rFonts w:ascii="Times New Roman" w:hAnsi="Times New Roman"/>
          <w:color w:val="000000"/>
          <w:sz w:val="20"/>
        </w:rPr>
        <w:t xml:space="preserve">, Лента сшива, Книга </w:t>
      </w:r>
      <w:del w:id="410" w:author="Yulia A. Trifonova" w:date="2021-08-09T23:51:00Z">
        <w:r w:rsidR="00CE5630">
          <w:rPr>
            <w:rFonts w:ascii="Times New Roman" w:hAnsi="Times New Roman"/>
            <w:color w:val="000000"/>
            <w:sz w:val="20"/>
          </w:rPr>
          <w:delText>учета принятых и выданных ценностей</w:delText>
        </w:r>
      </w:del>
      <w:ins w:id="411" w:author="Yulia A. Trifonova" w:date="2021-08-09T23:51:00Z">
        <w:r>
          <w:rPr>
            <w:rFonts w:ascii="Times New Roman" w:hAnsi="Times New Roman"/>
            <w:color w:val="000000"/>
            <w:sz w:val="20"/>
          </w:rPr>
          <w:t>передачи наличных денег</w:t>
        </w:r>
      </w:ins>
      <w:r>
        <w:rPr>
          <w:rFonts w:ascii="Times New Roman" w:hAnsi="Times New Roman"/>
          <w:color w:val="000000"/>
          <w:sz w:val="20"/>
        </w:rPr>
        <w:t xml:space="preserve">, Реестр </w:t>
      </w:r>
      <w:ins w:id="412" w:author="Yulia A. Trifonova" w:date="2021-08-09T23:51:00Z">
        <w:r>
          <w:rPr>
            <w:rFonts w:ascii="Times New Roman" w:hAnsi="Times New Roman"/>
            <w:color w:val="000000"/>
            <w:sz w:val="20"/>
          </w:rPr>
          <w:t xml:space="preserve">операций </w:t>
        </w:r>
      </w:ins>
      <w:r>
        <w:rPr>
          <w:rFonts w:ascii="Times New Roman" w:hAnsi="Times New Roman"/>
          <w:color w:val="000000"/>
          <w:sz w:val="20"/>
        </w:rPr>
        <w:t>с наличной валютой</w:t>
      </w:r>
      <w:ins w:id="413" w:author="Yulia A. Trifonova" w:date="2021-08-09T23:51:00Z">
        <w:r>
          <w:rPr>
            <w:rFonts w:ascii="Times New Roman" w:hAnsi="Times New Roman"/>
            <w:color w:val="000000"/>
            <w:sz w:val="20"/>
          </w:rPr>
          <w:t xml:space="preserve"> и чеками</w:t>
        </w:r>
      </w:ins>
      <w:r>
        <w:rPr>
          <w:rFonts w:ascii="Times New Roman" w:hAnsi="Times New Roman"/>
          <w:color w:val="000000"/>
          <w:sz w:val="20"/>
        </w:rPr>
        <w:t>.</w:t>
      </w:r>
    </w:p>
    <w:p w14:paraId="23962FBA" w14:textId="77777777" w:rsidR="003D271F" w:rsidRDefault="00406DFC">
      <w:pPr>
        <w:spacing w:before="240" w:after="0" w:line="240" w:lineRule="auto"/>
        <w:jc w:val="center"/>
      </w:pPr>
      <w:bookmarkStart w:id="414" w:name="d5e609"/>
      <w:r>
        <w:rPr>
          <w:rFonts w:ascii="Times New Roman" w:hAnsi="Times New Roman"/>
          <w:b/>
          <w:color w:val="000000"/>
          <w:sz w:val="24"/>
        </w:rPr>
        <w:t>Рисунок 4. Реестр с наличной валютой (без указания гражданства)</w:t>
      </w:r>
    </w:p>
    <w:p w14:paraId="53B1B4F5" w14:textId="77777777" w:rsidR="003D271F" w:rsidRDefault="00406DFC">
      <w:pPr>
        <w:spacing w:before="144" w:after="0" w:line="240" w:lineRule="auto"/>
        <w:jc w:val="center"/>
      </w:pPr>
      <w:bookmarkStart w:id="415" w:name="d5e611"/>
      <w:bookmarkEnd w:id="414"/>
      <w:r>
        <w:rPr>
          <w:rFonts w:ascii="Times New Roman" w:hAnsi="Times New Roman"/>
          <w:noProof/>
          <w:color w:val="000000"/>
          <w:sz w:val="20"/>
        </w:rPr>
        <w:lastRenderedPageBreak/>
        <w:drawing>
          <wp:inline distT="0" distB="0" distL="0" distR="0" wp14:anchorId="65C05A88" wp14:editId="1F5E0FB7">
            <wp:extent cx="5731200" cy="4216299"/>
            <wp:effectExtent l="0" t="0" r="0" b="0"/>
            <wp:docPr id="11" name="Picture 7"/>
            <wp:cNvGraphicFramePr/>
            <a:graphic xmlns:a="http://schemas.openxmlformats.org/drawingml/2006/main">
              <a:graphicData uri="http://schemas.openxmlformats.org/drawingml/2006/picture">
                <pic:pic xmlns:pic="http://schemas.openxmlformats.org/drawingml/2006/picture">
                  <pic:nvPicPr>
                    <pic:cNvPr id="12" name="Picture 7"/>
                    <pic:cNvPicPr/>
                  </pic:nvPicPr>
                  <pic:blipFill>
                    <a:blip r:embed="rId12"/>
                    <a:srcRect/>
                    <a:stretch>
                      <a:fillRect/>
                    </a:stretch>
                  </pic:blipFill>
                  <pic:spPr>
                    <a:xfrm>
                      <a:off x="0" y="0"/>
                      <a:ext cx="5731200" cy="4216299"/>
                    </a:xfrm>
                    <a:prstGeom prst="rect">
                      <a:avLst/>
                    </a:prstGeom>
                  </pic:spPr>
                </pic:pic>
              </a:graphicData>
            </a:graphic>
          </wp:inline>
        </w:drawing>
      </w:r>
    </w:p>
    <w:p w14:paraId="6377F24B" w14:textId="77777777" w:rsidR="003D271F" w:rsidRDefault="00406DFC">
      <w:pPr>
        <w:spacing w:before="200" w:after="0" w:line="240" w:lineRule="auto"/>
      </w:pPr>
      <w:bookmarkStart w:id="416" w:name="Requirement_Setup"/>
      <w:bookmarkEnd w:id="415"/>
      <w:r>
        <w:rPr>
          <w:rFonts w:ascii="Arial" w:hAnsi="Arial"/>
          <w:b/>
          <w:color w:val="000000"/>
          <w:sz w:val="24"/>
        </w:rPr>
        <w:t>4.3.2.3. Настройки, выполняемые в Спектрум</w:t>
      </w:r>
    </w:p>
    <w:p w14:paraId="0B97188B" w14:textId="77777777" w:rsidR="003D271F" w:rsidRDefault="00406DFC">
      <w:pPr>
        <w:spacing w:before="200" w:after="0" w:line="240" w:lineRule="auto"/>
      </w:pPr>
      <w:bookmarkStart w:id="417" w:name="settings_operation"/>
      <w:bookmarkEnd w:id="416"/>
      <w:r>
        <w:rPr>
          <w:rFonts w:ascii="Arial" w:hAnsi="Arial"/>
          <w:b/>
          <w:color w:val="000000"/>
          <w:sz w:val="20"/>
        </w:rPr>
        <w:t>4.3.2.3.1. Настройка операций</w:t>
      </w:r>
    </w:p>
    <w:bookmarkEnd w:id="417"/>
    <w:p w14:paraId="3E95322F" w14:textId="77777777" w:rsidR="003D271F" w:rsidRDefault="00406DFC">
      <w:pPr>
        <w:spacing w:before="200" w:after="0" w:line="240" w:lineRule="auto"/>
      </w:pPr>
      <w:r>
        <w:rPr>
          <w:rFonts w:ascii="Times New Roman" w:hAnsi="Times New Roman"/>
          <w:color w:val="000000"/>
          <w:sz w:val="20"/>
        </w:rPr>
        <w:t>Необходимо настроить новую операцию:</w:t>
      </w:r>
    </w:p>
    <w:p w14:paraId="7CB31CEC" w14:textId="77777777" w:rsidR="003D271F" w:rsidRDefault="003D271F">
      <w:pPr>
        <w:spacing w:after="0" w:line="240" w:lineRule="auto"/>
        <w:rPr>
          <w:sz w:val="20"/>
        </w:rPr>
      </w:pPr>
    </w:p>
    <w:tbl>
      <w:tblPr>
        <w:tblW w:w="0" w:type="auto"/>
        <w:tblInd w:w="25" w:type="dxa"/>
        <w:tblLayout w:type="fixed"/>
        <w:tblCellMar>
          <w:left w:w="10" w:type="dxa"/>
          <w:right w:w="10" w:type="dxa"/>
        </w:tblCellMar>
        <w:tblLook w:val="0000" w:firstRow="0" w:lastRow="0" w:firstColumn="0" w:lastColumn="0" w:noHBand="0" w:noVBand="0"/>
      </w:tblPr>
      <w:tblGrid>
        <w:gridCol w:w="3610"/>
        <w:gridCol w:w="2708"/>
        <w:gridCol w:w="2708"/>
      </w:tblGrid>
      <w:tr w:rsidR="003D271F" w14:paraId="018A3D81" w14:textId="77777777">
        <w:tblPrEx>
          <w:tblCellMar>
            <w:top w:w="0" w:type="dxa"/>
            <w:bottom w:w="0" w:type="dxa"/>
          </w:tblCellMar>
        </w:tblPrEx>
        <w:trPr>
          <w:tblHeader/>
        </w:trPr>
        <w:tc>
          <w:tcPr>
            <w:tcW w:w="3610" w:type="dxa"/>
            <w:tcBorders>
              <w:top w:val="single" w:sz="4" w:space="0" w:color="000000"/>
              <w:left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7E69807E" w14:textId="77777777" w:rsidR="003D271F" w:rsidRDefault="00406DFC">
            <w:pPr>
              <w:spacing w:after="0" w:line="240" w:lineRule="auto"/>
            </w:pPr>
            <w:bookmarkStart w:id="418" w:name="d5e620"/>
            <w:bookmarkStart w:id="419" w:name="d5e534"/>
            <w:r>
              <w:rPr>
                <w:rFonts w:ascii="Times New Roman" w:hAnsi="Times New Roman"/>
                <w:b/>
                <w:color w:val="000000"/>
                <w:sz w:val="20"/>
              </w:rPr>
              <w:t>Операция</w:t>
            </w:r>
          </w:p>
        </w:tc>
        <w:tc>
          <w:tcPr>
            <w:tcW w:w="2708"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30735E3B" w14:textId="77777777" w:rsidR="003D271F" w:rsidRDefault="00406DFC">
            <w:pPr>
              <w:spacing w:after="0" w:line="240" w:lineRule="auto"/>
              <w:jc w:val="center"/>
            </w:pPr>
            <w:r>
              <w:rPr>
                <w:rFonts w:ascii="Times New Roman" w:hAnsi="Times New Roman"/>
                <w:b/>
                <w:color w:val="000000"/>
                <w:sz w:val="20"/>
              </w:rPr>
              <w:t>Пакет печати</w:t>
            </w:r>
          </w:p>
        </w:tc>
        <w:tc>
          <w:tcPr>
            <w:tcW w:w="2708"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54F2CC08" w14:textId="77777777" w:rsidR="003D271F" w:rsidRDefault="00406DFC">
            <w:pPr>
              <w:spacing w:after="0" w:line="240" w:lineRule="auto"/>
            </w:pPr>
            <w:r>
              <w:rPr>
                <w:rFonts w:ascii="Times New Roman" w:hAnsi="Times New Roman"/>
                <w:b/>
                <w:color w:val="000000"/>
                <w:sz w:val="20"/>
              </w:rPr>
              <w:t>Информационный процесс</w:t>
            </w:r>
          </w:p>
        </w:tc>
      </w:tr>
      <w:bookmarkEnd w:id="418"/>
      <w:bookmarkEnd w:id="419"/>
      <w:tr w:rsidR="003D271F" w14:paraId="05A6B11C" w14:textId="77777777">
        <w:tblPrEx>
          <w:tblCellMar>
            <w:top w:w="0" w:type="dxa"/>
            <w:bottom w:w="0" w:type="dxa"/>
          </w:tblCellMar>
        </w:tblPrEx>
        <w:tc>
          <w:tcPr>
            <w:tcW w:w="3610" w:type="dxa"/>
            <w:tcBorders>
              <w:left w:val="single" w:sz="4" w:space="0" w:color="000000"/>
              <w:bottom w:val="single" w:sz="4" w:space="0" w:color="000000"/>
              <w:right w:val="single" w:sz="4" w:space="0" w:color="000000"/>
            </w:tcBorders>
            <w:tcMar>
              <w:top w:w="40" w:type="dxa"/>
              <w:left w:w="20" w:type="dxa"/>
              <w:bottom w:w="40" w:type="dxa"/>
              <w:right w:w="20" w:type="dxa"/>
            </w:tcMar>
          </w:tcPr>
          <w:p w14:paraId="2F66353D" w14:textId="77777777" w:rsidR="003D271F" w:rsidRDefault="00406DFC">
            <w:pPr>
              <w:spacing w:after="0" w:line="240" w:lineRule="auto"/>
            </w:pPr>
            <w:r>
              <w:rPr>
                <w:rFonts w:ascii="Times New Roman" w:hAnsi="Times New Roman"/>
                <w:color w:val="000000"/>
                <w:sz w:val="20"/>
              </w:rPr>
              <w:t>1061 "Выдача со счета клиента"</w:t>
            </w:r>
          </w:p>
        </w:tc>
        <w:tc>
          <w:tcPr>
            <w:tcW w:w="2708" w:type="dxa"/>
            <w:tcBorders>
              <w:bottom w:val="single" w:sz="4" w:space="0" w:color="000000"/>
              <w:right w:val="single" w:sz="4" w:space="0" w:color="000000"/>
            </w:tcBorders>
            <w:tcMar>
              <w:top w:w="40" w:type="dxa"/>
              <w:left w:w="20" w:type="dxa"/>
              <w:bottom w:w="40" w:type="dxa"/>
              <w:right w:w="20" w:type="dxa"/>
            </w:tcMar>
          </w:tcPr>
          <w:p w14:paraId="7F15218D" w14:textId="77777777" w:rsidR="003D271F" w:rsidRDefault="00406DFC">
            <w:pPr>
              <w:spacing w:after="0" w:line="240" w:lineRule="auto"/>
            </w:pPr>
            <w:r>
              <w:rPr>
                <w:rFonts w:ascii="Times New Roman" w:hAnsi="Times New Roman"/>
                <w:color w:val="000000"/>
                <w:sz w:val="20"/>
              </w:rPr>
              <w:t>102 "Выдача наличных со счета - РКО и справка ВОО"</w:t>
            </w:r>
          </w:p>
        </w:tc>
        <w:tc>
          <w:tcPr>
            <w:tcW w:w="2708" w:type="dxa"/>
            <w:tcBorders>
              <w:bottom w:val="single" w:sz="4" w:space="0" w:color="000000"/>
              <w:right w:val="single" w:sz="4" w:space="0" w:color="000000"/>
            </w:tcBorders>
            <w:tcMar>
              <w:top w:w="40" w:type="dxa"/>
              <w:left w:w="20" w:type="dxa"/>
              <w:bottom w:w="40" w:type="dxa"/>
              <w:right w:w="20" w:type="dxa"/>
            </w:tcMar>
          </w:tcPr>
          <w:p w14:paraId="68B512FF" w14:textId="77777777" w:rsidR="003D271F" w:rsidRDefault="00406DFC">
            <w:pPr>
              <w:spacing w:after="0" w:line="240" w:lineRule="auto"/>
            </w:pPr>
            <w:r>
              <w:rPr>
                <w:rFonts w:ascii="Times New Roman" w:hAnsi="Times New Roman"/>
                <w:color w:val="000000"/>
                <w:sz w:val="20"/>
              </w:rPr>
              <w:t xml:space="preserve">см. </w:t>
            </w:r>
            <w:hyperlink w:anchor="settings_workflow">
              <w:r>
                <w:rPr>
                  <w:rFonts w:ascii="Times New Roman" w:hAnsi="Times New Roman"/>
                  <w:color w:val="000000"/>
                  <w:sz w:val="20"/>
                </w:rPr>
                <w:t>Раздел 4.3.2.3.2, «Настройка информационного процесса»</w:t>
              </w:r>
            </w:hyperlink>
          </w:p>
        </w:tc>
      </w:tr>
    </w:tbl>
    <w:p w14:paraId="66E524EF" w14:textId="3ED8A520" w:rsidR="003D271F" w:rsidRDefault="00406DFC">
      <w:pPr>
        <w:spacing w:before="200" w:after="0" w:line="240" w:lineRule="auto"/>
      </w:pPr>
      <w:r>
        <w:rPr>
          <w:rFonts w:ascii="Times New Roman" w:hAnsi="Times New Roman"/>
          <w:color w:val="000000"/>
          <w:sz w:val="20"/>
        </w:rPr>
        <w:t xml:space="preserve">Внешний код операции в Профайл (99995) </w:t>
      </w:r>
      <w:del w:id="420" w:author="Yulia A. Trifonova" w:date="2021-08-09T23:51:00Z">
        <w:r w:rsidR="00CE5630">
          <w:rPr>
            <w:rFonts w:ascii="Times New Roman" w:hAnsi="Times New Roman"/>
            <w:color w:val="000000"/>
            <w:sz w:val="20"/>
          </w:rPr>
          <w:delText>= 711110-00.</w:delText>
        </w:r>
      </w:del>
      <w:ins w:id="421" w:author="Yulia A. Trifonova" w:date="2021-08-09T23:51:00Z">
        <w:r>
          <w:rPr>
            <w:rFonts w:ascii="Times New Roman" w:hAnsi="Times New Roman"/>
            <w:color w:val="000000"/>
            <w:sz w:val="20"/>
          </w:rPr>
          <w:t xml:space="preserve">не задается в системе, обязателен для передачи из СУБО (см. </w:t>
        </w:r>
        <w:r>
          <w:fldChar w:fldCharType="begin"/>
        </w:r>
        <w:r>
          <w:instrText xml:space="preserve"> HYPERLINK \l "method_createJS_request" \h </w:instrText>
        </w:r>
        <w:r>
          <w:fldChar w:fldCharType="separate"/>
        </w:r>
        <w:r>
          <w:rPr>
            <w:rFonts w:ascii="Times New Roman" w:hAnsi="Times New Roman"/>
            <w:color w:val="000000"/>
            <w:sz w:val="20"/>
          </w:rPr>
          <w:t>Раздел 4.3.2.4.4, «Разработка метода создания операции JournalService.create»</w:t>
        </w:r>
        <w:r>
          <w:rPr>
            <w:rFonts w:ascii="Times New Roman" w:hAnsi="Times New Roman"/>
            <w:color w:val="000000"/>
            <w:sz w:val="20"/>
          </w:rPr>
          <w:fldChar w:fldCharType="end"/>
        </w:r>
        <w:r>
          <w:rPr>
            <w:rFonts w:ascii="Times New Roman" w:hAnsi="Times New Roman"/>
            <w:color w:val="000000"/>
            <w:sz w:val="20"/>
          </w:rPr>
          <w:t>).</w:t>
        </w:r>
      </w:ins>
    </w:p>
    <w:p w14:paraId="7FC6D3A4" w14:textId="77777777" w:rsidR="003D271F" w:rsidRDefault="00406DFC">
      <w:pPr>
        <w:spacing w:before="200" w:after="0" w:line="240" w:lineRule="auto"/>
      </w:pPr>
      <w:r>
        <w:rPr>
          <w:rFonts w:ascii="Times New Roman" w:hAnsi="Times New Roman"/>
          <w:color w:val="000000"/>
          <w:sz w:val="20"/>
        </w:rPr>
        <w:t>Шифр документа = 03рк</w:t>
      </w:r>
    </w:p>
    <w:p w14:paraId="09B22D39" w14:textId="77777777" w:rsidR="003D271F" w:rsidRDefault="00406DFC">
      <w:pPr>
        <w:spacing w:before="200" w:after="0" w:line="240" w:lineRule="auto"/>
        <w:ind w:left="360" w:right="360"/>
      </w:pPr>
      <w:bookmarkStart w:id="422" w:name="d5e639"/>
      <w:bookmarkStart w:id="423" w:name="d5e552"/>
      <w:r>
        <w:rPr>
          <w:rFonts w:ascii="Times New Roman" w:hAnsi="Times New Roman"/>
          <w:b/>
          <w:color w:val="000000"/>
          <w:sz w:val="28"/>
        </w:rPr>
        <w:t>Примечание</w:t>
      </w:r>
    </w:p>
    <w:bookmarkEnd w:id="422"/>
    <w:bookmarkEnd w:id="423"/>
    <w:p w14:paraId="137D93E4" w14:textId="77777777" w:rsidR="003D271F" w:rsidRDefault="00406DFC">
      <w:pPr>
        <w:spacing w:before="200" w:after="0" w:line="240" w:lineRule="auto"/>
        <w:ind w:left="360" w:right="360"/>
      </w:pPr>
      <w:r>
        <w:rPr>
          <w:rFonts w:ascii="Times New Roman" w:hAnsi="Times New Roman"/>
          <w:color w:val="000000"/>
          <w:sz w:val="20"/>
        </w:rPr>
        <w:t>Настройки операций будут меняться в процессе разработки лишь в части информационного процесса.</w:t>
      </w:r>
    </w:p>
    <w:p w14:paraId="539F3D6F" w14:textId="77777777" w:rsidR="003D271F" w:rsidRDefault="00406DFC">
      <w:pPr>
        <w:spacing w:before="200" w:after="0" w:line="240" w:lineRule="auto"/>
      </w:pPr>
      <w:bookmarkStart w:id="424" w:name="settings_workflow"/>
      <w:r>
        <w:rPr>
          <w:rFonts w:ascii="Arial" w:hAnsi="Arial"/>
          <w:b/>
          <w:color w:val="000000"/>
          <w:sz w:val="20"/>
        </w:rPr>
        <w:t>4.3.2.3.2. Настройка информационного процесса</w:t>
      </w:r>
    </w:p>
    <w:bookmarkEnd w:id="424"/>
    <w:p w14:paraId="1F04C097" w14:textId="77777777" w:rsidR="003D271F" w:rsidRDefault="00406DFC">
      <w:pPr>
        <w:spacing w:before="200" w:after="0" w:line="240" w:lineRule="auto"/>
      </w:pPr>
      <w:r>
        <w:rPr>
          <w:rFonts w:ascii="Times New Roman" w:hAnsi="Times New Roman"/>
          <w:color w:val="000000"/>
          <w:sz w:val="20"/>
        </w:rPr>
        <w:t xml:space="preserve">Необходимо создать новый информационный процесс для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xml:space="preserve"> в </w:t>
      </w:r>
      <w:r>
        <w:rPr>
          <w:rFonts w:ascii="Times New Roman" w:hAnsi="Times New Roman"/>
          <w:color w:val="000000"/>
          <w:sz w:val="20"/>
        </w:rPr>
        <w:t>приложении SpectrumTrs24:</w:t>
      </w:r>
    </w:p>
    <w:p w14:paraId="145D1E99" w14:textId="77777777" w:rsidR="003D271F" w:rsidRDefault="00406DFC">
      <w:pPr>
        <w:numPr>
          <w:ilvl w:val="0"/>
          <w:numId w:val="19"/>
        </w:numPr>
        <w:tabs>
          <w:tab w:val="left" w:pos="240"/>
        </w:tabs>
        <w:spacing w:before="200" w:after="0" w:line="240" w:lineRule="auto"/>
        <w:ind w:left="240" w:hanging="40"/>
      </w:pPr>
      <w:bookmarkStart w:id="425" w:name="d5e646"/>
      <w:bookmarkStart w:id="426" w:name="d5e645"/>
      <w:bookmarkStart w:id="427" w:name="d5e559"/>
      <w:r>
        <w:rPr>
          <w:rFonts w:ascii="Times New Roman" w:hAnsi="Times New Roman"/>
          <w:color w:val="000000"/>
          <w:sz w:val="20"/>
        </w:rPr>
        <w:t>355 "Снятие наличных через кассу"</w:t>
      </w:r>
    </w:p>
    <w:p w14:paraId="536BA0D5" w14:textId="77777777" w:rsidR="003D271F" w:rsidRDefault="00406DFC">
      <w:pPr>
        <w:spacing w:before="200" w:after="0" w:line="240" w:lineRule="auto"/>
      </w:pPr>
      <w:bookmarkStart w:id="428" w:name="settings_svc_func"/>
      <w:bookmarkEnd w:id="425"/>
      <w:bookmarkEnd w:id="426"/>
      <w:bookmarkEnd w:id="427"/>
      <w:r>
        <w:rPr>
          <w:rFonts w:ascii="Arial" w:hAnsi="Arial"/>
          <w:b/>
          <w:color w:val="000000"/>
          <w:sz w:val="20"/>
        </w:rPr>
        <w:t>4.3.2.3.3. Справочно: настройка точек отправки и приема для сервиса JournalService</w:t>
      </w:r>
    </w:p>
    <w:bookmarkEnd w:id="428"/>
    <w:p w14:paraId="6305EFA2" w14:textId="77777777" w:rsidR="003D271F" w:rsidRDefault="00406DFC">
      <w:pPr>
        <w:spacing w:before="200" w:after="0" w:line="240" w:lineRule="auto"/>
      </w:pPr>
      <w:r>
        <w:rPr>
          <w:rFonts w:ascii="Times New Roman" w:hAnsi="Times New Roman"/>
          <w:color w:val="000000"/>
          <w:sz w:val="20"/>
        </w:rPr>
        <w:lastRenderedPageBreak/>
        <w:t>В принимаемом сообщении должна быть прописана очередь для отправки ответа, если такой нет, то сервис отправляет о</w:t>
      </w:r>
      <w:r>
        <w:rPr>
          <w:rFonts w:ascii="Times New Roman" w:hAnsi="Times New Roman"/>
          <w:color w:val="000000"/>
          <w:sz w:val="20"/>
        </w:rPr>
        <w:t>твет в очередь для ответов по умолчанию (ANY.SPECTR.JOURNALSERVICE.Q).</w:t>
      </w:r>
    </w:p>
    <w:p w14:paraId="75C6F509" w14:textId="77777777" w:rsidR="003D271F" w:rsidRDefault="00406DFC">
      <w:pPr>
        <w:spacing w:before="200" w:after="0" w:line="240" w:lineRule="auto"/>
      </w:pPr>
      <w:r>
        <w:rPr>
          <w:rFonts w:ascii="Times New Roman" w:hAnsi="Times New Roman"/>
          <w:color w:val="000000"/>
          <w:sz w:val="20"/>
        </w:rPr>
        <w:t>Для настройки endpoint сервиса создаётся точка приема в приложении SpectrumFront:</w:t>
      </w:r>
    </w:p>
    <w:p w14:paraId="6CB35CA4" w14:textId="77777777" w:rsidR="003D271F" w:rsidRDefault="00406DFC">
      <w:pPr>
        <w:numPr>
          <w:ilvl w:val="0"/>
          <w:numId w:val="20"/>
        </w:numPr>
        <w:tabs>
          <w:tab w:val="left" w:pos="240"/>
        </w:tabs>
        <w:spacing w:before="200" w:after="0" w:line="240" w:lineRule="auto"/>
        <w:ind w:left="240" w:hanging="40"/>
      </w:pPr>
      <w:bookmarkStart w:id="429" w:name="d5e653"/>
      <w:bookmarkStart w:id="430" w:name="d5e652"/>
      <w:bookmarkStart w:id="431" w:name="d5e566"/>
      <w:r>
        <w:rPr>
          <w:rFonts w:ascii="Times New Roman" w:hAnsi="Times New Roman"/>
          <w:color w:val="000000"/>
          <w:sz w:val="20"/>
        </w:rPr>
        <w:t>Создать точки приема:</w:t>
      </w:r>
    </w:p>
    <w:bookmarkEnd w:id="429"/>
    <w:bookmarkEnd w:id="430"/>
    <w:bookmarkEnd w:id="431"/>
    <w:p w14:paraId="37F601E1" w14:textId="77777777" w:rsidR="003D271F" w:rsidRDefault="003D271F">
      <w:pPr>
        <w:spacing w:after="0" w:line="240" w:lineRule="auto"/>
        <w:rPr>
          <w:sz w:val="20"/>
        </w:rPr>
      </w:pPr>
    </w:p>
    <w:tbl>
      <w:tblPr>
        <w:tblW w:w="0" w:type="auto"/>
        <w:tblInd w:w="265" w:type="dxa"/>
        <w:tblLayout w:type="fixed"/>
        <w:tblCellMar>
          <w:left w:w="10" w:type="dxa"/>
          <w:right w:w="10" w:type="dxa"/>
        </w:tblCellMar>
        <w:tblLook w:val="0000" w:firstRow="0" w:lastRow="0" w:firstColumn="0" w:lastColumn="0" w:noHBand="0" w:noVBand="0"/>
      </w:tblPr>
      <w:tblGrid>
        <w:gridCol w:w="2899"/>
        <w:gridCol w:w="2899"/>
        <w:gridCol w:w="2987"/>
      </w:tblGrid>
      <w:tr w:rsidR="000941B2" w14:paraId="1A46AA3A" w14:textId="77777777" w:rsidTr="000941B2">
        <w:tblPrEx>
          <w:tblCellMar>
            <w:top w:w="0" w:type="dxa"/>
            <w:bottom w:w="0" w:type="dxa"/>
          </w:tblCellMar>
        </w:tblPrEx>
        <w:trPr>
          <w:tblHeader/>
        </w:trPr>
        <w:tc>
          <w:tcPr>
            <w:tcW w:w="2899" w:type="dxa"/>
            <w:tcBorders>
              <w:top w:val="single" w:sz="4" w:space="0" w:color="000000"/>
              <w:left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73B2E9C7" w14:textId="77777777" w:rsidR="003D271F" w:rsidRDefault="00406DFC">
            <w:pPr>
              <w:spacing w:after="0" w:line="240" w:lineRule="auto"/>
            </w:pPr>
            <w:bookmarkStart w:id="432" w:name="d5e655"/>
            <w:bookmarkStart w:id="433" w:name="d5e568"/>
            <w:r>
              <w:rPr>
                <w:rFonts w:ascii="Times New Roman" w:hAnsi="Times New Roman"/>
                <w:b/>
                <w:color w:val="000000"/>
                <w:sz w:val="20"/>
              </w:rPr>
              <w:t>Поле точки прием</w:t>
            </w:r>
          </w:p>
        </w:tc>
        <w:tc>
          <w:tcPr>
            <w:tcW w:w="5886" w:type="dxa"/>
            <w:gridSpan w:val="2"/>
            <w:tcBorders>
              <w:top w:val="single" w:sz="4" w:space="0" w:color="000000"/>
              <w:bottom w:val="single" w:sz="4" w:space="0" w:color="000000"/>
              <w:right w:val="single" w:sz="4" w:space="0" w:color="000000"/>
            </w:tcBorders>
            <w:shd w:val="clear" w:color="auto" w:fill="EEEEEE"/>
            <w:tcMar>
              <w:top w:w="40" w:type="dxa"/>
              <w:left w:w="20" w:type="dxa"/>
              <w:bottom w:w="40" w:type="dxa"/>
            </w:tcMar>
          </w:tcPr>
          <w:p w14:paraId="31BF7DB7" w14:textId="77777777" w:rsidR="003D271F" w:rsidRDefault="00406DFC">
            <w:pPr>
              <w:spacing w:after="0" w:line="240" w:lineRule="auto"/>
            </w:pPr>
            <w:r>
              <w:rPr>
                <w:rFonts w:ascii="Times New Roman" w:hAnsi="Times New Roman"/>
                <w:b/>
                <w:color w:val="000000"/>
                <w:sz w:val="20"/>
              </w:rPr>
              <w:t>Значение</w:t>
            </w:r>
          </w:p>
        </w:tc>
      </w:tr>
      <w:bookmarkEnd w:id="432"/>
      <w:bookmarkEnd w:id="433"/>
      <w:tr w:rsidR="003D271F" w14:paraId="051A398E" w14:textId="77777777">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23FD3742" w14:textId="77777777" w:rsidR="003D271F" w:rsidRDefault="00406DFC">
            <w:pPr>
              <w:spacing w:after="0" w:line="240" w:lineRule="auto"/>
            </w:pPr>
            <w:r>
              <w:rPr>
                <w:rFonts w:ascii="Times New Roman" w:hAnsi="Times New Roman"/>
                <w:color w:val="000000"/>
                <w:sz w:val="20"/>
              </w:rPr>
              <w:t>Код точки приема</w:t>
            </w:r>
          </w:p>
        </w:tc>
        <w:tc>
          <w:tcPr>
            <w:tcW w:w="2899" w:type="dxa"/>
            <w:tcBorders>
              <w:bottom w:val="single" w:sz="4" w:space="0" w:color="000000"/>
              <w:right w:val="single" w:sz="4" w:space="0" w:color="000000"/>
            </w:tcBorders>
            <w:tcMar>
              <w:top w:w="40" w:type="dxa"/>
              <w:left w:w="20" w:type="dxa"/>
              <w:bottom w:w="40" w:type="dxa"/>
              <w:right w:w="20" w:type="dxa"/>
            </w:tcMar>
          </w:tcPr>
          <w:p w14:paraId="443D9DB1" w14:textId="77777777" w:rsidR="003D271F" w:rsidRDefault="00406DFC">
            <w:pPr>
              <w:spacing w:after="0" w:line="240" w:lineRule="auto"/>
            </w:pPr>
            <w:r>
              <w:rPr>
                <w:rFonts w:ascii="Times New Roman" w:hAnsi="Times New Roman"/>
                <w:color w:val="000000"/>
                <w:sz w:val="20"/>
              </w:rPr>
              <w:t>40102</w:t>
            </w:r>
          </w:p>
        </w:tc>
        <w:tc>
          <w:tcPr>
            <w:tcW w:w="2987" w:type="dxa"/>
            <w:tcBorders>
              <w:bottom w:val="single" w:sz="4" w:space="0" w:color="000000"/>
              <w:right w:val="single" w:sz="4" w:space="0" w:color="000000"/>
            </w:tcBorders>
            <w:tcMar>
              <w:top w:w="40" w:type="dxa"/>
              <w:left w:w="20" w:type="dxa"/>
              <w:bottom w:w="40" w:type="dxa"/>
              <w:right w:w="20" w:type="dxa"/>
            </w:tcMar>
            <w:cellIns w:id="434" w:author="Yulia A. Trifonova" w:date="2021-08-09T23:51:00Z"/>
          </w:tcPr>
          <w:p w14:paraId="0AD76A6B" w14:textId="77777777" w:rsidR="003D271F" w:rsidRDefault="00406DFC">
            <w:pPr>
              <w:spacing w:after="0" w:line="240" w:lineRule="auto"/>
            </w:pPr>
            <w:ins w:id="435" w:author="Yulia A. Trifonova" w:date="2021-08-09T23:51:00Z">
              <w:r>
                <w:rPr>
                  <w:rFonts w:ascii="Times New Roman" w:hAnsi="Times New Roman"/>
                  <w:color w:val="000000"/>
                  <w:sz w:val="20"/>
                </w:rPr>
                <w:t>40103</w:t>
              </w:r>
            </w:ins>
          </w:p>
        </w:tc>
      </w:tr>
      <w:tr w:rsidR="000941B2" w14:paraId="2CACEE5D" w14:textId="77777777" w:rsidTr="000941B2">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5A1EB648" w14:textId="77777777" w:rsidR="003D271F" w:rsidRDefault="00406DFC">
            <w:pPr>
              <w:spacing w:after="0" w:line="240" w:lineRule="auto"/>
            </w:pPr>
            <w:r>
              <w:rPr>
                <w:rFonts w:ascii="Times New Roman" w:hAnsi="Times New Roman"/>
                <w:color w:val="000000"/>
                <w:sz w:val="20"/>
              </w:rPr>
              <w:t>Код канала</w:t>
            </w:r>
          </w:p>
        </w:tc>
        <w:tc>
          <w:tcPr>
            <w:tcW w:w="5886" w:type="dxa"/>
            <w:gridSpan w:val="2"/>
            <w:tcBorders>
              <w:bottom w:val="single" w:sz="4" w:space="0" w:color="000000"/>
              <w:right w:val="single" w:sz="4" w:space="0" w:color="000000"/>
            </w:tcBorders>
            <w:tcMar>
              <w:top w:w="40" w:type="dxa"/>
              <w:left w:w="20" w:type="dxa"/>
              <w:bottom w:w="40" w:type="dxa"/>
            </w:tcMar>
          </w:tcPr>
          <w:p w14:paraId="6743BCC0" w14:textId="77777777" w:rsidR="003D271F" w:rsidRDefault="00406DFC">
            <w:pPr>
              <w:spacing w:after="0" w:line="240" w:lineRule="auto"/>
            </w:pPr>
            <w:r>
              <w:rPr>
                <w:rFonts w:ascii="Times New Roman" w:hAnsi="Times New Roman"/>
                <w:color w:val="000000"/>
                <w:sz w:val="20"/>
              </w:rPr>
              <w:t>4 (Axis2)</w:t>
            </w:r>
          </w:p>
        </w:tc>
      </w:tr>
      <w:tr w:rsidR="003D271F" w14:paraId="07E99219" w14:textId="77777777">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01412CBF" w14:textId="77777777" w:rsidR="003D271F" w:rsidRDefault="00406DFC">
            <w:pPr>
              <w:spacing w:after="0" w:line="240" w:lineRule="auto"/>
            </w:pPr>
            <w:r>
              <w:rPr>
                <w:rFonts w:ascii="Times New Roman" w:hAnsi="Times New Roman"/>
                <w:color w:val="000000"/>
                <w:sz w:val="20"/>
              </w:rPr>
              <w:t>Название точки приема</w:t>
            </w:r>
          </w:p>
        </w:tc>
        <w:tc>
          <w:tcPr>
            <w:tcW w:w="2899" w:type="dxa"/>
            <w:tcBorders>
              <w:bottom w:val="single" w:sz="4" w:space="0" w:color="000000"/>
              <w:right w:val="single" w:sz="4" w:space="0" w:color="000000"/>
            </w:tcBorders>
            <w:tcMar>
              <w:top w:w="40" w:type="dxa"/>
              <w:left w:w="20" w:type="dxa"/>
              <w:bottom w:w="40" w:type="dxa"/>
              <w:right w:w="20" w:type="dxa"/>
            </w:tcMar>
          </w:tcPr>
          <w:p w14:paraId="3C5E4F63" w14:textId="77777777" w:rsidR="003D271F" w:rsidRDefault="00406DFC">
            <w:pPr>
              <w:spacing w:after="0" w:line="240" w:lineRule="auto"/>
            </w:pPr>
            <w:r>
              <w:rPr>
                <w:rFonts w:ascii="Times New Roman" w:hAnsi="Times New Roman"/>
                <w:color w:val="000000"/>
                <w:sz w:val="20"/>
              </w:rPr>
              <w:t>JMS Слушатель очереди IBM MQ для сервиса JournalService</w:t>
            </w:r>
          </w:p>
        </w:tc>
        <w:tc>
          <w:tcPr>
            <w:tcW w:w="2987" w:type="dxa"/>
            <w:tcBorders>
              <w:bottom w:val="single" w:sz="4" w:space="0" w:color="000000"/>
              <w:right w:val="single" w:sz="4" w:space="0" w:color="000000"/>
            </w:tcBorders>
            <w:tcMar>
              <w:top w:w="40" w:type="dxa"/>
              <w:left w:w="20" w:type="dxa"/>
              <w:bottom w:w="40" w:type="dxa"/>
              <w:right w:w="20" w:type="dxa"/>
            </w:tcMar>
            <w:cellIns w:id="436" w:author="Yulia A. Trifonova" w:date="2021-08-09T23:51:00Z"/>
          </w:tcPr>
          <w:p w14:paraId="0918650E" w14:textId="77777777" w:rsidR="003D271F" w:rsidRDefault="00406DFC">
            <w:pPr>
              <w:spacing w:after="0" w:line="240" w:lineRule="auto"/>
            </w:pPr>
            <w:ins w:id="437" w:author="Yulia A. Trifonova" w:date="2021-08-09T23:51:00Z">
              <w:r>
                <w:rPr>
                  <w:rFonts w:ascii="Times New Roman" w:hAnsi="Times New Roman"/>
                  <w:color w:val="000000"/>
                  <w:sz w:val="20"/>
                </w:rPr>
                <w:t>JMS Слушатель очереди IBM MQ для сервиса JournalService (SSL)</w:t>
              </w:r>
            </w:ins>
          </w:p>
        </w:tc>
      </w:tr>
      <w:tr w:rsidR="000941B2" w14:paraId="2D3306F9" w14:textId="77777777" w:rsidTr="000941B2">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26966B8D" w14:textId="77777777" w:rsidR="003D271F" w:rsidRDefault="00406DFC">
            <w:pPr>
              <w:spacing w:after="0" w:line="240" w:lineRule="auto"/>
            </w:pPr>
            <w:r>
              <w:rPr>
                <w:rFonts w:ascii="Times New Roman" w:hAnsi="Times New Roman"/>
                <w:color w:val="000000"/>
                <w:sz w:val="20"/>
              </w:rPr>
              <w:t>Внешний ID точки приёма</w:t>
            </w:r>
          </w:p>
        </w:tc>
        <w:tc>
          <w:tcPr>
            <w:tcW w:w="5886" w:type="dxa"/>
            <w:gridSpan w:val="2"/>
            <w:tcBorders>
              <w:bottom w:val="single" w:sz="4" w:space="0" w:color="000000"/>
              <w:right w:val="single" w:sz="4" w:space="0" w:color="000000"/>
            </w:tcBorders>
            <w:tcMar>
              <w:top w:w="40" w:type="dxa"/>
              <w:left w:w="20" w:type="dxa"/>
              <w:bottom w:w="40" w:type="dxa"/>
            </w:tcMar>
          </w:tcPr>
          <w:p w14:paraId="73A8C8FA" w14:textId="77777777" w:rsidR="003D271F" w:rsidRDefault="00406DFC">
            <w:pPr>
              <w:spacing w:after="0" w:line="240" w:lineRule="auto"/>
            </w:pPr>
            <w:r>
              <w:rPr>
                <w:rFonts w:ascii="Times New Roman" w:hAnsi="Times New Roman"/>
                <w:color w:val="000000"/>
                <w:sz w:val="20"/>
              </w:rPr>
              <w:t>ANY.SPECTR.JOURNALSERVICE.Q</w:t>
            </w:r>
          </w:p>
        </w:tc>
      </w:tr>
      <w:tr w:rsidR="000941B2" w14:paraId="3C37C969" w14:textId="77777777" w:rsidTr="000941B2">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199F4485" w14:textId="77777777" w:rsidR="003D271F" w:rsidRDefault="00406DFC">
            <w:pPr>
              <w:spacing w:after="0" w:line="240" w:lineRule="auto"/>
            </w:pPr>
            <w:r>
              <w:rPr>
                <w:rFonts w:ascii="Times New Roman" w:hAnsi="Times New Roman"/>
                <w:color w:val="000000"/>
                <w:sz w:val="20"/>
              </w:rPr>
              <w:t>Адрес точки приема</w:t>
            </w:r>
          </w:p>
        </w:tc>
        <w:tc>
          <w:tcPr>
            <w:tcW w:w="5886" w:type="dxa"/>
            <w:gridSpan w:val="2"/>
            <w:tcBorders>
              <w:bottom w:val="single" w:sz="4" w:space="0" w:color="000000"/>
              <w:right w:val="single" w:sz="4" w:space="0" w:color="000000"/>
            </w:tcBorders>
            <w:tcMar>
              <w:top w:w="40" w:type="dxa"/>
              <w:left w:w="20" w:type="dxa"/>
              <w:bottom w:w="40" w:type="dxa"/>
            </w:tcMar>
          </w:tcPr>
          <w:p w14:paraId="0E144F6D" w14:textId="18438682" w:rsidR="003D271F" w:rsidRDefault="00406DFC">
            <w:pPr>
              <w:spacing w:after="0" w:line="240" w:lineRule="auto"/>
            </w:pPr>
            <w:r>
              <w:rPr>
                <w:rFonts w:ascii="Times New Roman" w:hAnsi="Times New Roman"/>
                <w:color w:val="000000"/>
                <w:sz w:val="20"/>
              </w:rPr>
              <w:t>$PAR(IBMMQ_HOST):</w:t>
            </w:r>
            <w:del w:id="438" w:author="Yulia A. Trifonova" w:date="2021-08-09T23:51:00Z">
              <w:r w:rsidR="00CE5630">
                <w:rPr>
                  <w:rFonts w:ascii="Times New Roman" w:hAnsi="Times New Roman"/>
                  <w:color w:val="000000"/>
                  <w:sz w:val="20"/>
                </w:rPr>
                <w:delText>1415</w:delText>
              </w:r>
            </w:del>
            <w:ins w:id="439" w:author="Yulia A. Trifonova" w:date="2021-08-09T23:51:00Z">
              <w:r>
                <w:rPr>
                  <w:rFonts w:ascii="Times New Roman" w:hAnsi="Times New Roman"/>
                  <w:color w:val="000000"/>
                  <w:sz w:val="20"/>
                </w:rPr>
                <w:t>1414</w:t>
              </w:r>
            </w:ins>
          </w:p>
        </w:tc>
      </w:tr>
      <w:tr w:rsidR="000941B2" w14:paraId="40EB8410" w14:textId="77777777" w:rsidTr="000941B2">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43369F8E" w14:textId="77777777" w:rsidR="003D271F" w:rsidRDefault="00406DFC">
            <w:pPr>
              <w:spacing w:after="0" w:line="240" w:lineRule="auto"/>
            </w:pPr>
            <w:r>
              <w:rPr>
                <w:rFonts w:ascii="Times New Roman" w:hAnsi="Times New Roman"/>
                <w:color w:val="000000"/>
                <w:sz w:val="20"/>
              </w:rPr>
              <w:t xml:space="preserve">Признак </w:t>
            </w:r>
            <w:r>
              <w:rPr>
                <w:rFonts w:ascii="Times New Roman" w:hAnsi="Times New Roman"/>
                <w:color w:val="000000"/>
                <w:sz w:val="20"/>
              </w:rPr>
              <w:t>активности</w:t>
            </w:r>
          </w:p>
        </w:tc>
        <w:tc>
          <w:tcPr>
            <w:tcW w:w="5886" w:type="dxa"/>
            <w:gridSpan w:val="2"/>
            <w:tcBorders>
              <w:bottom w:val="single" w:sz="4" w:space="0" w:color="000000"/>
              <w:right w:val="single" w:sz="4" w:space="0" w:color="000000"/>
            </w:tcBorders>
            <w:tcMar>
              <w:top w:w="40" w:type="dxa"/>
              <w:left w:w="20" w:type="dxa"/>
              <w:bottom w:w="40" w:type="dxa"/>
            </w:tcMar>
          </w:tcPr>
          <w:p w14:paraId="2193DF55" w14:textId="77777777" w:rsidR="003D271F" w:rsidRDefault="00406DFC">
            <w:pPr>
              <w:spacing w:after="0" w:line="240" w:lineRule="auto"/>
            </w:pPr>
            <w:r>
              <w:rPr>
                <w:rFonts w:ascii="Times New Roman" w:hAnsi="Times New Roman"/>
                <w:color w:val="000000"/>
                <w:sz w:val="20"/>
              </w:rPr>
              <w:t>0</w:t>
            </w:r>
          </w:p>
        </w:tc>
      </w:tr>
      <w:tr w:rsidR="000941B2" w14:paraId="44607198" w14:textId="77777777" w:rsidTr="000941B2">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26363EE5" w14:textId="77777777" w:rsidR="003D271F" w:rsidRDefault="00406DFC">
            <w:pPr>
              <w:spacing w:after="0" w:line="240" w:lineRule="auto"/>
            </w:pPr>
            <w:r>
              <w:rPr>
                <w:rFonts w:ascii="Times New Roman" w:hAnsi="Times New Roman"/>
                <w:color w:val="000000"/>
                <w:sz w:val="20"/>
              </w:rPr>
              <w:t>Имя класса обработчика</w:t>
            </w:r>
          </w:p>
        </w:tc>
        <w:tc>
          <w:tcPr>
            <w:tcW w:w="5886" w:type="dxa"/>
            <w:gridSpan w:val="2"/>
            <w:tcBorders>
              <w:bottom w:val="single" w:sz="4" w:space="0" w:color="000000"/>
              <w:right w:val="single" w:sz="4" w:space="0" w:color="000000"/>
            </w:tcBorders>
            <w:tcMar>
              <w:top w:w="40" w:type="dxa"/>
              <w:left w:w="20" w:type="dxa"/>
              <w:bottom w:w="40" w:type="dxa"/>
            </w:tcMar>
          </w:tcPr>
          <w:p w14:paraId="0A178BF2" w14:textId="77777777" w:rsidR="003D271F" w:rsidRDefault="00406DFC">
            <w:pPr>
              <w:spacing w:after="0" w:line="240" w:lineRule="auto"/>
            </w:pPr>
            <w:r>
              <w:rPr>
                <w:rFonts w:ascii="Times New Roman" w:hAnsi="Times New Roman"/>
                <w:color w:val="000000"/>
                <w:sz w:val="20"/>
              </w:rPr>
              <w:t>JournalService</w:t>
            </w:r>
          </w:p>
        </w:tc>
      </w:tr>
      <w:tr w:rsidR="000941B2" w14:paraId="79E59E93" w14:textId="77777777" w:rsidTr="000941B2">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42F2B447" w14:textId="77777777" w:rsidR="003D271F" w:rsidRDefault="00406DFC">
            <w:pPr>
              <w:spacing w:after="0" w:line="240" w:lineRule="auto"/>
            </w:pPr>
            <w:r>
              <w:rPr>
                <w:rFonts w:ascii="Times New Roman" w:hAnsi="Times New Roman"/>
                <w:color w:val="000000"/>
                <w:sz w:val="20"/>
              </w:rPr>
              <w:t>Пароль пользователя для подключения</w:t>
            </w:r>
          </w:p>
        </w:tc>
        <w:tc>
          <w:tcPr>
            <w:tcW w:w="5886" w:type="dxa"/>
            <w:gridSpan w:val="2"/>
            <w:tcBorders>
              <w:bottom w:val="single" w:sz="4" w:space="0" w:color="000000"/>
              <w:right w:val="single" w:sz="4" w:space="0" w:color="000000"/>
            </w:tcBorders>
            <w:tcMar>
              <w:top w:w="40" w:type="dxa"/>
              <w:left w:w="20" w:type="dxa"/>
              <w:bottom w:w="40" w:type="dxa"/>
            </w:tcMar>
          </w:tcPr>
          <w:p w14:paraId="73FADC62" w14:textId="77777777" w:rsidR="003D271F" w:rsidRDefault="00406DFC">
            <w:pPr>
              <w:spacing w:after="0" w:line="240" w:lineRule="auto"/>
            </w:pPr>
            <w:r>
              <w:rPr>
                <w:rFonts w:ascii="Times New Roman" w:hAnsi="Times New Roman"/>
                <w:color w:val="000000"/>
                <w:sz w:val="20"/>
              </w:rPr>
              <w:t>$PAR(IBMMQ_PASSWORD)</w:t>
            </w:r>
          </w:p>
        </w:tc>
      </w:tr>
      <w:tr w:rsidR="000941B2" w14:paraId="2636AE13" w14:textId="77777777" w:rsidTr="000941B2">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79015AB8" w14:textId="77777777" w:rsidR="003D271F" w:rsidRDefault="00406DFC">
            <w:pPr>
              <w:spacing w:after="0" w:line="240" w:lineRule="auto"/>
            </w:pPr>
            <w:r>
              <w:rPr>
                <w:rFonts w:ascii="Times New Roman" w:hAnsi="Times New Roman"/>
                <w:color w:val="000000"/>
                <w:sz w:val="20"/>
              </w:rPr>
              <w:t>Логин пользователя для подключения</w:t>
            </w:r>
          </w:p>
        </w:tc>
        <w:tc>
          <w:tcPr>
            <w:tcW w:w="5886" w:type="dxa"/>
            <w:gridSpan w:val="2"/>
            <w:tcBorders>
              <w:bottom w:val="single" w:sz="4" w:space="0" w:color="000000"/>
              <w:right w:val="single" w:sz="4" w:space="0" w:color="000000"/>
            </w:tcBorders>
            <w:tcMar>
              <w:top w:w="40" w:type="dxa"/>
              <w:left w:w="20" w:type="dxa"/>
              <w:bottom w:w="40" w:type="dxa"/>
            </w:tcMar>
          </w:tcPr>
          <w:p w14:paraId="440245A5" w14:textId="77777777" w:rsidR="003D271F" w:rsidRDefault="00406DFC">
            <w:pPr>
              <w:spacing w:after="0" w:line="240" w:lineRule="auto"/>
            </w:pPr>
            <w:r>
              <w:rPr>
                <w:rFonts w:ascii="Times New Roman" w:hAnsi="Times New Roman"/>
                <w:color w:val="000000"/>
                <w:sz w:val="20"/>
              </w:rPr>
              <w:t>$PAR(IBMMQ_USERID)</w:t>
            </w:r>
          </w:p>
        </w:tc>
      </w:tr>
      <w:tr w:rsidR="003D271F" w14:paraId="42259FBC" w14:textId="77777777">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1AC0CE4B" w14:textId="77777777" w:rsidR="003D271F" w:rsidRDefault="00406DFC">
            <w:pPr>
              <w:spacing w:after="0" w:line="240" w:lineRule="auto"/>
            </w:pPr>
            <w:r>
              <w:rPr>
                <w:rFonts w:ascii="Times New Roman" w:hAnsi="Times New Roman"/>
                <w:color w:val="000000"/>
                <w:sz w:val="20"/>
              </w:rPr>
              <w:t>ID соединения</w:t>
            </w:r>
          </w:p>
        </w:tc>
        <w:tc>
          <w:tcPr>
            <w:tcW w:w="2899" w:type="dxa"/>
            <w:tcBorders>
              <w:bottom w:val="single" w:sz="4" w:space="0" w:color="000000"/>
              <w:right w:val="single" w:sz="4" w:space="0" w:color="000000"/>
            </w:tcBorders>
            <w:tcMar>
              <w:top w:w="40" w:type="dxa"/>
              <w:left w:w="20" w:type="dxa"/>
              <w:bottom w:w="40" w:type="dxa"/>
              <w:right w:w="20" w:type="dxa"/>
            </w:tcMar>
            <w:cellIns w:id="440" w:author="Yulia A. Trifonova" w:date="2021-08-09T23:51:00Z"/>
          </w:tcPr>
          <w:p w14:paraId="71B6E058" w14:textId="77777777" w:rsidR="003D271F" w:rsidRDefault="00406DFC">
            <w:pPr>
              <w:spacing w:after="0" w:line="240" w:lineRule="auto"/>
            </w:pPr>
            <w:ins w:id="441" w:author="Yulia A. Trifonova" w:date="2021-08-09T23:51:00Z">
              <w:r>
                <w:rPr>
                  <w:rFonts w:ascii="Times New Roman" w:hAnsi="Times New Roman"/>
                  <w:color w:val="000000"/>
                  <w:sz w:val="20"/>
                </w:rPr>
                <w:t>SPECT.SVRCONN</w:t>
              </w:r>
              <w:r>
                <w:rPr>
                  <w:rFonts w:ascii="Times New Roman" w:hAnsi="Times New Roman"/>
                  <w:color w:val="000000"/>
                  <w:sz w:val="15"/>
                  <w:vertAlign w:val="superscript"/>
                </w:rPr>
                <w:t>a</w:t>
              </w:r>
            </w:ins>
          </w:p>
        </w:tc>
        <w:tc>
          <w:tcPr>
            <w:tcW w:w="2987" w:type="dxa"/>
            <w:tcBorders>
              <w:bottom w:val="single" w:sz="4" w:space="0" w:color="000000"/>
              <w:right w:val="single" w:sz="4" w:space="0" w:color="000000"/>
            </w:tcBorders>
            <w:tcMar>
              <w:top w:w="40" w:type="dxa"/>
              <w:left w:w="20" w:type="dxa"/>
              <w:bottom w:w="40" w:type="dxa"/>
              <w:right w:w="20" w:type="dxa"/>
            </w:tcMar>
          </w:tcPr>
          <w:p w14:paraId="0FC98CA7" w14:textId="718BE072" w:rsidR="003D271F" w:rsidRDefault="00406DFC">
            <w:pPr>
              <w:spacing w:after="0" w:line="240" w:lineRule="auto"/>
            </w:pPr>
            <w:r>
              <w:rPr>
                <w:rFonts w:ascii="Times New Roman" w:hAnsi="Times New Roman"/>
                <w:color w:val="000000"/>
                <w:sz w:val="20"/>
              </w:rPr>
              <w:t>SPECT</w:t>
            </w:r>
            <w:ins w:id="442" w:author="Yulia A. Trifonova" w:date="2021-08-09T23:51:00Z">
              <w:r>
                <w:rPr>
                  <w:rFonts w:ascii="Times New Roman" w:hAnsi="Times New Roman"/>
                  <w:color w:val="000000"/>
                  <w:sz w:val="20"/>
                </w:rPr>
                <w:t>_TLS</w:t>
              </w:r>
            </w:ins>
            <w:r>
              <w:rPr>
                <w:rFonts w:ascii="Times New Roman" w:hAnsi="Times New Roman"/>
                <w:color w:val="000000"/>
                <w:sz w:val="20"/>
              </w:rPr>
              <w:t>.SVRCONN</w:t>
            </w:r>
            <w:del w:id="443" w:author="Yulia A. Trifonova" w:date="2021-08-09T23:51:00Z">
              <w:r w:rsidR="00CE5630">
                <w:rPr>
                  <w:rFonts w:ascii="Times New Roman" w:hAnsi="Times New Roman"/>
                  <w:color w:val="000000"/>
                  <w:sz w:val="20"/>
                </w:rPr>
                <w:delText>???</w:delText>
              </w:r>
              <w:r w:rsidR="00CE5630">
                <w:rPr>
                  <w:rFonts w:ascii="Times New Roman" w:hAnsi="Times New Roman"/>
                  <w:color w:val="000000"/>
                  <w:sz w:val="15"/>
                  <w:vertAlign w:val="superscript"/>
                </w:rPr>
                <w:delText>a</w:delText>
              </w:r>
            </w:del>
          </w:p>
        </w:tc>
      </w:tr>
      <w:tr w:rsidR="000941B2" w14:paraId="20DD2C47" w14:textId="77777777" w:rsidTr="000941B2">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386DCA8F" w14:textId="77777777" w:rsidR="003D271F" w:rsidRDefault="00406DFC">
            <w:pPr>
              <w:spacing w:after="0" w:line="240" w:lineRule="auto"/>
            </w:pPr>
            <w:r>
              <w:rPr>
                <w:rFonts w:ascii="Times New Roman" w:hAnsi="Times New Roman"/>
                <w:color w:val="000000"/>
                <w:sz w:val="20"/>
              </w:rPr>
              <w:t>Менеджер</w:t>
            </w:r>
          </w:p>
        </w:tc>
        <w:tc>
          <w:tcPr>
            <w:tcW w:w="5886" w:type="dxa"/>
            <w:gridSpan w:val="2"/>
            <w:tcBorders>
              <w:bottom w:val="single" w:sz="4" w:space="0" w:color="000000"/>
              <w:right w:val="single" w:sz="4" w:space="0" w:color="000000"/>
            </w:tcBorders>
            <w:tcMar>
              <w:top w:w="40" w:type="dxa"/>
              <w:left w:w="20" w:type="dxa"/>
              <w:bottom w:w="40" w:type="dxa"/>
            </w:tcMar>
          </w:tcPr>
          <w:p w14:paraId="6700B2ED" w14:textId="77777777" w:rsidR="003D271F" w:rsidRDefault="00406DFC">
            <w:pPr>
              <w:spacing w:after="0" w:line="240" w:lineRule="auto"/>
            </w:pPr>
            <w:r>
              <w:rPr>
                <w:rFonts w:ascii="Times New Roman" w:hAnsi="Times New Roman"/>
                <w:color w:val="000000"/>
                <w:sz w:val="20"/>
              </w:rPr>
              <w:t>$PAR(IBMMQ_QUEUE_MANAGER)</w:t>
            </w:r>
          </w:p>
        </w:tc>
      </w:tr>
      <w:tr w:rsidR="003D271F" w14:paraId="67B15F99" w14:textId="77777777">
        <w:tblPrEx>
          <w:tblCellMar>
            <w:top w:w="0" w:type="dxa"/>
            <w:bottom w:w="0" w:type="dxa"/>
          </w:tblCellMar>
        </w:tblPrEx>
        <w:trPr>
          <w:ins w:id="444" w:author="Yulia A. Trifonova" w:date="2021-08-09T23:51:00Z"/>
        </w:trPr>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5FF87522" w14:textId="77777777" w:rsidR="003D271F" w:rsidRDefault="00406DFC">
            <w:pPr>
              <w:spacing w:after="0" w:line="240" w:lineRule="auto"/>
              <w:rPr>
                <w:ins w:id="445" w:author="Yulia A. Trifonova" w:date="2021-08-09T23:51:00Z"/>
              </w:rPr>
            </w:pPr>
            <w:ins w:id="446" w:author="Yulia A. Trifonova" w:date="2021-08-09T23:51:00Z">
              <w:r>
                <w:rPr>
                  <w:rFonts w:ascii="Times New Roman" w:hAnsi="Times New Roman"/>
                  <w:color w:val="000000"/>
                  <w:sz w:val="20"/>
                </w:rPr>
                <w:t>Путь к сертификату</w:t>
              </w:r>
            </w:ins>
          </w:p>
        </w:tc>
        <w:tc>
          <w:tcPr>
            <w:tcW w:w="2899" w:type="dxa"/>
            <w:tcBorders>
              <w:bottom w:val="single" w:sz="4" w:space="0" w:color="000000"/>
              <w:right w:val="single" w:sz="4" w:space="0" w:color="000000"/>
            </w:tcBorders>
            <w:tcMar>
              <w:top w:w="40" w:type="dxa"/>
              <w:left w:w="20" w:type="dxa"/>
              <w:bottom w:w="40" w:type="dxa"/>
              <w:right w:w="20" w:type="dxa"/>
            </w:tcMar>
          </w:tcPr>
          <w:p w14:paraId="59B29548" w14:textId="77777777" w:rsidR="003D271F" w:rsidRDefault="00406DFC">
            <w:pPr>
              <w:spacing w:after="0" w:line="240" w:lineRule="auto"/>
              <w:rPr>
                <w:ins w:id="447" w:author="Yulia A. Trifonova" w:date="2021-08-09T23:51:00Z"/>
              </w:rPr>
            </w:pPr>
            <w:ins w:id="448" w:author="Yulia A. Trifonova" w:date="2021-08-09T23:51:00Z">
              <w:r>
                <w:rPr>
                  <w:rFonts w:ascii="Times New Roman" w:hAnsi="Times New Roman"/>
                  <w:color w:val="000000"/>
                  <w:sz w:val="20"/>
                </w:rPr>
                <w:t> </w:t>
              </w:r>
            </w:ins>
          </w:p>
        </w:tc>
        <w:tc>
          <w:tcPr>
            <w:tcW w:w="2987" w:type="dxa"/>
            <w:tcBorders>
              <w:bottom w:val="single" w:sz="4" w:space="0" w:color="000000"/>
              <w:right w:val="single" w:sz="4" w:space="0" w:color="000000"/>
            </w:tcBorders>
            <w:tcMar>
              <w:top w:w="40" w:type="dxa"/>
              <w:left w:w="20" w:type="dxa"/>
              <w:bottom w:w="40" w:type="dxa"/>
              <w:right w:w="20" w:type="dxa"/>
            </w:tcMar>
          </w:tcPr>
          <w:p w14:paraId="3315D5A1" w14:textId="77777777" w:rsidR="003D271F" w:rsidRDefault="00406DFC">
            <w:pPr>
              <w:spacing w:after="0" w:line="240" w:lineRule="auto"/>
              <w:rPr>
                <w:ins w:id="449" w:author="Yulia A. Trifonova" w:date="2021-08-09T23:51:00Z"/>
              </w:rPr>
            </w:pPr>
            <w:ins w:id="450" w:author="Yulia A. Trifonova" w:date="2021-08-09T23:51:00Z">
              <w:r>
                <w:rPr>
                  <w:rFonts w:ascii="Times New Roman" w:hAnsi="Times New Roman"/>
                  <w:color w:val="000000"/>
                  <w:sz w:val="20"/>
                </w:rPr>
                <w:t>$PAR(KEYSTORE)</w:t>
              </w:r>
            </w:ins>
          </w:p>
        </w:tc>
      </w:tr>
      <w:tr w:rsidR="003D271F" w14:paraId="122E9E50" w14:textId="77777777">
        <w:tblPrEx>
          <w:tblCellMar>
            <w:top w:w="0" w:type="dxa"/>
            <w:bottom w:w="0" w:type="dxa"/>
          </w:tblCellMar>
        </w:tblPrEx>
        <w:trPr>
          <w:ins w:id="451" w:author="Yulia A. Trifonova" w:date="2021-08-09T23:51:00Z"/>
        </w:trPr>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1AAD4FD2" w14:textId="77777777" w:rsidR="003D271F" w:rsidRDefault="00406DFC">
            <w:pPr>
              <w:spacing w:after="0" w:line="240" w:lineRule="auto"/>
              <w:rPr>
                <w:ins w:id="452" w:author="Yulia A. Trifonova" w:date="2021-08-09T23:51:00Z"/>
              </w:rPr>
            </w:pPr>
            <w:ins w:id="453" w:author="Yulia A. Trifonova" w:date="2021-08-09T23:51:00Z">
              <w:r>
                <w:rPr>
                  <w:rFonts w:ascii="Times New Roman" w:hAnsi="Times New Roman"/>
                  <w:color w:val="000000"/>
                  <w:sz w:val="20"/>
                </w:rPr>
                <w:t>Тип сертификата</w:t>
              </w:r>
            </w:ins>
          </w:p>
        </w:tc>
        <w:tc>
          <w:tcPr>
            <w:tcW w:w="2899" w:type="dxa"/>
            <w:tcBorders>
              <w:bottom w:val="single" w:sz="4" w:space="0" w:color="000000"/>
              <w:right w:val="single" w:sz="4" w:space="0" w:color="000000"/>
            </w:tcBorders>
            <w:tcMar>
              <w:top w:w="40" w:type="dxa"/>
              <w:left w:w="20" w:type="dxa"/>
              <w:bottom w:w="40" w:type="dxa"/>
              <w:right w:w="20" w:type="dxa"/>
            </w:tcMar>
          </w:tcPr>
          <w:p w14:paraId="05DBD999" w14:textId="77777777" w:rsidR="003D271F" w:rsidRDefault="00406DFC">
            <w:pPr>
              <w:spacing w:after="0" w:line="240" w:lineRule="auto"/>
              <w:rPr>
                <w:ins w:id="454" w:author="Yulia A. Trifonova" w:date="2021-08-09T23:51:00Z"/>
              </w:rPr>
            </w:pPr>
            <w:ins w:id="455" w:author="Yulia A. Trifonova" w:date="2021-08-09T23:51:00Z">
              <w:r>
                <w:rPr>
                  <w:rFonts w:ascii="Times New Roman" w:hAnsi="Times New Roman"/>
                  <w:color w:val="000000"/>
                  <w:sz w:val="20"/>
                </w:rPr>
                <w:t> </w:t>
              </w:r>
            </w:ins>
          </w:p>
        </w:tc>
        <w:tc>
          <w:tcPr>
            <w:tcW w:w="2987" w:type="dxa"/>
            <w:tcBorders>
              <w:bottom w:val="single" w:sz="4" w:space="0" w:color="000000"/>
              <w:right w:val="single" w:sz="4" w:space="0" w:color="000000"/>
            </w:tcBorders>
            <w:tcMar>
              <w:top w:w="40" w:type="dxa"/>
              <w:left w:w="20" w:type="dxa"/>
              <w:bottom w:w="40" w:type="dxa"/>
              <w:right w:w="20" w:type="dxa"/>
            </w:tcMar>
          </w:tcPr>
          <w:p w14:paraId="5E377FCC" w14:textId="77777777" w:rsidR="003D271F" w:rsidRDefault="00406DFC">
            <w:pPr>
              <w:spacing w:after="0" w:line="240" w:lineRule="auto"/>
              <w:rPr>
                <w:ins w:id="456" w:author="Yulia A. Trifonova" w:date="2021-08-09T23:51:00Z"/>
              </w:rPr>
            </w:pPr>
            <w:ins w:id="457" w:author="Yulia A. Trifonova" w:date="2021-08-09T23:51:00Z">
              <w:r>
                <w:rPr>
                  <w:rFonts w:ascii="Times New Roman" w:hAnsi="Times New Roman"/>
                  <w:color w:val="000000"/>
                  <w:sz w:val="20"/>
                </w:rPr>
                <w:t>$PAR(KEYSTORE_TYPE)</w:t>
              </w:r>
            </w:ins>
          </w:p>
        </w:tc>
      </w:tr>
      <w:tr w:rsidR="003D271F" w14:paraId="22873EBB" w14:textId="77777777">
        <w:tblPrEx>
          <w:tblCellMar>
            <w:top w:w="0" w:type="dxa"/>
            <w:bottom w:w="0" w:type="dxa"/>
          </w:tblCellMar>
        </w:tblPrEx>
        <w:trPr>
          <w:ins w:id="458" w:author="Yulia A. Trifonova" w:date="2021-08-09T23:51:00Z"/>
        </w:trPr>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217C1771" w14:textId="77777777" w:rsidR="003D271F" w:rsidRDefault="00406DFC">
            <w:pPr>
              <w:spacing w:after="0" w:line="240" w:lineRule="auto"/>
              <w:rPr>
                <w:ins w:id="459" w:author="Yulia A. Trifonova" w:date="2021-08-09T23:51:00Z"/>
              </w:rPr>
            </w:pPr>
            <w:ins w:id="460" w:author="Yulia A. Trifonova" w:date="2021-08-09T23:51:00Z">
              <w:r>
                <w:rPr>
                  <w:rFonts w:ascii="Times New Roman" w:hAnsi="Times New Roman"/>
                  <w:color w:val="000000"/>
                  <w:sz w:val="20"/>
                </w:rPr>
                <w:t>Пароль к сертификату</w:t>
              </w:r>
            </w:ins>
          </w:p>
        </w:tc>
        <w:tc>
          <w:tcPr>
            <w:tcW w:w="2899" w:type="dxa"/>
            <w:tcBorders>
              <w:bottom w:val="single" w:sz="4" w:space="0" w:color="000000"/>
              <w:right w:val="single" w:sz="4" w:space="0" w:color="000000"/>
            </w:tcBorders>
            <w:tcMar>
              <w:top w:w="40" w:type="dxa"/>
              <w:left w:w="20" w:type="dxa"/>
              <w:bottom w:w="40" w:type="dxa"/>
              <w:right w:w="20" w:type="dxa"/>
            </w:tcMar>
          </w:tcPr>
          <w:p w14:paraId="309BFC41" w14:textId="77777777" w:rsidR="003D271F" w:rsidRDefault="00406DFC">
            <w:pPr>
              <w:spacing w:after="0" w:line="240" w:lineRule="auto"/>
              <w:rPr>
                <w:ins w:id="461" w:author="Yulia A. Trifonova" w:date="2021-08-09T23:51:00Z"/>
              </w:rPr>
            </w:pPr>
            <w:ins w:id="462" w:author="Yulia A. Trifonova" w:date="2021-08-09T23:51:00Z">
              <w:r>
                <w:rPr>
                  <w:rFonts w:ascii="Times New Roman" w:hAnsi="Times New Roman"/>
                  <w:color w:val="000000"/>
                  <w:sz w:val="20"/>
                </w:rPr>
                <w:t> </w:t>
              </w:r>
            </w:ins>
          </w:p>
        </w:tc>
        <w:tc>
          <w:tcPr>
            <w:tcW w:w="2987" w:type="dxa"/>
            <w:tcBorders>
              <w:bottom w:val="single" w:sz="4" w:space="0" w:color="000000"/>
              <w:right w:val="single" w:sz="4" w:space="0" w:color="000000"/>
            </w:tcBorders>
            <w:tcMar>
              <w:top w:w="40" w:type="dxa"/>
              <w:left w:w="20" w:type="dxa"/>
              <w:bottom w:w="40" w:type="dxa"/>
              <w:right w:w="20" w:type="dxa"/>
            </w:tcMar>
          </w:tcPr>
          <w:p w14:paraId="6B2917E9" w14:textId="77777777" w:rsidR="003D271F" w:rsidRDefault="00406DFC">
            <w:pPr>
              <w:spacing w:after="0" w:line="240" w:lineRule="auto"/>
              <w:rPr>
                <w:ins w:id="463" w:author="Yulia A. Trifonova" w:date="2021-08-09T23:51:00Z"/>
              </w:rPr>
            </w:pPr>
            <w:ins w:id="464" w:author="Yulia A. Trifonova" w:date="2021-08-09T23:51:00Z">
              <w:r>
                <w:rPr>
                  <w:rFonts w:ascii="Times New Roman" w:hAnsi="Times New Roman"/>
                  <w:color w:val="000000"/>
                  <w:sz w:val="20"/>
                </w:rPr>
                <w:t>$PAR(KEYSTORE_PWD)</w:t>
              </w:r>
            </w:ins>
          </w:p>
        </w:tc>
      </w:tr>
      <w:tr w:rsidR="003D271F" w14:paraId="47CEB7CE" w14:textId="77777777">
        <w:tblPrEx>
          <w:tblCellMar>
            <w:top w:w="0" w:type="dxa"/>
            <w:bottom w:w="0" w:type="dxa"/>
          </w:tblCellMar>
        </w:tblPrEx>
        <w:trPr>
          <w:ins w:id="465" w:author="Yulia A. Trifonova" w:date="2021-08-09T23:51:00Z"/>
        </w:trPr>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397E53CA" w14:textId="77777777" w:rsidR="003D271F" w:rsidRDefault="00406DFC">
            <w:pPr>
              <w:spacing w:after="0" w:line="240" w:lineRule="auto"/>
              <w:rPr>
                <w:ins w:id="466" w:author="Yulia A. Trifonova" w:date="2021-08-09T23:51:00Z"/>
              </w:rPr>
            </w:pPr>
            <w:ins w:id="467" w:author="Yulia A. Trifonova" w:date="2021-08-09T23:51:00Z">
              <w:r>
                <w:rPr>
                  <w:rFonts w:ascii="Times New Roman" w:hAnsi="Times New Roman"/>
                  <w:color w:val="000000"/>
                  <w:sz w:val="20"/>
                </w:rPr>
                <w:t>Путь к хранилищу доверенных зон</w:t>
              </w:r>
            </w:ins>
          </w:p>
        </w:tc>
        <w:tc>
          <w:tcPr>
            <w:tcW w:w="2899" w:type="dxa"/>
            <w:tcBorders>
              <w:bottom w:val="single" w:sz="4" w:space="0" w:color="000000"/>
              <w:right w:val="single" w:sz="4" w:space="0" w:color="000000"/>
            </w:tcBorders>
            <w:tcMar>
              <w:top w:w="40" w:type="dxa"/>
              <w:left w:w="20" w:type="dxa"/>
              <w:bottom w:w="40" w:type="dxa"/>
              <w:right w:w="20" w:type="dxa"/>
            </w:tcMar>
          </w:tcPr>
          <w:p w14:paraId="3E614DA4" w14:textId="77777777" w:rsidR="003D271F" w:rsidRDefault="00406DFC">
            <w:pPr>
              <w:spacing w:after="0" w:line="240" w:lineRule="auto"/>
              <w:rPr>
                <w:ins w:id="468" w:author="Yulia A. Trifonova" w:date="2021-08-09T23:51:00Z"/>
              </w:rPr>
            </w:pPr>
            <w:ins w:id="469" w:author="Yulia A. Trifonova" w:date="2021-08-09T23:51:00Z">
              <w:r>
                <w:rPr>
                  <w:rFonts w:ascii="Times New Roman" w:hAnsi="Times New Roman"/>
                  <w:color w:val="000000"/>
                  <w:sz w:val="20"/>
                </w:rPr>
                <w:t> </w:t>
              </w:r>
            </w:ins>
          </w:p>
        </w:tc>
        <w:tc>
          <w:tcPr>
            <w:tcW w:w="2987" w:type="dxa"/>
            <w:tcBorders>
              <w:bottom w:val="single" w:sz="4" w:space="0" w:color="000000"/>
              <w:right w:val="single" w:sz="4" w:space="0" w:color="000000"/>
            </w:tcBorders>
            <w:tcMar>
              <w:top w:w="40" w:type="dxa"/>
              <w:left w:w="20" w:type="dxa"/>
              <w:bottom w:w="40" w:type="dxa"/>
              <w:right w:w="20" w:type="dxa"/>
            </w:tcMar>
          </w:tcPr>
          <w:p w14:paraId="35EC5D94" w14:textId="77777777" w:rsidR="003D271F" w:rsidRDefault="00406DFC">
            <w:pPr>
              <w:spacing w:after="0" w:line="240" w:lineRule="auto"/>
              <w:rPr>
                <w:ins w:id="470" w:author="Yulia A. Trifonova" w:date="2021-08-09T23:51:00Z"/>
              </w:rPr>
            </w:pPr>
            <w:ins w:id="471" w:author="Yulia A. Trifonova" w:date="2021-08-09T23:51:00Z">
              <w:r>
                <w:rPr>
                  <w:rFonts w:ascii="Times New Roman" w:hAnsi="Times New Roman"/>
                  <w:color w:val="000000"/>
                  <w:sz w:val="20"/>
                </w:rPr>
                <w:t>$PAR(TRUSTSTORE)</w:t>
              </w:r>
            </w:ins>
          </w:p>
        </w:tc>
      </w:tr>
      <w:tr w:rsidR="003D271F" w14:paraId="4D04832D" w14:textId="77777777">
        <w:tblPrEx>
          <w:tblCellMar>
            <w:top w:w="0" w:type="dxa"/>
            <w:bottom w:w="0" w:type="dxa"/>
          </w:tblCellMar>
        </w:tblPrEx>
        <w:trPr>
          <w:ins w:id="472" w:author="Yulia A. Trifonova" w:date="2021-08-09T23:51:00Z"/>
        </w:trPr>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606E26C9" w14:textId="77777777" w:rsidR="003D271F" w:rsidRDefault="00406DFC">
            <w:pPr>
              <w:spacing w:after="0" w:line="240" w:lineRule="auto"/>
              <w:rPr>
                <w:ins w:id="473" w:author="Yulia A. Trifonova" w:date="2021-08-09T23:51:00Z"/>
              </w:rPr>
            </w:pPr>
            <w:ins w:id="474" w:author="Yulia A. Trifonova" w:date="2021-08-09T23:51:00Z">
              <w:r>
                <w:rPr>
                  <w:rFonts w:ascii="Times New Roman" w:hAnsi="Times New Roman"/>
                  <w:color w:val="000000"/>
                  <w:sz w:val="20"/>
                </w:rPr>
                <w:t>Пароль к хранилищу доверенных зон</w:t>
              </w:r>
            </w:ins>
          </w:p>
        </w:tc>
        <w:tc>
          <w:tcPr>
            <w:tcW w:w="2899" w:type="dxa"/>
            <w:tcBorders>
              <w:bottom w:val="single" w:sz="4" w:space="0" w:color="000000"/>
              <w:right w:val="single" w:sz="4" w:space="0" w:color="000000"/>
            </w:tcBorders>
            <w:tcMar>
              <w:top w:w="40" w:type="dxa"/>
              <w:left w:w="20" w:type="dxa"/>
              <w:bottom w:w="40" w:type="dxa"/>
              <w:right w:w="20" w:type="dxa"/>
            </w:tcMar>
          </w:tcPr>
          <w:p w14:paraId="7CD2DBC3" w14:textId="77777777" w:rsidR="003D271F" w:rsidRDefault="00406DFC">
            <w:pPr>
              <w:spacing w:after="0" w:line="240" w:lineRule="auto"/>
              <w:rPr>
                <w:ins w:id="475" w:author="Yulia A. Trifonova" w:date="2021-08-09T23:51:00Z"/>
              </w:rPr>
            </w:pPr>
            <w:ins w:id="476" w:author="Yulia A. Trifonova" w:date="2021-08-09T23:51:00Z">
              <w:r>
                <w:rPr>
                  <w:rFonts w:ascii="Times New Roman" w:hAnsi="Times New Roman"/>
                  <w:color w:val="000000"/>
                  <w:sz w:val="20"/>
                </w:rPr>
                <w:t> </w:t>
              </w:r>
            </w:ins>
          </w:p>
        </w:tc>
        <w:tc>
          <w:tcPr>
            <w:tcW w:w="2987" w:type="dxa"/>
            <w:tcBorders>
              <w:bottom w:val="single" w:sz="4" w:space="0" w:color="000000"/>
              <w:right w:val="single" w:sz="4" w:space="0" w:color="000000"/>
            </w:tcBorders>
            <w:tcMar>
              <w:top w:w="40" w:type="dxa"/>
              <w:left w:w="20" w:type="dxa"/>
              <w:bottom w:w="40" w:type="dxa"/>
              <w:right w:w="20" w:type="dxa"/>
            </w:tcMar>
          </w:tcPr>
          <w:p w14:paraId="4045B383" w14:textId="77777777" w:rsidR="003D271F" w:rsidRDefault="00406DFC">
            <w:pPr>
              <w:spacing w:after="0" w:line="240" w:lineRule="auto"/>
              <w:rPr>
                <w:ins w:id="477" w:author="Yulia A. Trifonova" w:date="2021-08-09T23:51:00Z"/>
              </w:rPr>
            </w:pPr>
            <w:ins w:id="478" w:author="Yulia A. Trifonova" w:date="2021-08-09T23:51:00Z">
              <w:r>
                <w:rPr>
                  <w:rFonts w:ascii="Times New Roman" w:hAnsi="Times New Roman"/>
                  <w:color w:val="000000"/>
                  <w:sz w:val="20"/>
                </w:rPr>
                <w:t>$PAR(TRUSTSTORE_PWD)</w:t>
              </w:r>
            </w:ins>
          </w:p>
        </w:tc>
      </w:tr>
    </w:tbl>
    <w:p w14:paraId="41294657" w14:textId="77777777" w:rsidR="003D271F" w:rsidRDefault="00406DFC">
      <w:pPr>
        <w:spacing w:before="40" w:after="0" w:line="240" w:lineRule="auto"/>
        <w:ind w:left="240"/>
      </w:pPr>
      <w:r>
        <w:rPr>
          <w:rFonts w:ascii="Times New Roman" w:hAnsi="Times New Roman"/>
          <w:color w:val="000000"/>
          <w:sz w:val="12"/>
          <w:vertAlign w:val="superscript"/>
        </w:rPr>
        <w:t>a</w:t>
      </w:r>
      <w:r>
        <w:rPr>
          <w:rFonts w:ascii="Times New Roman" w:hAnsi="Times New Roman"/>
          <w:color w:val="000000"/>
          <w:sz w:val="16"/>
        </w:rPr>
        <w:t>Для K3: K3.SPECT.SVRCONN</w:t>
      </w:r>
    </w:p>
    <w:p w14:paraId="677C4E25" w14:textId="77777777" w:rsidR="003D271F" w:rsidRDefault="00406DFC">
      <w:pPr>
        <w:spacing w:before="160" w:after="0" w:line="240" w:lineRule="auto"/>
        <w:ind w:left="240"/>
      </w:pPr>
      <w:r>
        <w:rPr>
          <w:rFonts w:ascii="Times New Roman" w:hAnsi="Times New Roman"/>
          <w:color w:val="000000"/>
          <w:sz w:val="16"/>
        </w:rPr>
        <w:t>Для K4: K4.SPECT.SVRCONN</w:t>
      </w:r>
    </w:p>
    <w:p w14:paraId="26CED9C7" w14:textId="1E2E7099" w:rsidR="003D271F" w:rsidRDefault="00406DFC">
      <w:pPr>
        <w:spacing w:before="200" w:after="0" w:line="240" w:lineRule="auto"/>
      </w:pPr>
      <w:r>
        <w:rPr>
          <w:rFonts w:ascii="Times New Roman" w:hAnsi="Times New Roman"/>
          <w:color w:val="000000"/>
          <w:sz w:val="20"/>
        </w:rPr>
        <w:t xml:space="preserve">При внедрении доработки необходимо администраторам настроить данные точки вручную (см. </w:t>
      </w:r>
      <w:del w:id="479" w:author="Yulia A. Trifonova" w:date="2021-08-09T23:51:00Z">
        <w:r>
          <w:fldChar w:fldCharType="begin"/>
        </w:r>
        <w:r>
          <w:delInstrText xml:space="preserve"> HYPERLINK \l "checkList" \h </w:delInstrText>
        </w:r>
        <w:r>
          <w:fldChar w:fldCharType="separate"/>
        </w:r>
        <w:r w:rsidR="00CE5630">
          <w:rPr>
            <w:rFonts w:ascii="Times New Roman" w:hAnsi="Times New Roman"/>
            <w:color w:val="000000"/>
            <w:sz w:val="20"/>
          </w:rPr>
          <w:delText>Раздел 4.6.4.1, «Требования к внедрению»</w:delText>
        </w:r>
        <w:r>
          <w:rPr>
            <w:rFonts w:ascii="Times New Roman" w:hAnsi="Times New Roman"/>
            <w:color w:val="000000"/>
            <w:sz w:val="20"/>
          </w:rPr>
          <w:fldChar w:fldCharType="end"/>
        </w:r>
      </w:del>
      <w:ins w:id="480" w:author="Yulia A. Trifonova" w:date="2021-08-09T23:51:00Z">
        <w:r>
          <w:fldChar w:fldCharType="begin"/>
        </w:r>
        <w:r>
          <w:instrText xml:space="preserve"> HYPERLINK \l "checkList" \h </w:instrText>
        </w:r>
        <w:r>
          <w:fldChar w:fldCharType="separate"/>
        </w:r>
        <w:r>
          <w:rPr>
            <w:rFonts w:ascii="Times New Roman" w:hAnsi="Times New Roman"/>
            <w:color w:val="000000"/>
            <w:sz w:val="20"/>
          </w:rPr>
          <w:t>Раздел 4.6.4.1, «Требования к внедрению»</w:t>
        </w:r>
        <w:r>
          <w:rPr>
            <w:rFonts w:ascii="Times New Roman" w:hAnsi="Times New Roman"/>
            <w:color w:val="000000"/>
            <w:sz w:val="20"/>
          </w:rPr>
          <w:fldChar w:fldCharType="end"/>
        </w:r>
      </w:ins>
      <w:r>
        <w:rPr>
          <w:rFonts w:ascii="Times New Roman" w:hAnsi="Times New Roman"/>
          <w:color w:val="000000"/>
          <w:sz w:val="20"/>
        </w:rPr>
        <w:t>).</w:t>
      </w:r>
    </w:p>
    <w:p w14:paraId="68857631" w14:textId="77777777" w:rsidR="003D271F" w:rsidRDefault="00406DFC">
      <w:pPr>
        <w:spacing w:before="200" w:after="0" w:line="240" w:lineRule="auto"/>
        <w:ind w:left="360" w:right="360"/>
      </w:pPr>
      <w:bookmarkStart w:id="481" w:name="d5e726"/>
      <w:bookmarkStart w:id="482" w:name="d5e615"/>
      <w:r>
        <w:rPr>
          <w:rFonts w:ascii="Times New Roman" w:hAnsi="Times New Roman"/>
          <w:b/>
          <w:color w:val="000000"/>
          <w:sz w:val="28"/>
        </w:rPr>
        <w:t>Примечание</w:t>
      </w:r>
    </w:p>
    <w:bookmarkEnd w:id="481"/>
    <w:bookmarkEnd w:id="482"/>
    <w:p w14:paraId="631419E7" w14:textId="77777777" w:rsidR="003D271F" w:rsidRDefault="00406DFC">
      <w:pPr>
        <w:spacing w:before="200" w:after="0" w:line="240" w:lineRule="auto"/>
        <w:ind w:left="360" w:right="360"/>
      </w:pPr>
      <w:r>
        <w:rPr>
          <w:rFonts w:ascii="Times New Roman" w:hAnsi="Times New Roman"/>
          <w:color w:val="000000"/>
          <w:sz w:val="20"/>
        </w:rPr>
        <w:t xml:space="preserve">Для применения нового значения точки приема необходимо </w:t>
      </w:r>
      <w:r>
        <w:rPr>
          <w:rFonts w:ascii="Times New Roman" w:hAnsi="Times New Roman"/>
          <w:color w:val="000000"/>
          <w:sz w:val="20"/>
        </w:rPr>
        <w:t>перегрузить сервер приложения.</w:t>
      </w:r>
    </w:p>
    <w:p w14:paraId="1532A689" w14:textId="76A268BB" w:rsidR="003D271F" w:rsidRDefault="00406DFC">
      <w:pPr>
        <w:spacing w:before="200" w:after="0" w:line="240" w:lineRule="auto"/>
      </w:pPr>
      <w:r>
        <w:rPr>
          <w:rFonts w:ascii="Times New Roman" w:hAnsi="Times New Roman"/>
          <w:color w:val="000000"/>
          <w:sz w:val="20"/>
        </w:rPr>
        <w:t xml:space="preserve">Параметры подключения к IBM MQ настраиваются в отдельной форме (см. </w:t>
      </w:r>
      <w:del w:id="483" w:author="Yulia A. Trifonova" w:date="2021-08-09T23:51:00Z">
        <w:r>
          <w:fldChar w:fldCharType="begin"/>
        </w:r>
        <w:r>
          <w:delInstrText xml:space="preserve"> HYPERLINK \l "Requirement_pattern" \h </w:delInstrText>
        </w:r>
        <w:r>
          <w:fldChar w:fldCharType="separate"/>
        </w:r>
        <w:r w:rsidR="00CE5630">
          <w:rPr>
            <w:rFonts w:ascii="Times New Roman" w:hAnsi="Times New Roman"/>
            <w:color w:val="000000"/>
            <w:sz w:val="20"/>
          </w:rPr>
          <w:delText>Раздел 4.3.2.3.4, «Справочно: настройка параметров соединения через форму "Параметры IBM MQ"»</w:delText>
        </w:r>
        <w:r>
          <w:rPr>
            <w:rFonts w:ascii="Times New Roman" w:hAnsi="Times New Roman"/>
            <w:color w:val="000000"/>
            <w:sz w:val="20"/>
          </w:rPr>
          <w:fldChar w:fldCharType="end"/>
        </w:r>
      </w:del>
      <w:ins w:id="484" w:author="Yulia A. Trifonova" w:date="2021-08-09T23:51:00Z">
        <w:r>
          <w:fldChar w:fldCharType="begin"/>
        </w:r>
        <w:r>
          <w:instrText xml:space="preserve"> HYPERLINK \l "Requirement_pattern" \h </w:instrText>
        </w:r>
        <w:r>
          <w:fldChar w:fldCharType="separate"/>
        </w:r>
        <w:r>
          <w:rPr>
            <w:rFonts w:ascii="Times New Roman" w:hAnsi="Times New Roman"/>
            <w:color w:val="000000"/>
            <w:sz w:val="20"/>
          </w:rPr>
          <w:t>Раздел 4.3.2.3.4, «Справочно: настройка параметров соединения через форму "Параметры IBM MQ"»</w:t>
        </w:r>
        <w:r>
          <w:rPr>
            <w:rFonts w:ascii="Times New Roman" w:hAnsi="Times New Roman"/>
            <w:color w:val="000000"/>
            <w:sz w:val="20"/>
          </w:rPr>
          <w:fldChar w:fldCharType="end"/>
        </w:r>
        <w:r>
          <w:rPr>
            <w:rFonts w:ascii="Times New Roman" w:hAnsi="Times New Roman"/>
            <w:color w:val="000000"/>
            <w:sz w:val="20"/>
          </w:rPr>
          <w:t>), как и параметры хра</w:t>
        </w:r>
        <w:r>
          <w:rPr>
            <w:rFonts w:ascii="Times New Roman" w:hAnsi="Times New Roman"/>
            <w:color w:val="000000"/>
            <w:sz w:val="20"/>
          </w:rPr>
          <w:t xml:space="preserve">нилища сертификатов (см. </w:t>
        </w:r>
        <w:r>
          <w:fldChar w:fldCharType="begin"/>
        </w:r>
        <w:r>
          <w:instrText xml:space="preserve"> HYPERLINK \l "settings_role_function_param" \h </w:instrText>
        </w:r>
        <w:r>
          <w:fldChar w:fldCharType="separate"/>
        </w:r>
        <w:r>
          <w:rPr>
            <w:rFonts w:ascii="Times New Roman" w:hAnsi="Times New Roman"/>
            <w:color w:val="000000"/>
            <w:sz w:val="20"/>
          </w:rPr>
          <w:t>Раздел 4.3.2.3.15, «Настройка ролей для формы "Настройка хранилища сертификатов"»</w:t>
        </w:r>
        <w:r>
          <w:rPr>
            <w:rFonts w:ascii="Times New Roman" w:hAnsi="Times New Roman"/>
            <w:color w:val="000000"/>
            <w:sz w:val="20"/>
          </w:rPr>
          <w:fldChar w:fldCharType="end"/>
        </w:r>
      </w:ins>
      <w:r>
        <w:rPr>
          <w:rFonts w:ascii="Times New Roman" w:hAnsi="Times New Roman"/>
          <w:color w:val="000000"/>
          <w:sz w:val="20"/>
        </w:rPr>
        <w:t>).</w:t>
      </w:r>
    </w:p>
    <w:p w14:paraId="532B93A9" w14:textId="77777777" w:rsidR="003D271F" w:rsidRDefault="00406DFC">
      <w:pPr>
        <w:spacing w:before="200" w:after="0" w:line="240" w:lineRule="auto"/>
      </w:pPr>
      <w:bookmarkStart w:id="485" w:name="Requirement_pattern"/>
      <w:r>
        <w:rPr>
          <w:rFonts w:ascii="Arial" w:hAnsi="Arial"/>
          <w:b/>
          <w:color w:val="000000"/>
          <w:sz w:val="20"/>
        </w:rPr>
        <w:t>4.3.2.3.4. Справочно: настройка параметров соединения через форму "Параметры IBM MQ"</w:t>
      </w:r>
    </w:p>
    <w:bookmarkEnd w:id="485"/>
    <w:p w14:paraId="49CC9595" w14:textId="77777777" w:rsidR="003D271F" w:rsidRDefault="00406DFC">
      <w:pPr>
        <w:spacing w:before="200" w:after="0" w:line="240" w:lineRule="auto"/>
      </w:pPr>
      <w:r>
        <w:rPr>
          <w:rFonts w:ascii="Times New Roman" w:hAnsi="Times New Roman"/>
          <w:color w:val="000000"/>
          <w:sz w:val="20"/>
        </w:rPr>
        <w:t>Разработана</w:t>
      </w:r>
      <w:r>
        <w:rPr>
          <w:rFonts w:ascii="Times New Roman" w:hAnsi="Times New Roman"/>
          <w:color w:val="000000"/>
          <w:sz w:val="20"/>
        </w:rPr>
        <w:t xml:space="preserve"> форма "Параметры IBM MQ", которая доступна ролям:</w:t>
      </w:r>
    </w:p>
    <w:p w14:paraId="48935124" w14:textId="77777777" w:rsidR="003D271F" w:rsidRDefault="00406DFC">
      <w:pPr>
        <w:numPr>
          <w:ilvl w:val="0"/>
          <w:numId w:val="21"/>
        </w:numPr>
        <w:tabs>
          <w:tab w:val="left" w:pos="200"/>
        </w:tabs>
        <w:spacing w:before="200" w:after="0" w:line="240" w:lineRule="auto"/>
        <w:ind w:left="200" w:hanging="200"/>
      </w:pPr>
      <w:bookmarkStart w:id="486" w:name="d5e735"/>
      <w:bookmarkStart w:id="487" w:name="d5e734"/>
      <w:bookmarkStart w:id="488" w:name="d5e623"/>
      <w:bookmarkStart w:id="489" w:name="d5e622"/>
      <w:r>
        <w:rPr>
          <w:rFonts w:ascii="Times New Roman" w:hAnsi="Times New Roman"/>
          <w:color w:val="000000"/>
          <w:sz w:val="20"/>
        </w:rPr>
        <w:t>12002 Администратор внешних интерфейсов</w:t>
      </w:r>
    </w:p>
    <w:bookmarkEnd w:id="486"/>
    <w:bookmarkEnd w:id="487"/>
    <w:bookmarkEnd w:id="488"/>
    <w:bookmarkEnd w:id="489"/>
    <w:p w14:paraId="569CAE04" w14:textId="77777777" w:rsidR="003D271F" w:rsidRDefault="00406DFC">
      <w:pPr>
        <w:spacing w:before="200" w:after="0" w:line="240" w:lineRule="auto"/>
      </w:pPr>
      <w:r>
        <w:rPr>
          <w:rFonts w:ascii="Times New Roman" w:hAnsi="Times New Roman"/>
          <w:color w:val="000000"/>
          <w:sz w:val="20"/>
        </w:rPr>
        <w:t>и расположена в пункте меню (идентификатор 2201060):</w:t>
      </w:r>
    </w:p>
    <w:p w14:paraId="53CCA46C" w14:textId="77777777" w:rsidR="003D271F" w:rsidRDefault="00406DFC">
      <w:pPr>
        <w:spacing w:before="200" w:after="0" w:line="240" w:lineRule="auto"/>
      </w:pPr>
      <w:r>
        <w:rPr>
          <w:rFonts w:ascii="Times New Roman" w:hAnsi="Times New Roman"/>
          <w:b/>
          <w:color w:val="000000"/>
          <w:sz w:val="20"/>
        </w:rPr>
        <w:t>Внешние интерфейсы → Настройка → Параметры IBM MQ</w:t>
      </w:r>
    </w:p>
    <w:p w14:paraId="6CCC9C52" w14:textId="4F98D541" w:rsidR="003D271F" w:rsidRDefault="00406DFC">
      <w:pPr>
        <w:spacing w:before="200" w:after="0" w:line="240" w:lineRule="auto"/>
      </w:pPr>
      <w:r>
        <w:rPr>
          <w:rFonts w:ascii="Times New Roman" w:hAnsi="Times New Roman"/>
          <w:color w:val="000000"/>
          <w:sz w:val="20"/>
        </w:rPr>
        <w:lastRenderedPageBreak/>
        <w:t xml:space="preserve">В данной форме производится </w:t>
      </w:r>
      <w:del w:id="490" w:author="Yulia A. Trifonova" w:date="2021-08-09T23:51:00Z">
        <w:r w:rsidR="00CE5630">
          <w:rPr>
            <w:rFonts w:ascii="Times New Roman" w:hAnsi="Times New Roman"/>
            <w:color w:val="000000"/>
            <w:sz w:val="20"/>
          </w:rPr>
          <w:delText>настрока</w:delText>
        </w:r>
      </w:del>
      <w:ins w:id="491" w:author="Yulia A. Trifonova" w:date="2021-08-09T23:51:00Z">
        <w:r>
          <w:rPr>
            <w:rFonts w:ascii="Times New Roman" w:hAnsi="Times New Roman"/>
            <w:color w:val="000000"/>
            <w:sz w:val="20"/>
          </w:rPr>
          <w:t>настройка</w:t>
        </w:r>
      </w:ins>
      <w:r>
        <w:rPr>
          <w:rFonts w:ascii="Times New Roman" w:hAnsi="Times New Roman"/>
          <w:color w:val="000000"/>
          <w:sz w:val="20"/>
        </w:rPr>
        <w:t xml:space="preserve"> подключения к IBM MQ, в </w:t>
      </w:r>
      <w:r>
        <w:rPr>
          <w:rFonts w:ascii="Times New Roman" w:hAnsi="Times New Roman"/>
          <w:color w:val="000000"/>
          <w:sz w:val="20"/>
        </w:rPr>
        <w:t>частности:</w:t>
      </w:r>
    </w:p>
    <w:p w14:paraId="0095F4DF" w14:textId="77777777" w:rsidR="003D271F" w:rsidRDefault="003D271F">
      <w:pPr>
        <w:spacing w:after="0" w:line="240" w:lineRule="auto"/>
        <w:rPr>
          <w:sz w:val="20"/>
        </w:rPr>
      </w:pPr>
    </w:p>
    <w:tbl>
      <w:tblPr>
        <w:tblW w:w="0" w:type="auto"/>
        <w:tblInd w:w="25" w:type="dxa"/>
        <w:tblLayout w:type="fixed"/>
        <w:tblCellMar>
          <w:left w:w="10" w:type="dxa"/>
          <w:right w:w="10" w:type="dxa"/>
        </w:tblCellMar>
        <w:tblLook w:val="0000" w:firstRow="0" w:lastRow="0" w:firstColumn="0" w:lastColumn="0" w:noHBand="0" w:noVBand="0"/>
      </w:tblPr>
      <w:tblGrid>
        <w:gridCol w:w="25"/>
        <w:gridCol w:w="2683"/>
        <w:gridCol w:w="295"/>
        <w:gridCol w:w="1986"/>
        <w:gridCol w:w="427"/>
        <w:gridCol w:w="1559"/>
        <w:gridCol w:w="2051"/>
        <w:gridCol w:w="25"/>
      </w:tblGrid>
      <w:tr w:rsidR="003D271F" w14:paraId="1AB5CBD0" w14:textId="77777777">
        <w:tblPrEx>
          <w:tblCellMar>
            <w:top w:w="0" w:type="dxa"/>
            <w:bottom w:w="0" w:type="dxa"/>
          </w:tblCellMar>
        </w:tblPrEx>
        <w:trPr>
          <w:gridBefore w:val="1"/>
          <w:wBefore w:w="25" w:type="dxa"/>
          <w:tblHeader/>
        </w:trPr>
        <w:tc>
          <w:tcPr>
            <w:tcW w:w="2978" w:type="dxa"/>
            <w:gridSpan w:val="2"/>
            <w:tcBorders>
              <w:top w:val="single" w:sz="4" w:space="0" w:color="000000"/>
              <w:left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13DFC4E3" w14:textId="77777777" w:rsidR="003D271F" w:rsidRDefault="00406DFC">
            <w:pPr>
              <w:spacing w:after="0" w:line="240" w:lineRule="auto"/>
            </w:pPr>
            <w:bookmarkStart w:id="492" w:name="d5e745"/>
            <w:bookmarkStart w:id="493" w:name="d5e633"/>
            <w:r>
              <w:rPr>
                <w:rFonts w:ascii="Times New Roman" w:hAnsi="Times New Roman"/>
                <w:b/>
                <w:color w:val="000000"/>
                <w:sz w:val="20"/>
              </w:rPr>
              <w:t>Параметр</w:t>
            </w:r>
          </w:p>
        </w:tc>
        <w:tc>
          <w:tcPr>
            <w:tcW w:w="1986"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0A9102F3" w14:textId="77777777" w:rsidR="003D271F" w:rsidRDefault="00406DFC">
            <w:pPr>
              <w:spacing w:after="0" w:line="240" w:lineRule="auto"/>
            </w:pPr>
            <w:r>
              <w:rPr>
                <w:rFonts w:ascii="Times New Roman" w:hAnsi="Times New Roman"/>
                <w:b/>
                <w:color w:val="000000"/>
                <w:sz w:val="20"/>
              </w:rPr>
              <w:t>Боевой стенд</w:t>
            </w:r>
          </w:p>
        </w:tc>
        <w:tc>
          <w:tcPr>
            <w:tcW w:w="1986" w:type="dxa"/>
            <w:gridSpan w:val="2"/>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782AD205" w14:textId="77777777" w:rsidR="003D271F" w:rsidRDefault="00406DFC">
            <w:pPr>
              <w:spacing w:after="0" w:line="240" w:lineRule="auto"/>
            </w:pPr>
            <w:r>
              <w:rPr>
                <w:rFonts w:ascii="Times New Roman" w:hAnsi="Times New Roman"/>
                <w:b/>
                <w:color w:val="000000"/>
                <w:sz w:val="20"/>
              </w:rPr>
              <w:t>К3</w:t>
            </w:r>
          </w:p>
        </w:tc>
        <w:tc>
          <w:tcPr>
            <w:tcW w:w="2076" w:type="dxa"/>
            <w:gridSpan w:val="2"/>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1DC7F2AE" w14:textId="77777777" w:rsidR="003D271F" w:rsidRDefault="00406DFC">
            <w:pPr>
              <w:spacing w:after="0" w:line="240" w:lineRule="auto"/>
            </w:pPr>
            <w:r>
              <w:rPr>
                <w:rFonts w:ascii="Times New Roman" w:hAnsi="Times New Roman"/>
                <w:b/>
                <w:color w:val="000000"/>
                <w:sz w:val="20"/>
              </w:rPr>
              <w:t>К4</w:t>
            </w:r>
          </w:p>
        </w:tc>
      </w:tr>
      <w:bookmarkEnd w:id="492"/>
      <w:bookmarkEnd w:id="493"/>
      <w:tr w:rsidR="000941B2" w14:paraId="5630E9F6" w14:textId="77777777" w:rsidTr="000941B2">
        <w:tblPrEx>
          <w:tblCellMar>
            <w:top w:w="0" w:type="dxa"/>
            <w:bottom w:w="0" w:type="dxa"/>
          </w:tblCellMar>
        </w:tblPrEx>
        <w:trPr>
          <w:gridBefore w:val="1"/>
          <w:wBefore w:w="25" w:type="dxa"/>
        </w:trPr>
        <w:tc>
          <w:tcPr>
            <w:tcW w:w="2978" w:type="dxa"/>
            <w:gridSpan w:val="2"/>
            <w:tcBorders>
              <w:left w:val="single" w:sz="4" w:space="0" w:color="000000"/>
              <w:bottom w:val="single" w:sz="4" w:space="0" w:color="000000"/>
              <w:right w:val="single" w:sz="4" w:space="0" w:color="000000"/>
            </w:tcBorders>
            <w:tcMar>
              <w:top w:w="40" w:type="dxa"/>
              <w:left w:w="20" w:type="dxa"/>
              <w:bottom w:w="40" w:type="dxa"/>
              <w:right w:w="20" w:type="dxa"/>
            </w:tcMar>
          </w:tcPr>
          <w:p w14:paraId="4B58B2CB" w14:textId="77777777" w:rsidR="003D271F" w:rsidRDefault="00406DFC">
            <w:pPr>
              <w:spacing w:after="0" w:line="240" w:lineRule="auto"/>
            </w:pPr>
            <w:r>
              <w:rPr>
                <w:rFonts w:ascii="Times New Roman" w:hAnsi="Times New Roman"/>
                <w:color w:val="000000"/>
                <w:sz w:val="20"/>
              </w:rPr>
              <w:t>IBMMQ_QUEUE_MANAGER</w:t>
            </w:r>
          </w:p>
        </w:tc>
        <w:tc>
          <w:tcPr>
            <w:tcW w:w="1986" w:type="dxa"/>
            <w:tcBorders>
              <w:bottom w:val="single" w:sz="4" w:space="0" w:color="000000"/>
              <w:right w:val="single" w:sz="4" w:space="0" w:color="000000"/>
            </w:tcBorders>
            <w:tcMar>
              <w:top w:w="40" w:type="dxa"/>
              <w:left w:w="20" w:type="dxa"/>
              <w:bottom w:w="40" w:type="dxa"/>
              <w:right w:w="20" w:type="dxa"/>
            </w:tcMar>
          </w:tcPr>
          <w:p w14:paraId="24CFF37C" w14:textId="77777777" w:rsidR="003D271F" w:rsidRDefault="00406DFC">
            <w:pPr>
              <w:spacing w:after="0" w:line="240" w:lineRule="auto"/>
            </w:pPr>
            <w:r>
              <w:rPr>
                <w:rFonts w:ascii="Times New Roman" w:hAnsi="Times New Roman"/>
                <w:color w:val="000000"/>
                <w:sz w:val="20"/>
              </w:rPr>
              <w:t>UPP.QM</w:t>
            </w:r>
          </w:p>
        </w:tc>
        <w:tc>
          <w:tcPr>
            <w:tcW w:w="4062" w:type="dxa"/>
            <w:gridSpan w:val="4"/>
            <w:tcBorders>
              <w:bottom w:val="single" w:sz="4" w:space="0" w:color="000000"/>
              <w:right w:val="single" w:sz="4" w:space="0" w:color="000000"/>
            </w:tcBorders>
            <w:tcMar>
              <w:top w:w="40" w:type="dxa"/>
              <w:left w:w="20" w:type="dxa"/>
              <w:bottom w:w="40" w:type="dxa"/>
            </w:tcMar>
          </w:tcPr>
          <w:p w14:paraId="58BC9870" w14:textId="77777777" w:rsidR="003D271F" w:rsidRDefault="00406DFC">
            <w:pPr>
              <w:spacing w:after="0" w:line="240" w:lineRule="auto"/>
            </w:pPr>
            <w:r>
              <w:rPr>
                <w:rFonts w:ascii="Times New Roman" w:hAnsi="Times New Roman"/>
                <w:color w:val="000000"/>
                <w:sz w:val="20"/>
              </w:rPr>
              <w:t>VTB24.UPP.QM.TEST</w:t>
            </w:r>
          </w:p>
        </w:tc>
      </w:tr>
      <w:tr w:rsidR="003D271F" w:rsidRPr="000941B2" w14:paraId="1A22FE75" w14:textId="77777777">
        <w:tblPrEx>
          <w:tblCellMar>
            <w:top w:w="0" w:type="dxa"/>
            <w:bottom w:w="0" w:type="dxa"/>
          </w:tblCellMar>
        </w:tblPrEx>
        <w:trPr>
          <w:gridBefore w:val="1"/>
          <w:wBefore w:w="25" w:type="dxa"/>
        </w:trPr>
        <w:tc>
          <w:tcPr>
            <w:tcW w:w="2978" w:type="dxa"/>
            <w:gridSpan w:val="2"/>
            <w:tcBorders>
              <w:left w:val="single" w:sz="4" w:space="0" w:color="000000"/>
              <w:bottom w:val="single" w:sz="4" w:space="0" w:color="000000"/>
              <w:right w:val="single" w:sz="4" w:space="0" w:color="000000"/>
            </w:tcBorders>
            <w:tcMar>
              <w:top w:w="40" w:type="dxa"/>
              <w:left w:w="20" w:type="dxa"/>
              <w:bottom w:w="40" w:type="dxa"/>
              <w:right w:w="20" w:type="dxa"/>
            </w:tcMar>
          </w:tcPr>
          <w:p w14:paraId="2D8C6413" w14:textId="77777777" w:rsidR="003D271F" w:rsidRDefault="00406DFC">
            <w:pPr>
              <w:spacing w:after="0" w:line="240" w:lineRule="auto"/>
            </w:pPr>
            <w:r>
              <w:rPr>
                <w:rFonts w:ascii="Times New Roman" w:hAnsi="Times New Roman"/>
                <w:color w:val="000000"/>
                <w:sz w:val="20"/>
              </w:rPr>
              <w:t>IBMMQ_HOST</w:t>
            </w:r>
          </w:p>
        </w:tc>
        <w:tc>
          <w:tcPr>
            <w:tcW w:w="1986" w:type="dxa"/>
            <w:tcBorders>
              <w:bottom w:val="single" w:sz="4" w:space="0" w:color="000000"/>
              <w:right w:val="single" w:sz="4" w:space="0" w:color="000000"/>
            </w:tcBorders>
            <w:tcMar>
              <w:top w:w="40" w:type="dxa"/>
              <w:left w:w="20" w:type="dxa"/>
              <w:bottom w:w="40" w:type="dxa"/>
              <w:right w:w="20" w:type="dxa"/>
            </w:tcMar>
          </w:tcPr>
          <w:p w14:paraId="7DE80158" w14:textId="77777777" w:rsidR="003D271F" w:rsidRDefault="00406DFC">
            <w:pPr>
              <w:spacing w:after="0" w:line="240" w:lineRule="auto"/>
            </w:pPr>
            <w:r>
              <w:rPr>
                <w:rFonts w:ascii="Times New Roman" w:hAnsi="Times New Roman"/>
                <w:color w:val="000000"/>
                <w:sz w:val="20"/>
              </w:rPr>
              <w:t>mq2.vtb24.ru</w:t>
            </w:r>
          </w:p>
        </w:tc>
        <w:tc>
          <w:tcPr>
            <w:tcW w:w="1986" w:type="dxa"/>
            <w:gridSpan w:val="2"/>
            <w:tcBorders>
              <w:bottom w:val="single" w:sz="4" w:space="0" w:color="000000"/>
              <w:right w:val="single" w:sz="4" w:space="0" w:color="000000"/>
            </w:tcBorders>
            <w:tcMar>
              <w:top w:w="40" w:type="dxa"/>
              <w:left w:w="20" w:type="dxa"/>
              <w:bottom w:w="40" w:type="dxa"/>
              <w:right w:w="20" w:type="dxa"/>
            </w:tcMar>
          </w:tcPr>
          <w:p w14:paraId="48888202" w14:textId="0C4248B6" w:rsidR="003D271F" w:rsidRPr="000941B2" w:rsidRDefault="00CE5630">
            <w:pPr>
              <w:spacing w:after="0" w:line="240" w:lineRule="auto"/>
              <w:rPr>
                <w:lang w:val="en-US"/>
              </w:rPr>
            </w:pPr>
            <w:del w:id="494" w:author="Yulia A. Trifonova" w:date="2021-08-09T23:51:00Z">
              <w:r w:rsidRPr="00F10318">
                <w:rPr>
                  <w:rFonts w:ascii="Times New Roman" w:hAnsi="Times New Roman"/>
                  <w:color w:val="000000"/>
                  <w:sz w:val="20"/>
                  <w:lang w:val="en-US"/>
                </w:rPr>
                <w:delText>mq24-</w:delText>
              </w:r>
            </w:del>
            <w:ins w:id="495" w:author="Yulia A. Trifonova" w:date="2021-08-09T23:51:00Z">
              <w:r w:rsidR="00406DFC" w:rsidRPr="000941B2">
                <w:rPr>
                  <w:rFonts w:ascii="Times New Roman" w:hAnsi="Times New Roman"/>
                  <w:color w:val="000000"/>
                  <w:sz w:val="20"/>
                  <w:lang w:val="en-US"/>
                </w:rPr>
                <w:t>i0rtgw-mq5001lv.</w:t>
              </w:r>
            </w:ins>
            <w:r w:rsidR="00406DFC" w:rsidRPr="000941B2">
              <w:rPr>
                <w:rFonts w:ascii="Times New Roman" w:hAnsi="Times New Roman"/>
                <w:color w:val="000000"/>
                <w:sz w:val="20"/>
                <w:lang w:val="en-US"/>
              </w:rPr>
              <w:t>test.</w:t>
            </w:r>
            <w:del w:id="496" w:author="Yulia A. Trifonova" w:date="2021-08-09T23:51:00Z">
              <w:r w:rsidRPr="00F10318">
                <w:rPr>
                  <w:rFonts w:ascii="Times New Roman" w:hAnsi="Times New Roman"/>
                  <w:color w:val="000000"/>
                  <w:sz w:val="20"/>
                  <w:lang w:val="en-US"/>
                </w:rPr>
                <w:delText>vtb24</w:delText>
              </w:r>
            </w:del>
            <w:ins w:id="497" w:author="Yulia A. Trifonova" w:date="2021-08-09T23:51:00Z">
              <w:r w:rsidR="00406DFC" w:rsidRPr="000941B2">
                <w:rPr>
                  <w:rFonts w:ascii="Times New Roman" w:hAnsi="Times New Roman"/>
                  <w:color w:val="000000"/>
                  <w:sz w:val="20"/>
                  <w:lang w:val="en-US"/>
                </w:rPr>
                <w:t>vtb</w:t>
              </w:r>
            </w:ins>
            <w:r w:rsidR="00406DFC" w:rsidRPr="000941B2">
              <w:rPr>
                <w:rFonts w:ascii="Times New Roman" w:hAnsi="Times New Roman"/>
                <w:color w:val="000000"/>
                <w:sz w:val="20"/>
                <w:lang w:val="en-US"/>
              </w:rPr>
              <w:t>.ru</w:t>
            </w:r>
          </w:p>
        </w:tc>
        <w:tc>
          <w:tcPr>
            <w:tcW w:w="2076" w:type="dxa"/>
            <w:gridSpan w:val="2"/>
            <w:tcBorders>
              <w:bottom w:val="single" w:sz="4" w:space="0" w:color="000000"/>
              <w:right w:val="single" w:sz="4" w:space="0" w:color="000000"/>
            </w:tcBorders>
            <w:tcMar>
              <w:top w:w="40" w:type="dxa"/>
              <w:left w:w="20" w:type="dxa"/>
              <w:bottom w:w="40" w:type="dxa"/>
              <w:right w:w="20" w:type="dxa"/>
            </w:tcMar>
            <w:cellIns w:id="498" w:author="Yulia A. Trifonova" w:date="2021-08-09T23:51:00Z"/>
          </w:tcPr>
          <w:p w14:paraId="37F05614" w14:textId="77777777" w:rsidR="003D271F" w:rsidRPr="000941B2" w:rsidRDefault="00406DFC">
            <w:pPr>
              <w:spacing w:after="0" w:line="240" w:lineRule="auto"/>
              <w:rPr>
                <w:lang w:val="en-US"/>
              </w:rPr>
            </w:pPr>
            <w:ins w:id="499" w:author="Yulia A. Trifonova" w:date="2021-08-09T23:51:00Z">
              <w:r w:rsidRPr="000941B2">
                <w:rPr>
                  <w:rFonts w:ascii="Times New Roman" w:hAnsi="Times New Roman"/>
                  <w:color w:val="000000"/>
                  <w:sz w:val="20"/>
                  <w:lang w:val="en-US"/>
                </w:rPr>
                <w:t>rrrtgw-mq5001lv.test.vtb.ru</w:t>
              </w:r>
            </w:ins>
          </w:p>
        </w:tc>
      </w:tr>
      <w:tr w:rsidR="000941B2" w14:paraId="5517B46B" w14:textId="77777777" w:rsidTr="000941B2">
        <w:tblPrEx>
          <w:tblCellMar>
            <w:top w:w="0" w:type="dxa"/>
            <w:bottom w:w="0" w:type="dxa"/>
          </w:tblCellMar>
        </w:tblPrEx>
        <w:trPr>
          <w:gridBefore w:val="1"/>
          <w:wBefore w:w="25" w:type="dxa"/>
        </w:trPr>
        <w:tc>
          <w:tcPr>
            <w:tcW w:w="2978" w:type="dxa"/>
            <w:gridSpan w:val="2"/>
            <w:tcBorders>
              <w:left w:val="single" w:sz="4" w:space="0" w:color="000000"/>
              <w:bottom w:val="single" w:sz="4" w:space="0" w:color="000000"/>
              <w:right w:val="single" w:sz="4" w:space="0" w:color="000000"/>
            </w:tcBorders>
            <w:tcMar>
              <w:top w:w="40" w:type="dxa"/>
              <w:left w:w="20" w:type="dxa"/>
              <w:bottom w:w="40" w:type="dxa"/>
              <w:right w:w="20" w:type="dxa"/>
            </w:tcMar>
          </w:tcPr>
          <w:p w14:paraId="4B888307" w14:textId="77777777" w:rsidR="003D271F" w:rsidRDefault="00406DFC">
            <w:pPr>
              <w:spacing w:after="0" w:line="240" w:lineRule="auto"/>
            </w:pPr>
            <w:r>
              <w:rPr>
                <w:rFonts w:ascii="Times New Roman" w:hAnsi="Times New Roman"/>
                <w:color w:val="000000"/>
                <w:sz w:val="20"/>
              </w:rPr>
              <w:t>IBMMQ_USERID</w:t>
            </w:r>
          </w:p>
        </w:tc>
        <w:tc>
          <w:tcPr>
            <w:tcW w:w="6048" w:type="dxa"/>
            <w:gridSpan w:val="5"/>
            <w:tcBorders>
              <w:bottom w:val="single" w:sz="4" w:space="0" w:color="000000"/>
              <w:right w:val="single" w:sz="4" w:space="0" w:color="000000"/>
            </w:tcBorders>
            <w:tcMar>
              <w:top w:w="40" w:type="dxa"/>
              <w:left w:w="20" w:type="dxa"/>
              <w:bottom w:w="40" w:type="dxa"/>
            </w:tcMar>
          </w:tcPr>
          <w:p w14:paraId="4F178A0B" w14:textId="77777777" w:rsidR="003D271F" w:rsidRDefault="00406DFC">
            <w:pPr>
              <w:spacing w:after="0" w:line="240" w:lineRule="auto"/>
            </w:pPr>
            <w:r>
              <w:rPr>
                <w:rFonts w:ascii="Times New Roman" w:hAnsi="Times New Roman"/>
                <w:color w:val="000000"/>
                <w:sz w:val="20"/>
              </w:rPr>
              <w:t>spectrum_mq</w:t>
            </w:r>
          </w:p>
        </w:tc>
      </w:tr>
      <w:tr w:rsidR="000941B2" w14:paraId="3C4D2BEC" w14:textId="77777777" w:rsidTr="000941B2">
        <w:tblPrEx>
          <w:tblCellMar>
            <w:top w:w="0" w:type="dxa"/>
            <w:bottom w:w="0" w:type="dxa"/>
          </w:tblCellMar>
        </w:tblPrEx>
        <w:trPr>
          <w:gridBefore w:val="1"/>
          <w:wBefore w:w="25" w:type="dxa"/>
        </w:trPr>
        <w:tc>
          <w:tcPr>
            <w:tcW w:w="2978" w:type="dxa"/>
            <w:gridSpan w:val="2"/>
            <w:tcBorders>
              <w:left w:val="single" w:sz="4" w:space="0" w:color="000000"/>
              <w:bottom w:val="single" w:sz="4" w:space="0" w:color="000000"/>
              <w:right w:val="single" w:sz="4" w:space="0" w:color="000000"/>
            </w:tcBorders>
            <w:tcMar>
              <w:top w:w="40" w:type="dxa"/>
              <w:left w:w="20" w:type="dxa"/>
              <w:bottom w:w="40" w:type="dxa"/>
              <w:right w:w="20" w:type="dxa"/>
            </w:tcMar>
          </w:tcPr>
          <w:p w14:paraId="09714058" w14:textId="77777777" w:rsidR="003D271F" w:rsidRDefault="00406DFC">
            <w:pPr>
              <w:spacing w:after="0" w:line="240" w:lineRule="auto"/>
            </w:pPr>
            <w:r>
              <w:rPr>
                <w:rFonts w:ascii="Times New Roman" w:hAnsi="Times New Roman"/>
                <w:color w:val="000000"/>
                <w:sz w:val="20"/>
              </w:rPr>
              <w:t>IBMMQ_PASSWORD</w:t>
            </w:r>
          </w:p>
        </w:tc>
        <w:tc>
          <w:tcPr>
            <w:tcW w:w="1986" w:type="dxa"/>
            <w:tcBorders>
              <w:bottom w:val="single" w:sz="4" w:space="0" w:color="000000"/>
              <w:right w:val="single" w:sz="4" w:space="0" w:color="000000"/>
            </w:tcBorders>
            <w:tcMar>
              <w:top w:w="40" w:type="dxa"/>
              <w:left w:w="20" w:type="dxa"/>
              <w:bottom w:w="40" w:type="dxa"/>
              <w:right w:w="20" w:type="dxa"/>
            </w:tcMar>
          </w:tcPr>
          <w:p w14:paraId="58BE30C8" w14:textId="77777777" w:rsidR="003D271F" w:rsidRDefault="00406DFC">
            <w:pPr>
              <w:spacing w:after="0" w:line="240" w:lineRule="auto"/>
            </w:pPr>
            <w:r>
              <w:rPr>
                <w:rFonts w:ascii="Times New Roman" w:hAnsi="Times New Roman"/>
                <w:color w:val="000000"/>
                <w:sz w:val="20"/>
              </w:rPr>
              <w:t>***пароль для боевого стенда***</w:t>
            </w:r>
          </w:p>
        </w:tc>
        <w:tc>
          <w:tcPr>
            <w:tcW w:w="4062" w:type="dxa"/>
            <w:gridSpan w:val="4"/>
            <w:tcBorders>
              <w:bottom w:val="single" w:sz="4" w:space="0" w:color="000000"/>
              <w:right w:val="single" w:sz="4" w:space="0" w:color="000000"/>
            </w:tcBorders>
            <w:tcMar>
              <w:top w:w="40" w:type="dxa"/>
              <w:left w:w="20" w:type="dxa"/>
              <w:bottom w:w="40" w:type="dxa"/>
            </w:tcMar>
          </w:tcPr>
          <w:p w14:paraId="13624712" w14:textId="77777777" w:rsidR="003D271F" w:rsidRDefault="00406DFC">
            <w:pPr>
              <w:spacing w:after="0" w:line="240" w:lineRule="auto"/>
            </w:pPr>
            <w:r>
              <w:rPr>
                <w:rFonts w:ascii="Times New Roman" w:hAnsi="Times New Roman"/>
                <w:color w:val="000000"/>
                <w:sz w:val="20"/>
              </w:rPr>
              <w:t>test_mq1</w:t>
            </w:r>
          </w:p>
        </w:tc>
      </w:tr>
      <w:tr w:rsidR="00215B45" w14:paraId="52EA6E26" w14:textId="77777777" w:rsidTr="00215B45">
        <w:tblPrEx>
          <w:tblCellMar>
            <w:top w:w="0" w:type="dxa"/>
            <w:bottom w:w="0" w:type="dxa"/>
          </w:tblCellMar>
        </w:tblPrEx>
        <w:trPr>
          <w:gridAfter w:val="1"/>
          <w:wAfter w:w="25" w:type="dxa"/>
          <w:del w:id="500" w:author="Yulia A. Trifonova" w:date="2021-08-09T23:51:00Z"/>
        </w:trPr>
        <w:tc>
          <w:tcPr>
            <w:tcW w:w="2708" w:type="dxa"/>
            <w:gridSpan w:val="2"/>
            <w:tcBorders>
              <w:left w:val="single" w:sz="4" w:space="0" w:color="000000"/>
              <w:bottom w:val="single" w:sz="4" w:space="0" w:color="000000"/>
              <w:right w:val="single" w:sz="4" w:space="0" w:color="000000"/>
            </w:tcBorders>
            <w:tcMar>
              <w:top w:w="40" w:type="dxa"/>
              <w:left w:w="20" w:type="dxa"/>
              <w:bottom w:w="40" w:type="dxa"/>
              <w:right w:w="20" w:type="dxa"/>
            </w:tcMar>
          </w:tcPr>
          <w:p w14:paraId="65EC3153" w14:textId="77777777" w:rsidR="009D49A5" w:rsidRDefault="00CE5630">
            <w:pPr>
              <w:spacing w:after="0" w:line="240" w:lineRule="auto"/>
              <w:rPr>
                <w:del w:id="501" w:author="Yulia A. Trifonova" w:date="2021-08-09T23:51:00Z"/>
              </w:rPr>
            </w:pPr>
            <w:bookmarkStart w:id="502" w:name="settings_svc_func_subo"/>
            <w:del w:id="503" w:author="Yulia A. Trifonova" w:date="2021-08-09T23:51:00Z">
              <w:r>
                <w:rPr>
                  <w:rFonts w:ascii="Times New Roman" w:hAnsi="Times New Roman"/>
                  <w:color w:val="000000"/>
                  <w:sz w:val="20"/>
                </w:rPr>
                <w:delText>ID соединения</w:delText>
              </w:r>
            </w:del>
          </w:p>
        </w:tc>
        <w:tc>
          <w:tcPr>
            <w:tcW w:w="2708" w:type="dxa"/>
            <w:gridSpan w:val="3"/>
            <w:tcBorders>
              <w:bottom w:val="single" w:sz="4" w:space="0" w:color="000000"/>
              <w:right w:val="single" w:sz="4" w:space="0" w:color="000000"/>
            </w:tcBorders>
            <w:tcMar>
              <w:top w:w="40" w:type="dxa"/>
              <w:left w:w="20" w:type="dxa"/>
              <w:bottom w:w="40" w:type="dxa"/>
              <w:right w:w="20" w:type="dxa"/>
            </w:tcMar>
          </w:tcPr>
          <w:p w14:paraId="312D3ABC" w14:textId="77777777" w:rsidR="009D49A5" w:rsidRDefault="00CE5630">
            <w:pPr>
              <w:spacing w:after="0" w:line="240" w:lineRule="auto"/>
              <w:rPr>
                <w:del w:id="504" w:author="Yulia A. Trifonova" w:date="2021-08-09T23:51:00Z"/>
              </w:rPr>
            </w:pPr>
            <w:del w:id="505" w:author="Yulia A. Trifonova" w:date="2021-08-09T23:51:00Z">
              <w:r>
                <w:rPr>
                  <w:rFonts w:ascii="Times New Roman" w:hAnsi="Times New Roman"/>
                  <w:color w:val="000000"/>
                  <w:sz w:val="20"/>
                </w:rPr>
                <w:delText>???.SVRCONN</w:delText>
              </w:r>
            </w:del>
          </w:p>
        </w:tc>
        <w:tc>
          <w:tcPr>
            <w:tcW w:w="3610" w:type="dxa"/>
            <w:gridSpan w:val="2"/>
            <w:tcBorders>
              <w:bottom w:val="single" w:sz="4" w:space="0" w:color="000000"/>
              <w:right w:val="single" w:sz="4" w:space="0" w:color="000000"/>
            </w:tcBorders>
            <w:tcMar>
              <w:top w:w="40" w:type="dxa"/>
              <w:left w:w="20" w:type="dxa"/>
              <w:bottom w:w="40" w:type="dxa"/>
            </w:tcMar>
          </w:tcPr>
          <w:p w14:paraId="2F330242" w14:textId="77777777" w:rsidR="009D49A5" w:rsidRDefault="00CE5630">
            <w:pPr>
              <w:spacing w:after="0" w:line="240" w:lineRule="auto"/>
              <w:rPr>
                <w:del w:id="506" w:author="Yulia A. Trifonova" w:date="2021-08-09T23:51:00Z"/>
              </w:rPr>
            </w:pPr>
            <w:del w:id="507" w:author="Yulia A. Trifonova" w:date="2021-08-09T23:51:00Z">
              <w:r>
                <w:rPr>
                  <w:rFonts w:ascii="Times New Roman" w:hAnsi="Times New Roman"/>
                  <w:color w:val="000000"/>
                  <w:sz w:val="20"/>
                </w:rPr>
                <w:delText> </w:delText>
              </w:r>
            </w:del>
          </w:p>
        </w:tc>
      </w:tr>
      <w:tr w:rsidR="00215B45" w14:paraId="062B7087" w14:textId="77777777" w:rsidTr="00215B45">
        <w:tblPrEx>
          <w:tblCellMar>
            <w:top w:w="0" w:type="dxa"/>
            <w:bottom w:w="0" w:type="dxa"/>
          </w:tblCellMar>
        </w:tblPrEx>
        <w:trPr>
          <w:gridAfter w:val="1"/>
          <w:wAfter w:w="25" w:type="dxa"/>
          <w:del w:id="508" w:author="Yulia A. Trifonova" w:date="2021-08-09T23:51:00Z"/>
        </w:trPr>
        <w:tc>
          <w:tcPr>
            <w:tcW w:w="2708" w:type="dxa"/>
            <w:gridSpan w:val="2"/>
            <w:tcBorders>
              <w:left w:val="single" w:sz="4" w:space="0" w:color="000000"/>
              <w:bottom w:val="single" w:sz="4" w:space="0" w:color="000000"/>
              <w:right w:val="single" w:sz="4" w:space="0" w:color="000000"/>
            </w:tcBorders>
            <w:tcMar>
              <w:top w:w="40" w:type="dxa"/>
              <w:left w:w="20" w:type="dxa"/>
              <w:bottom w:w="40" w:type="dxa"/>
              <w:right w:w="20" w:type="dxa"/>
            </w:tcMar>
          </w:tcPr>
          <w:p w14:paraId="06908F49" w14:textId="77777777" w:rsidR="009D49A5" w:rsidRDefault="00CE5630">
            <w:pPr>
              <w:spacing w:after="0" w:line="240" w:lineRule="auto"/>
              <w:rPr>
                <w:del w:id="509" w:author="Yulia A. Trifonova" w:date="2021-08-09T23:51:00Z"/>
              </w:rPr>
            </w:pPr>
            <w:del w:id="510" w:author="Yulia A. Trifonova" w:date="2021-08-09T23:51:00Z">
              <w:r>
                <w:rPr>
                  <w:rFonts w:ascii="Times New Roman" w:hAnsi="Times New Roman"/>
                  <w:color w:val="000000"/>
                  <w:sz w:val="20"/>
                </w:rPr>
                <w:delText>Порт</w:delText>
              </w:r>
            </w:del>
          </w:p>
        </w:tc>
        <w:tc>
          <w:tcPr>
            <w:tcW w:w="6318" w:type="dxa"/>
            <w:gridSpan w:val="5"/>
            <w:tcBorders>
              <w:bottom w:val="single" w:sz="4" w:space="0" w:color="000000"/>
              <w:right w:val="single" w:sz="4" w:space="0" w:color="000000"/>
            </w:tcBorders>
            <w:tcMar>
              <w:top w:w="40" w:type="dxa"/>
              <w:left w:w="20" w:type="dxa"/>
              <w:bottom w:w="40" w:type="dxa"/>
            </w:tcMar>
          </w:tcPr>
          <w:p w14:paraId="72D59113" w14:textId="77777777" w:rsidR="009D49A5" w:rsidRDefault="00CE5630">
            <w:pPr>
              <w:spacing w:after="0" w:line="240" w:lineRule="auto"/>
              <w:rPr>
                <w:del w:id="511" w:author="Yulia A. Trifonova" w:date="2021-08-09T23:51:00Z"/>
              </w:rPr>
            </w:pPr>
            <w:del w:id="512" w:author="Yulia A. Trifonova" w:date="2021-08-09T23:51:00Z">
              <w:r>
                <w:rPr>
                  <w:rFonts w:ascii="Times New Roman" w:hAnsi="Times New Roman"/>
                  <w:color w:val="000000"/>
                  <w:sz w:val="20"/>
                </w:rPr>
                <w:delText>1415</w:delText>
              </w:r>
            </w:del>
          </w:p>
        </w:tc>
      </w:tr>
    </w:tbl>
    <w:p w14:paraId="779AC0EB" w14:textId="4B88B0CD" w:rsidR="003D271F" w:rsidRDefault="00406DFC">
      <w:pPr>
        <w:spacing w:before="200" w:after="0" w:line="240" w:lineRule="auto"/>
      </w:pPr>
      <w:r>
        <w:rPr>
          <w:rFonts w:ascii="Arial" w:hAnsi="Arial"/>
          <w:b/>
          <w:color w:val="000000"/>
          <w:sz w:val="20"/>
        </w:rPr>
        <w:t xml:space="preserve">4.3.2.3.5. Настройка точек отправки и приема для </w:t>
      </w:r>
      <w:del w:id="513" w:author="Yulia A. Trifonova" w:date="2021-08-09T23:51:00Z">
        <w:r w:rsidR="00CE5630">
          <w:rPr>
            <w:rFonts w:ascii="Arial" w:hAnsi="Arial"/>
            <w:b/>
            <w:color w:val="000000"/>
            <w:sz w:val="20"/>
          </w:rPr>
          <w:delText>сервса</w:delText>
        </w:r>
      </w:del>
      <w:ins w:id="514" w:author="Yulia A. Trifonova" w:date="2021-08-09T23:51:00Z">
        <w:r>
          <w:rPr>
            <w:rFonts w:ascii="Arial" w:hAnsi="Arial"/>
            <w:b/>
            <w:color w:val="000000"/>
            <w:sz w:val="20"/>
          </w:rPr>
          <w:t>сервиса</w:t>
        </w:r>
      </w:ins>
      <w:r>
        <w:rPr>
          <w:rFonts w:ascii="Arial" w:hAnsi="Arial"/>
          <w:b/>
          <w:color w:val="000000"/>
          <w:sz w:val="20"/>
        </w:rPr>
        <w:t xml:space="preserve"> SyncCashOperationStatus</w:t>
      </w:r>
    </w:p>
    <w:bookmarkEnd w:id="502"/>
    <w:p w14:paraId="06E7DC74" w14:textId="77777777" w:rsidR="003D271F" w:rsidRDefault="00406DFC">
      <w:pPr>
        <w:spacing w:before="200" w:after="0" w:line="240" w:lineRule="auto"/>
      </w:pPr>
      <w:r>
        <w:rPr>
          <w:rFonts w:ascii="Times New Roman" w:hAnsi="Times New Roman"/>
          <w:color w:val="000000"/>
          <w:sz w:val="20"/>
        </w:rPr>
        <w:t>Для настройки endpoint сервиса создаётся точка отправки в приложении SpectrumTrs24, к которой привязываются функции сервиса:</w:t>
      </w:r>
    </w:p>
    <w:p w14:paraId="080102F8" w14:textId="77777777" w:rsidR="003D271F" w:rsidRDefault="00406DFC">
      <w:pPr>
        <w:numPr>
          <w:ilvl w:val="0"/>
          <w:numId w:val="22"/>
        </w:numPr>
        <w:tabs>
          <w:tab w:val="left" w:pos="240"/>
        </w:tabs>
        <w:spacing w:before="200" w:after="0" w:line="240" w:lineRule="auto"/>
        <w:ind w:left="240" w:hanging="40"/>
      </w:pPr>
      <w:bookmarkStart w:id="515" w:name="d5e778"/>
      <w:bookmarkStart w:id="516" w:name="d5e777"/>
      <w:bookmarkStart w:id="517" w:name="d5e672"/>
      <w:bookmarkStart w:id="518" w:name="d5e671"/>
      <w:r>
        <w:rPr>
          <w:rFonts w:ascii="Times New Roman" w:hAnsi="Times New Roman"/>
          <w:color w:val="000000"/>
          <w:sz w:val="20"/>
        </w:rPr>
        <w:t>Создать новую функцию сервиса:</w:t>
      </w:r>
    </w:p>
    <w:bookmarkEnd w:id="515"/>
    <w:bookmarkEnd w:id="516"/>
    <w:bookmarkEnd w:id="517"/>
    <w:bookmarkEnd w:id="518"/>
    <w:p w14:paraId="29DB99BE" w14:textId="77777777" w:rsidR="003D271F" w:rsidRDefault="003D271F">
      <w:pPr>
        <w:spacing w:after="0" w:line="240" w:lineRule="auto"/>
        <w:rPr>
          <w:sz w:val="20"/>
        </w:rPr>
      </w:pPr>
    </w:p>
    <w:tbl>
      <w:tblPr>
        <w:tblW w:w="0" w:type="auto"/>
        <w:tblInd w:w="265" w:type="dxa"/>
        <w:tblLayout w:type="fixed"/>
        <w:tblCellMar>
          <w:left w:w="10" w:type="dxa"/>
          <w:right w:w="10" w:type="dxa"/>
        </w:tblCellMar>
        <w:tblLook w:val="0000" w:firstRow="0" w:lastRow="0" w:firstColumn="0" w:lastColumn="0" w:noHBand="0" w:noVBand="0"/>
      </w:tblPr>
      <w:tblGrid>
        <w:gridCol w:w="2899"/>
        <w:gridCol w:w="2899"/>
        <w:gridCol w:w="2987"/>
      </w:tblGrid>
      <w:tr w:rsidR="003D271F" w14:paraId="520F3098" w14:textId="77777777">
        <w:tblPrEx>
          <w:tblCellMar>
            <w:top w:w="0" w:type="dxa"/>
            <w:bottom w:w="0" w:type="dxa"/>
          </w:tblCellMar>
        </w:tblPrEx>
        <w:tc>
          <w:tcPr>
            <w:tcW w:w="2899" w:type="dxa"/>
            <w:tcBorders>
              <w:top w:val="single" w:sz="4" w:space="0" w:color="000000"/>
              <w:left w:val="single" w:sz="4" w:space="0" w:color="000000"/>
              <w:bottom w:val="single" w:sz="4" w:space="0" w:color="000000"/>
              <w:right w:val="single" w:sz="4" w:space="0" w:color="000000"/>
            </w:tcBorders>
            <w:tcMar>
              <w:top w:w="40" w:type="dxa"/>
              <w:left w:w="20" w:type="dxa"/>
              <w:bottom w:w="40" w:type="dxa"/>
              <w:right w:w="20" w:type="dxa"/>
            </w:tcMar>
          </w:tcPr>
          <w:p w14:paraId="68A5E9F5" w14:textId="77777777" w:rsidR="003D271F" w:rsidRDefault="00406DFC">
            <w:pPr>
              <w:spacing w:after="0" w:line="240" w:lineRule="auto"/>
            </w:pPr>
            <w:bookmarkStart w:id="519" w:name="d5e780"/>
            <w:bookmarkStart w:id="520" w:name="d5e674"/>
            <w:r>
              <w:rPr>
                <w:rFonts w:ascii="Times New Roman" w:hAnsi="Times New Roman"/>
                <w:color w:val="000000"/>
                <w:sz w:val="20"/>
              </w:rPr>
              <w:t>Описание функции</w:t>
            </w:r>
          </w:p>
        </w:tc>
        <w:tc>
          <w:tcPr>
            <w:tcW w:w="2899" w:type="dxa"/>
            <w:tcBorders>
              <w:top w:val="single" w:sz="4" w:space="0" w:color="000000"/>
              <w:bottom w:val="single" w:sz="4" w:space="0" w:color="000000"/>
              <w:right w:val="single" w:sz="4" w:space="0" w:color="000000"/>
            </w:tcBorders>
            <w:tcMar>
              <w:top w:w="40" w:type="dxa"/>
              <w:left w:w="20" w:type="dxa"/>
              <w:bottom w:w="40" w:type="dxa"/>
              <w:right w:w="20" w:type="dxa"/>
            </w:tcMar>
          </w:tcPr>
          <w:p w14:paraId="400D5756" w14:textId="77777777" w:rsidR="003D271F" w:rsidRDefault="00406DFC">
            <w:pPr>
              <w:spacing w:after="0" w:line="240" w:lineRule="auto"/>
            </w:pPr>
            <w:r>
              <w:rPr>
                <w:rFonts w:ascii="Times New Roman" w:hAnsi="Times New Roman"/>
                <w:color w:val="000000"/>
                <w:sz w:val="20"/>
              </w:rPr>
              <w:t>Н</w:t>
            </w:r>
            <w:r>
              <w:rPr>
                <w:rFonts w:ascii="Times New Roman" w:hAnsi="Times New Roman"/>
                <w:color w:val="000000"/>
                <w:sz w:val="20"/>
              </w:rPr>
              <w:t>азвание функции</w:t>
            </w:r>
          </w:p>
        </w:tc>
        <w:tc>
          <w:tcPr>
            <w:tcW w:w="2987" w:type="dxa"/>
            <w:tcBorders>
              <w:top w:val="single" w:sz="4" w:space="0" w:color="000000"/>
              <w:bottom w:val="single" w:sz="4" w:space="0" w:color="000000"/>
              <w:right w:val="single" w:sz="4" w:space="0" w:color="000000"/>
            </w:tcBorders>
            <w:tcMar>
              <w:top w:w="40" w:type="dxa"/>
              <w:left w:w="20" w:type="dxa"/>
              <w:bottom w:w="40" w:type="dxa"/>
              <w:right w:w="20" w:type="dxa"/>
            </w:tcMar>
          </w:tcPr>
          <w:p w14:paraId="5ADC5755" w14:textId="77777777" w:rsidR="003D271F" w:rsidRDefault="00406DFC">
            <w:pPr>
              <w:spacing w:after="0" w:line="240" w:lineRule="auto"/>
            </w:pPr>
            <w:r>
              <w:rPr>
                <w:rFonts w:ascii="Times New Roman" w:hAnsi="Times New Roman"/>
                <w:color w:val="000000"/>
                <w:sz w:val="20"/>
              </w:rPr>
              <w:t>Код сервиса</w:t>
            </w:r>
          </w:p>
        </w:tc>
      </w:tr>
      <w:bookmarkEnd w:id="519"/>
      <w:bookmarkEnd w:id="520"/>
      <w:tr w:rsidR="003D271F" w14:paraId="2B504F62" w14:textId="77777777">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2BC81375" w14:textId="77777777" w:rsidR="003D271F" w:rsidRDefault="00406DFC">
            <w:pPr>
              <w:spacing w:after="0" w:line="240" w:lineRule="auto"/>
            </w:pPr>
            <w:r>
              <w:rPr>
                <w:rFonts w:ascii="Times New Roman" w:hAnsi="Times New Roman"/>
                <w:color w:val="000000"/>
                <w:sz w:val="20"/>
              </w:rPr>
              <w:t>СУБО Наличные: Синхронизация статуса</w:t>
            </w:r>
          </w:p>
        </w:tc>
        <w:tc>
          <w:tcPr>
            <w:tcW w:w="2899" w:type="dxa"/>
            <w:tcBorders>
              <w:bottom w:val="single" w:sz="4" w:space="0" w:color="000000"/>
              <w:right w:val="single" w:sz="4" w:space="0" w:color="000000"/>
            </w:tcBorders>
            <w:tcMar>
              <w:top w:w="40" w:type="dxa"/>
              <w:left w:w="20" w:type="dxa"/>
              <w:bottom w:w="40" w:type="dxa"/>
              <w:right w:w="20" w:type="dxa"/>
            </w:tcMar>
          </w:tcPr>
          <w:p w14:paraId="359F39FC" w14:textId="77777777" w:rsidR="003D271F" w:rsidRDefault="00406DFC">
            <w:pPr>
              <w:spacing w:after="0" w:line="240" w:lineRule="auto"/>
            </w:pPr>
            <w:r>
              <w:rPr>
                <w:rFonts w:ascii="Times New Roman" w:hAnsi="Times New Roman"/>
                <w:color w:val="000000"/>
                <w:sz w:val="20"/>
              </w:rPr>
              <w:t>SuboCashSyncCashOperationStatusReq (код 187)</w:t>
            </w:r>
          </w:p>
        </w:tc>
        <w:tc>
          <w:tcPr>
            <w:tcW w:w="2987" w:type="dxa"/>
            <w:tcBorders>
              <w:bottom w:val="single" w:sz="4" w:space="0" w:color="000000"/>
              <w:right w:val="single" w:sz="4" w:space="0" w:color="000000"/>
            </w:tcBorders>
            <w:tcMar>
              <w:top w:w="40" w:type="dxa"/>
              <w:left w:w="20" w:type="dxa"/>
              <w:bottom w:w="40" w:type="dxa"/>
              <w:right w:w="20" w:type="dxa"/>
            </w:tcMar>
          </w:tcPr>
          <w:p w14:paraId="38804127" w14:textId="77777777" w:rsidR="003D271F" w:rsidRDefault="00406DFC">
            <w:pPr>
              <w:spacing w:after="0" w:line="240" w:lineRule="auto"/>
            </w:pPr>
            <w:r>
              <w:rPr>
                <w:rFonts w:ascii="Times New Roman" w:hAnsi="Times New Roman"/>
                <w:color w:val="000000"/>
                <w:sz w:val="20"/>
              </w:rPr>
              <w:t>SUBO_CASH</w:t>
            </w:r>
          </w:p>
        </w:tc>
      </w:tr>
    </w:tbl>
    <w:p w14:paraId="430230C0" w14:textId="77777777" w:rsidR="003D271F" w:rsidRDefault="00406DFC">
      <w:pPr>
        <w:numPr>
          <w:ilvl w:val="0"/>
          <w:numId w:val="22"/>
        </w:numPr>
        <w:tabs>
          <w:tab w:val="left" w:pos="240"/>
        </w:tabs>
        <w:spacing w:before="200" w:after="0" w:line="240" w:lineRule="auto"/>
        <w:ind w:left="240" w:hanging="40"/>
      </w:pPr>
      <w:bookmarkStart w:id="521" w:name="d5e794"/>
      <w:bookmarkStart w:id="522" w:name="d5e688"/>
      <w:r>
        <w:rPr>
          <w:rFonts w:ascii="Times New Roman" w:hAnsi="Times New Roman"/>
          <w:color w:val="000000"/>
          <w:sz w:val="20"/>
        </w:rPr>
        <w:t>Создать точки отправки:</w:t>
      </w:r>
    </w:p>
    <w:bookmarkEnd w:id="521"/>
    <w:bookmarkEnd w:id="522"/>
    <w:p w14:paraId="461520E6" w14:textId="77777777" w:rsidR="003D271F" w:rsidRDefault="003D271F">
      <w:pPr>
        <w:spacing w:after="0" w:line="240" w:lineRule="auto"/>
        <w:rPr>
          <w:sz w:val="20"/>
        </w:rPr>
      </w:pPr>
    </w:p>
    <w:tbl>
      <w:tblPr>
        <w:tblW w:w="0" w:type="auto"/>
        <w:tblInd w:w="265" w:type="dxa"/>
        <w:tblLayout w:type="fixed"/>
        <w:tblCellMar>
          <w:left w:w="10" w:type="dxa"/>
          <w:right w:w="10" w:type="dxa"/>
        </w:tblCellMar>
        <w:tblLook w:val="0000" w:firstRow="0" w:lastRow="0" w:firstColumn="0" w:lastColumn="0" w:noHBand="0" w:noVBand="0"/>
      </w:tblPr>
      <w:tblGrid>
        <w:gridCol w:w="2899"/>
        <w:gridCol w:w="2899"/>
        <w:gridCol w:w="2987"/>
      </w:tblGrid>
      <w:tr w:rsidR="000941B2" w14:paraId="1015E064" w14:textId="77777777" w:rsidTr="000941B2">
        <w:tblPrEx>
          <w:tblCellMar>
            <w:top w:w="0" w:type="dxa"/>
            <w:bottom w:w="0" w:type="dxa"/>
          </w:tblCellMar>
        </w:tblPrEx>
        <w:trPr>
          <w:tblHeader/>
        </w:trPr>
        <w:tc>
          <w:tcPr>
            <w:tcW w:w="2899" w:type="dxa"/>
            <w:tcBorders>
              <w:top w:val="single" w:sz="4" w:space="0" w:color="000000"/>
              <w:left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339BE7A7" w14:textId="77777777" w:rsidR="003D271F" w:rsidRDefault="00406DFC">
            <w:pPr>
              <w:spacing w:after="0" w:line="240" w:lineRule="auto"/>
            </w:pPr>
            <w:bookmarkStart w:id="523" w:name="d5e796"/>
            <w:bookmarkStart w:id="524" w:name="d5e690"/>
            <w:r>
              <w:rPr>
                <w:rFonts w:ascii="Times New Roman" w:hAnsi="Times New Roman"/>
                <w:b/>
                <w:color w:val="000000"/>
                <w:sz w:val="20"/>
              </w:rPr>
              <w:t>Поле точки приема</w:t>
            </w:r>
          </w:p>
        </w:tc>
        <w:tc>
          <w:tcPr>
            <w:tcW w:w="5886" w:type="dxa"/>
            <w:gridSpan w:val="2"/>
            <w:tcBorders>
              <w:top w:val="single" w:sz="4" w:space="0" w:color="000000"/>
              <w:bottom w:val="single" w:sz="4" w:space="0" w:color="000000"/>
              <w:right w:val="single" w:sz="4" w:space="0" w:color="000000"/>
            </w:tcBorders>
            <w:shd w:val="clear" w:color="auto" w:fill="EEEEEE"/>
            <w:tcMar>
              <w:top w:w="40" w:type="dxa"/>
              <w:left w:w="20" w:type="dxa"/>
              <w:bottom w:w="40" w:type="dxa"/>
            </w:tcMar>
          </w:tcPr>
          <w:p w14:paraId="7F12D22C" w14:textId="77777777" w:rsidR="003D271F" w:rsidRDefault="00406DFC">
            <w:pPr>
              <w:spacing w:after="0" w:line="240" w:lineRule="auto"/>
            </w:pPr>
            <w:r>
              <w:rPr>
                <w:rFonts w:ascii="Times New Roman" w:hAnsi="Times New Roman"/>
                <w:b/>
                <w:color w:val="000000"/>
                <w:sz w:val="20"/>
              </w:rPr>
              <w:t>Значение</w:t>
            </w:r>
          </w:p>
        </w:tc>
      </w:tr>
      <w:bookmarkEnd w:id="523"/>
      <w:bookmarkEnd w:id="524"/>
      <w:tr w:rsidR="003D271F" w14:paraId="526B674E" w14:textId="77777777">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324E204A" w14:textId="77777777" w:rsidR="003D271F" w:rsidRDefault="00406DFC">
            <w:pPr>
              <w:spacing w:after="0" w:line="240" w:lineRule="auto"/>
            </w:pPr>
            <w:r>
              <w:rPr>
                <w:rFonts w:ascii="Times New Roman" w:hAnsi="Times New Roman"/>
                <w:color w:val="000000"/>
                <w:sz w:val="20"/>
              </w:rPr>
              <w:t>Код точки приема</w:t>
            </w:r>
          </w:p>
        </w:tc>
        <w:tc>
          <w:tcPr>
            <w:tcW w:w="2899" w:type="dxa"/>
            <w:tcBorders>
              <w:bottom w:val="single" w:sz="4" w:space="0" w:color="000000"/>
              <w:right w:val="single" w:sz="4" w:space="0" w:color="000000"/>
            </w:tcBorders>
            <w:tcMar>
              <w:top w:w="40" w:type="dxa"/>
              <w:left w:w="20" w:type="dxa"/>
              <w:bottom w:w="40" w:type="dxa"/>
              <w:right w:w="20" w:type="dxa"/>
            </w:tcMar>
          </w:tcPr>
          <w:p w14:paraId="7A39870E" w14:textId="77777777" w:rsidR="003D271F" w:rsidRDefault="00406DFC">
            <w:pPr>
              <w:spacing w:after="0" w:line="240" w:lineRule="auto"/>
            </w:pPr>
            <w:r>
              <w:rPr>
                <w:rFonts w:ascii="Times New Roman" w:hAnsi="Times New Roman"/>
                <w:color w:val="000000"/>
                <w:sz w:val="20"/>
              </w:rPr>
              <w:t>-54</w:t>
            </w:r>
          </w:p>
        </w:tc>
        <w:tc>
          <w:tcPr>
            <w:tcW w:w="2987" w:type="dxa"/>
            <w:tcBorders>
              <w:bottom w:val="single" w:sz="4" w:space="0" w:color="000000"/>
              <w:right w:val="single" w:sz="4" w:space="0" w:color="000000"/>
            </w:tcBorders>
            <w:tcMar>
              <w:top w:w="40" w:type="dxa"/>
              <w:left w:w="20" w:type="dxa"/>
              <w:bottom w:w="40" w:type="dxa"/>
              <w:right w:w="20" w:type="dxa"/>
            </w:tcMar>
            <w:cellIns w:id="525" w:author="Yulia A. Trifonova" w:date="2021-08-09T23:51:00Z"/>
          </w:tcPr>
          <w:p w14:paraId="0BFF0B91" w14:textId="77777777" w:rsidR="003D271F" w:rsidRDefault="00406DFC">
            <w:pPr>
              <w:spacing w:after="0" w:line="240" w:lineRule="auto"/>
            </w:pPr>
            <w:ins w:id="526" w:author="Yulia A. Trifonova" w:date="2021-08-09T23:51:00Z">
              <w:r>
                <w:rPr>
                  <w:rFonts w:ascii="Times New Roman" w:hAnsi="Times New Roman"/>
                  <w:color w:val="000000"/>
                  <w:sz w:val="20"/>
                </w:rPr>
                <w:t>-55</w:t>
              </w:r>
            </w:ins>
          </w:p>
        </w:tc>
      </w:tr>
      <w:tr w:rsidR="003D271F" w14:paraId="7E545DB3" w14:textId="77777777">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7D670CEC" w14:textId="77777777" w:rsidR="003D271F" w:rsidRDefault="00406DFC">
            <w:pPr>
              <w:spacing w:after="0" w:line="240" w:lineRule="auto"/>
            </w:pPr>
            <w:r>
              <w:rPr>
                <w:rFonts w:ascii="Times New Roman" w:hAnsi="Times New Roman"/>
                <w:color w:val="000000"/>
                <w:sz w:val="20"/>
              </w:rPr>
              <w:t>Название точки отправки</w:t>
            </w:r>
          </w:p>
        </w:tc>
        <w:tc>
          <w:tcPr>
            <w:tcW w:w="2899" w:type="dxa"/>
            <w:tcBorders>
              <w:bottom w:val="single" w:sz="4" w:space="0" w:color="000000"/>
              <w:right w:val="single" w:sz="4" w:space="0" w:color="000000"/>
            </w:tcBorders>
            <w:tcMar>
              <w:top w:w="40" w:type="dxa"/>
              <w:left w:w="20" w:type="dxa"/>
              <w:bottom w:w="40" w:type="dxa"/>
              <w:right w:w="20" w:type="dxa"/>
            </w:tcMar>
          </w:tcPr>
          <w:p w14:paraId="7567C805" w14:textId="77777777" w:rsidR="003D271F" w:rsidRDefault="00406DFC">
            <w:pPr>
              <w:spacing w:after="0" w:line="240" w:lineRule="auto"/>
            </w:pPr>
            <w:r>
              <w:rPr>
                <w:rFonts w:ascii="Times New Roman" w:hAnsi="Times New Roman"/>
                <w:color w:val="000000"/>
                <w:sz w:val="20"/>
              </w:rPr>
              <w:t xml:space="preserve">СУБО Наличные: Синхронизация </w:t>
            </w:r>
            <w:r>
              <w:rPr>
                <w:rFonts w:ascii="Times New Roman" w:hAnsi="Times New Roman"/>
                <w:color w:val="000000"/>
                <w:sz w:val="20"/>
              </w:rPr>
              <w:t>статуса</w:t>
            </w:r>
          </w:p>
        </w:tc>
        <w:tc>
          <w:tcPr>
            <w:tcW w:w="2987" w:type="dxa"/>
            <w:tcBorders>
              <w:bottom w:val="single" w:sz="4" w:space="0" w:color="000000"/>
              <w:right w:val="single" w:sz="4" w:space="0" w:color="000000"/>
            </w:tcBorders>
            <w:tcMar>
              <w:top w:w="40" w:type="dxa"/>
              <w:left w:w="20" w:type="dxa"/>
              <w:bottom w:w="40" w:type="dxa"/>
              <w:right w:w="20" w:type="dxa"/>
            </w:tcMar>
            <w:cellIns w:id="527" w:author="Yulia A. Trifonova" w:date="2021-08-09T23:51:00Z"/>
          </w:tcPr>
          <w:p w14:paraId="2971659F" w14:textId="77777777" w:rsidR="003D271F" w:rsidRDefault="00406DFC">
            <w:pPr>
              <w:spacing w:after="0" w:line="240" w:lineRule="auto"/>
            </w:pPr>
            <w:ins w:id="528" w:author="Yulia A. Trifonova" w:date="2021-08-09T23:51:00Z">
              <w:r>
                <w:rPr>
                  <w:rFonts w:ascii="Times New Roman" w:hAnsi="Times New Roman"/>
                  <w:color w:val="000000"/>
                  <w:sz w:val="20"/>
                </w:rPr>
                <w:t>СУБО Наличные: Синхронизация статуса (SSL)</w:t>
              </w:r>
            </w:ins>
          </w:p>
        </w:tc>
      </w:tr>
      <w:tr w:rsidR="000941B2" w14:paraId="411B61EB" w14:textId="77777777" w:rsidTr="000941B2">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059B8D2C" w14:textId="77777777" w:rsidR="003D271F" w:rsidRDefault="00406DFC">
            <w:pPr>
              <w:spacing w:after="0" w:line="240" w:lineRule="auto"/>
            </w:pPr>
            <w:r>
              <w:rPr>
                <w:rFonts w:ascii="Times New Roman" w:hAnsi="Times New Roman"/>
                <w:color w:val="000000"/>
                <w:sz w:val="20"/>
              </w:rPr>
              <w:t>Код канала</w:t>
            </w:r>
          </w:p>
        </w:tc>
        <w:tc>
          <w:tcPr>
            <w:tcW w:w="5886" w:type="dxa"/>
            <w:gridSpan w:val="2"/>
            <w:tcBorders>
              <w:bottom w:val="single" w:sz="4" w:space="0" w:color="000000"/>
              <w:right w:val="single" w:sz="4" w:space="0" w:color="000000"/>
            </w:tcBorders>
            <w:tcMar>
              <w:top w:w="40" w:type="dxa"/>
              <w:left w:w="20" w:type="dxa"/>
              <w:bottom w:w="40" w:type="dxa"/>
            </w:tcMar>
          </w:tcPr>
          <w:p w14:paraId="3B838F40" w14:textId="77777777" w:rsidR="003D271F" w:rsidRDefault="00406DFC">
            <w:pPr>
              <w:spacing w:after="0" w:line="240" w:lineRule="auto"/>
            </w:pPr>
            <w:r>
              <w:rPr>
                <w:rFonts w:ascii="Times New Roman" w:hAnsi="Times New Roman"/>
                <w:color w:val="000000"/>
                <w:sz w:val="20"/>
              </w:rPr>
              <w:t>1 (MQ)</w:t>
            </w:r>
          </w:p>
        </w:tc>
      </w:tr>
      <w:tr w:rsidR="000941B2" w:rsidRPr="000941B2" w14:paraId="3538122C" w14:textId="77777777" w:rsidTr="000941B2">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52883BC7" w14:textId="77777777" w:rsidR="003D271F" w:rsidRDefault="00406DFC">
            <w:pPr>
              <w:spacing w:after="0" w:line="240" w:lineRule="auto"/>
            </w:pPr>
            <w:r>
              <w:rPr>
                <w:rFonts w:ascii="Times New Roman" w:hAnsi="Times New Roman"/>
                <w:color w:val="000000"/>
                <w:sz w:val="20"/>
              </w:rPr>
              <w:t>Внешний ID точки отправки</w:t>
            </w:r>
          </w:p>
        </w:tc>
        <w:tc>
          <w:tcPr>
            <w:tcW w:w="5886" w:type="dxa"/>
            <w:gridSpan w:val="2"/>
            <w:tcBorders>
              <w:bottom w:val="single" w:sz="4" w:space="0" w:color="000000"/>
              <w:right w:val="single" w:sz="4" w:space="0" w:color="000000"/>
            </w:tcBorders>
            <w:tcMar>
              <w:top w:w="40" w:type="dxa"/>
              <w:left w:w="20" w:type="dxa"/>
              <w:bottom w:w="40" w:type="dxa"/>
            </w:tcMar>
          </w:tcPr>
          <w:p w14:paraId="4F6A1F1A" w14:textId="55F3866F" w:rsidR="003D271F" w:rsidRPr="000941B2" w:rsidRDefault="00406DFC">
            <w:pPr>
              <w:spacing w:after="0" w:line="240" w:lineRule="auto"/>
              <w:rPr>
                <w:lang w:val="en-US"/>
              </w:rPr>
            </w:pPr>
            <w:r w:rsidRPr="000941B2">
              <w:rPr>
                <w:rFonts w:ascii="Times New Roman" w:hAnsi="Times New Roman"/>
                <w:color w:val="000000"/>
                <w:sz w:val="20"/>
                <w:lang w:val="en-US"/>
              </w:rPr>
              <w:t>SPECTR.CONP.SYNCOP.REQ.</w:t>
            </w:r>
            <w:del w:id="529" w:author="Yulia A. Trifonova" w:date="2021-08-09T23:51:00Z">
              <w:r w:rsidR="00CE5630" w:rsidRPr="00F10318">
                <w:rPr>
                  <w:rFonts w:ascii="Times New Roman" w:hAnsi="Times New Roman"/>
                  <w:color w:val="000000"/>
                  <w:sz w:val="20"/>
                  <w:lang w:val="en-US"/>
                </w:rPr>
                <w:delText>RQ</w:delText>
              </w:r>
            </w:del>
            <w:ins w:id="530" w:author="Yulia A. Trifonova" w:date="2021-08-09T23:51:00Z">
              <w:r w:rsidRPr="000941B2">
                <w:rPr>
                  <w:rFonts w:ascii="Times New Roman" w:hAnsi="Times New Roman"/>
                  <w:color w:val="000000"/>
                  <w:sz w:val="20"/>
                  <w:lang w:val="en-US"/>
                </w:rPr>
                <w:t>Q</w:t>
              </w:r>
            </w:ins>
          </w:p>
        </w:tc>
      </w:tr>
      <w:tr w:rsidR="000941B2" w14:paraId="2B6BBA04" w14:textId="77777777" w:rsidTr="000941B2">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431DE0C6" w14:textId="77777777" w:rsidR="003D271F" w:rsidRDefault="00406DFC">
            <w:pPr>
              <w:spacing w:after="0" w:line="240" w:lineRule="auto"/>
            </w:pPr>
            <w:r>
              <w:rPr>
                <w:rFonts w:ascii="Times New Roman" w:hAnsi="Times New Roman"/>
                <w:color w:val="000000"/>
                <w:sz w:val="20"/>
              </w:rPr>
              <w:t>Адрес точки отправки</w:t>
            </w:r>
          </w:p>
        </w:tc>
        <w:tc>
          <w:tcPr>
            <w:tcW w:w="5886" w:type="dxa"/>
            <w:gridSpan w:val="2"/>
            <w:tcBorders>
              <w:bottom w:val="single" w:sz="4" w:space="0" w:color="000000"/>
              <w:right w:val="single" w:sz="4" w:space="0" w:color="000000"/>
            </w:tcBorders>
            <w:tcMar>
              <w:top w:w="40" w:type="dxa"/>
              <w:left w:w="20" w:type="dxa"/>
              <w:bottom w:w="40" w:type="dxa"/>
            </w:tcMar>
          </w:tcPr>
          <w:p w14:paraId="6C44EE02" w14:textId="7A79219E" w:rsidR="003D271F" w:rsidRDefault="00406DFC">
            <w:pPr>
              <w:spacing w:after="0" w:line="240" w:lineRule="auto"/>
            </w:pPr>
            <w:r>
              <w:rPr>
                <w:rFonts w:ascii="Times New Roman" w:hAnsi="Times New Roman"/>
                <w:color w:val="000000"/>
                <w:sz w:val="20"/>
              </w:rPr>
              <w:t>$PAR(IBMMQ_HOST):</w:t>
            </w:r>
            <w:del w:id="531" w:author="Yulia A. Trifonova" w:date="2021-08-09T23:51:00Z">
              <w:r w:rsidR="00CE5630">
                <w:rPr>
                  <w:rFonts w:ascii="Times New Roman" w:hAnsi="Times New Roman"/>
                  <w:color w:val="000000"/>
                  <w:sz w:val="20"/>
                </w:rPr>
                <w:delText>1415</w:delText>
              </w:r>
            </w:del>
            <w:ins w:id="532" w:author="Yulia A. Trifonova" w:date="2021-08-09T23:51:00Z">
              <w:r>
                <w:rPr>
                  <w:rFonts w:ascii="Times New Roman" w:hAnsi="Times New Roman"/>
                  <w:color w:val="000000"/>
                  <w:sz w:val="20"/>
                </w:rPr>
                <w:t>1414</w:t>
              </w:r>
            </w:ins>
          </w:p>
        </w:tc>
      </w:tr>
      <w:tr w:rsidR="000941B2" w14:paraId="2942B21F" w14:textId="77777777" w:rsidTr="000941B2">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5ECBE585" w14:textId="77777777" w:rsidR="003D271F" w:rsidRDefault="00406DFC">
            <w:pPr>
              <w:spacing w:after="0" w:line="240" w:lineRule="auto"/>
            </w:pPr>
            <w:r>
              <w:rPr>
                <w:rFonts w:ascii="Times New Roman" w:hAnsi="Times New Roman"/>
                <w:color w:val="000000"/>
                <w:sz w:val="20"/>
              </w:rPr>
              <w:t>Имя класса обработчика</w:t>
            </w:r>
          </w:p>
        </w:tc>
        <w:tc>
          <w:tcPr>
            <w:tcW w:w="5886" w:type="dxa"/>
            <w:gridSpan w:val="2"/>
            <w:tcBorders>
              <w:bottom w:val="single" w:sz="4" w:space="0" w:color="000000"/>
              <w:right w:val="single" w:sz="4" w:space="0" w:color="000000"/>
            </w:tcBorders>
            <w:tcMar>
              <w:top w:w="40" w:type="dxa"/>
              <w:left w:w="20" w:type="dxa"/>
              <w:bottom w:w="40" w:type="dxa"/>
            </w:tcMar>
          </w:tcPr>
          <w:p w14:paraId="4F3116C0" w14:textId="77777777" w:rsidR="003D271F" w:rsidRDefault="00406DFC">
            <w:pPr>
              <w:spacing w:after="0" w:line="240" w:lineRule="auto"/>
            </w:pPr>
            <w:r>
              <w:rPr>
                <w:rFonts w:ascii="Times New Roman" w:hAnsi="Times New Roman"/>
                <w:color w:val="000000"/>
                <w:sz w:val="20"/>
              </w:rPr>
              <w:t>spectrum.link.IbmMqConnector</w:t>
            </w:r>
          </w:p>
        </w:tc>
      </w:tr>
      <w:tr w:rsidR="000941B2" w14:paraId="2EBB1F2F" w14:textId="77777777" w:rsidTr="000941B2">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7EB81817" w14:textId="77777777" w:rsidR="003D271F" w:rsidRDefault="00406DFC">
            <w:pPr>
              <w:spacing w:after="0" w:line="240" w:lineRule="auto"/>
            </w:pPr>
            <w:r>
              <w:rPr>
                <w:rFonts w:ascii="Times New Roman" w:hAnsi="Times New Roman"/>
                <w:color w:val="000000"/>
                <w:sz w:val="20"/>
              </w:rPr>
              <w:t xml:space="preserve">Пароль пользователя для </w:t>
            </w:r>
            <w:r>
              <w:rPr>
                <w:rFonts w:ascii="Times New Roman" w:hAnsi="Times New Roman"/>
                <w:color w:val="000000"/>
                <w:sz w:val="20"/>
              </w:rPr>
              <w:t>подключения</w:t>
            </w:r>
          </w:p>
        </w:tc>
        <w:tc>
          <w:tcPr>
            <w:tcW w:w="5886" w:type="dxa"/>
            <w:gridSpan w:val="2"/>
            <w:tcBorders>
              <w:bottom w:val="single" w:sz="4" w:space="0" w:color="000000"/>
              <w:right w:val="single" w:sz="4" w:space="0" w:color="000000"/>
            </w:tcBorders>
            <w:tcMar>
              <w:top w:w="40" w:type="dxa"/>
              <w:left w:w="20" w:type="dxa"/>
              <w:bottom w:w="40" w:type="dxa"/>
            </w:tcMar>
          </w:tcPr>
          <w:p w14:paraId="77811979" w14:textId="77777777" w:rsidR="003D271F" w:rsidRDefault="00406DFC">
            <w:pPr>
              <w:spacing w:after="0" w:line="240" w:lineRule="auto"/>
            </w:pPr>
            <w:r>
              <w:rPr>
                <w:rFonts w:ascii="Times New Roman" w:hAnsi="Times New Roman"/>
                <w:color w:val="000000"/>
                <w:sz w:val="20"/>
              </w:rPr>
              <w:t>$PAR(IBMMQ_PASSWORD)</w:t>
            </w:r>
          </w:p>
        </w:tc>
      </w:tr>
      <w:tr w:rsidR="000941B2" w14:paraId="349A8068" w14:textId="77777777" w:rsidTr="000941B2">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5BA81B06" w14:textId="77777777" w:rsidR="003D271F" w:rsidRDefault="00406DFC">
            <w:pPr>
              <w:spacing w:after="0" w:line="240" w:lineRule="auto"/>
            </w:pPr>
            <w:r>
              <w:rPr>
                <w:rFonts w:ascii="Times New Roman" w:hAnsi="Times New Roman"/>
                <w:color w:val="000000"/>
                <w:sz w:val="20"/>
              </w:rPr>
              <w:t>Логин пользователя для подключения</w:t>
            </w:r>
          </w:p>
        </w:tc>
        <w:tc>
          <w:tcPr>
            <w:tcW w:w="5886" w:type="dxa"/>
            <w:gridSpan w:val="2"/>
            <w:tcBorders>
              <w:bottom w:val="single" w:sz="4" w:space="0" w:color="000000"/>
              <w:right w:val="single" w:sz="4" w:space="0" w:color="000000"/>
            </w:tcBorders>
            <w:tcMar>
              <w:top w:w="40" w:type="dxa"/>
              <w:left w:w="20" w:type="dxa"/>
              <w:bottom w:w="40" w:type="dxa"/>
            </w:tcMar>
          </w:tcPr>
          <w:p w14:paraId="5B21A3EC" w14:textId="77777777" w:rsidR="003D271F" w:rsidRDefault="00406DFC">
            <w:pPr>
              <w:spacing w:after="0" w:line="240" w:lineRule="auto"/>
            </w:pPr>
            <w:r>
              <w:rPr>
                <w:rFonts w:ascii="Times New Roman" w:hAnsi="Times New Roman"/>
                <w:color w:val="000000"/>
                <w:sz w:val="20"/>
              </w:rPr>
              <w:t>$PAR(IBMMQ_USERID)</w:t>
            </w:r>
          </w:p>
        </w:tc>
      </w:tr>
      <w:tr w:rsidR="003D271F" w14:paraId="424DF388" w14:textId="77777777">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263CF04C" w14:textId="77777777" w:rsidR="003D271F" w:rsidRDefault="00406DFC">
            <w:pPr>
              <w:spacing w:after="0" w:line="240" w:lineRule="auto"/>
            </w:pPr>
            <w:r>
              <w:rPr>
                <w:rFonts w:ascii="Times New Roman" w:hAnsi="Times New Roman"/>
                <w:color w:val="000000"/>
                <w:sz w:val="20"/>
              </w:rPr>
              <w:t>ID соединения</w:t>
            </w:r>
          </w:p>
        </w:tc>
        <w:tc>
          <w:tcPr>
            <w:tcW w:w="2899" w:type="dxa"/>
            <w:tcBorders>
              <w:bottom w:val="single" w:sz="4" w:space="0" w:color="000000"/>
              <w:right w:val="single" w:sz="4" w:space="0" w:color="000000"/>
            </w:tcBorders>
            <w:tcMar>
              <w:top w:w="40" w:type="dxa"/>
              <w:left w:w="20" w:type="dxa"/>
              <w:bottom w:w="40" w:type="dxa"/>
              <w:right w:w="20" w:type="dxa"/>
            </w:tcMar>
            <w:cellIns w:id="533" w:author="Yulia A. Trifonova" w:date="2021-08-09T23:51:00Z"/>
          </w:tcPr>
          <w:p w14:paraId="0ADB5746" w14:textId="77777777" w:rsidR="003D271F" w:rsidRDefault="00406DFC">
            <w:pPr>
              <w:spacing w:after="0" w:line="240" w:lineRule="auto"/>
            </w:pPr>
            <w:ins w:id="534" w:author="Yulia A. Trifonova" w:date="2021-08-09T23:51:00Z">
              <w:r>
                <w:rPr>
                  <w:rFonts w:ascii="Times New Roman" w:hAnsi="Times New Roman"/>
                  <w:color w:val="000000"/>
                  <w:sz w:val="20"/>
                </w:rPr>
                <w:t>SPECT.SVRCONN</w:t>
              </w:r>
              <w:r>
                <w:rPr>
                  <w:rFonts w:ascii="Times New Roman" w:hAnsi="Times New Roman"/>
                  <w:color w:val="000000"/>
                  <w:sz w:val="15"/>
                  <w:vertAlign w:val="superscript"/>
                </w:rPr>
                <w:t>a</w:t>
              </w:r>
            </w:ins>
          </w:p>
        </w:tc>
        <w:tc>
          <w:tcPr>
            <w:tcW w:w="2987" w:type="dxa"/>
            <w:tcBorders>
              <w:bottom w:val="single" w:sz="4" w:space="0" w:color="000000"/>
              <w:right w:val="single" w:sz="4" w:space="0" w:color="000000"/>
            </w:tcBorders>
            <w:tcMar>
              <w:top w:w="40" w:type="dxa"/>
              <w:left w:w="20" w:type="dxa"/>
              <w:bottom w:w="40" w:type="dxa"/>
              <w:right w:w="20" w:type="dxa"/>
            </w:tcMar>
          </w:tcPr>
          <w:p w14:paraId="1BAFCCBB" w14:textId="140BADAD" w:rsidR="003D271F" w:rsidRDefault="00406DFC">
            <w:pPr>
              <w:spacing w:after="0" w:line="240" w:lineRule="auto"/>
            </w:pPr>
            <w:r>
              <w:rPr>
                <w:rFonts w:ascii="Times New Roman" w:hAnsi="Times New Roman"/>
                <w:color w:val="000000"/>
                <w:sz w:val="20"/>
              </w:rPr>
              <w:t>SPECT</w:t>
            </w:r>
            <w:ins w:id="535" w:author="Yulia A. Trifonova" w:date="2021-08-09T23:51:00Z">
              <w:r>
                <w:rPr>
                  <w:rFonts w:ascii="Times New Roman" w:hAnsi="Times New Roman"/>
                  <w:color w:val="000000"/>
                  <w:sz w:val="20"/>
                </w:rPr>
                <w:t>_TLS</w:t>
              </w:r>
            </w:ins>
            <w:r>
              <w:rPr>
                <w:rFonts w:ascii="Times New Roman" w:hAnsi="Times New Roman"/>
                <w:color w:val="000000"/>
                <w:sz w:val="20"/>
              </w:rPr>
              <w:t>.SVRCONN</w:t>
            </w:r>
            <w:del w:id="536" w:author="Yulia A. Trifonova" w:date="2021-08-09T23:51:00Z">
              <w:r w:rsidR="00CE5630">
                <w:rPr>
                  <w:rFonts w:ascii="Times New Roman" w:hAnsi="Times New Roman"/>
                  <w:color w:val="000000"/>
                  <w:sz w:val="20"/>
                </w:rPr>
                <w:delText>???</w:delText>
              </w:r>
              <w:r w:rsidR="00CE5630">
                <w:rPr>
                  <w:rFonts w:ascii="Times New Roman" w:hAnsi="Times New Roman"/>
                  <w:color w:val="000000"/>
                  <w:sz w:val="15"/>
                  <w:vertAlign w:val="superscript"/>
                </w:rPr>
                <w:delText>a</w:delText>
              </w:r>
            </w:del>
          </w:p>
        </w:tc>
      </w:tr>
      <w:tr w:rsidR="000941B2" w14:paraId="6FCD6029" w14:textId="77777777" w:rsidTr="000941B2">
        <w:tblPrEx>
          <w:tblCellMar>
            <w:top w:w="0" w:type="dxa"/>
            <w:bottom w:w="0" w:type="dxa"/>
          </w:tblCellMar>
        </w:tblPrEx>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43847AD4" w14:textId="77777777" w:rsidR="003D271F" w:rsidRDefault="00406DFC">
            <w:pPr>
              <w:spacing w:after="0" w:line="240" w:lineRule="auto"/>
            </w:pPr>
            <w:r>
              <w:rPr>
                <w:rFonts w:ascii="Times New Roman" w:hAnsi="Times New Roman"/>
                <w:color w:val="000000"/>
                <w:sz w:val="20"/>
              </w:rPr>
              <w:t>Менеджер</w:t>
            </w:r>
          </w:p>
        </w:tc>
        <w:tc>
          <w:tcPr>
            <w:tcW w:w="5886" w:type="dxa"/>
            <w:gridSpan w:val="2"/>
            <w:tcBorders>
              <w:bottom w:val="single" w:sz="4" w:space="0" w:color="000000"/>
              <w:right w:val="single" w:sz="4" w:space="0" w:color="000000"/>
            </w:tcBorders>
            <w:tcMar>
              <w:top w:w="40" w:type="dxa"/>
              <w:left w:w="20" w:type="dxa"/>
              <w:bottom w:w="40" w:type="dxa"/>
            </w:tcMar>
          </w:tcPr>
          <w:p w14:paraId="4C68E95D" w14:textId="77777777" w:rsidR="003D271F" w:rsidRDefault="00406DFC">
            <w:pPr>
              <w:spacing w:after="0" w:line="240" w:lineRule="auto"/>
            </w:pPr>
            <w:r>
              <w:rPr>
                <w:rFonts w:ascii="Times New Roman" w:hAnsi="Times New Roman"/>
                <w:color w:val="000000"/>
                <w:sz w:val="20"/>
              </w:rPr>
              <w:t>$PAR(IBMMQ_QUEUE_MANAGER)</w:t>
            </w:r>
          </w:p>
        </w:tc>
      </w:tr>
      <w:tr w:rsidR="003D271F" w14:paraId="21920B00" w14:textId="77777777">
        <w:tblPrEx>
          <w:tblCellMar>
            <w:top w:w="0" w:type="dxa"/>
            <w:bottom w:w="0" w:type="dxa"/>
          </w:tblCellMar>
        </w:tblPrEx>
        <w:trPr>
          <w:ins w:id="537" w:author="Yulia A. Trifonova" w:date="2021-08-09T23:51:00Z"/>
        </w:trPr>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34EEFAC2" w14:textId="77777777" w:rsidR="003D271F" w:rsidRDefault="00406DFC">
            <w:pPr>
              <w:spacing w:after="0" w:line="240" w:lineRule="auto"/>
              <w:rPr>
                <w:ins w:id="538" w:author="Yulia A. Trifonova" w:date="2021-08-09T23:51:00Z"/>
              </w:rPr>
            </w:pPr>
            <w:ins w:id="539" w:author="Yulia A. Trifonova" w:date="2021-08-09T23:51:00Z">
              <w:r>
                <w:rPr>
                  <w:rFonts w:ascii="Times New Roman" w:hAnsi="Times New Roman"/>
                  <w:color w:val="000000"/>
                  <w:sz w:val="20"/>
                </w:rPr>
                <w:t>Путь к сертификату</w:t>
              </w:r>
            </w:ins>
          </w:p>
        </w:tc>
        <w:tc>
          <w:tcPr>
            <w:tcW w:w="2899" w:type="dxa"/>
            <w:tcBorders>
              <w:bottom w:val="single" w:sz="4" w:space="0" w:color="000000"/>
              <w:right w:val="single" w:sz="4" w:space="0" w:color="000000"/>
            </w:tcBorders>
            <w:tcMar>
              <w:top w:w="40" w:type="dxa"/>
              <w:left w:w="20" w:type="dxa"/>
              <w:bottom w:w="40" w:type="dxa"/>
              <w:right w:w="20" w:type="dxa"/>
            </w:tcMar>
          </w:tcPr>
          <w:p w14:paraId="4F16B3AD" w14:textId="77777777" w:rsidR="003D271F" w:rsidRDefault="00406DFC">
            <w:pPr>
              <w:spacing w:after="0" w:line="240" w:lineRule="auto"/>
              <w:rPr>
                <w:ins w:id="540" w:author="Yulia A. Trifonova" w:date="2021-08-09T23:51:00Z"/>
              </w:rPr>
            </w:pPr>
            <w:ins w:id="541" w:author="Yulia A. Trifonova" w:date="2021-08-09T23:51:00Z">
              <w:r>
                <w:rPr>
                  <w:rFonts w:ascii="Times New Roman" w:hAnsi="Times New Roman"/>
                  <w:color w:val="000000"/>
                  <w:sz w:val="20"/>
                </w:rPr>
                <w:t> </w:t>
              </w:r>
            </w:ins>
          </w:p>
        </w:tc>
        <w:tc>
          <w:tcPr>
            <w:tcW w:w="2987" w:type="dxa"/>
            <w:tcBorders>
              <w:bottom w:val="single" w:sz="4" w:space="0" w:color="000000"/>
              <w:right w:val="single" w:sz="4" w:space="0" w:color="000000"/>
            </w:tcBorders>
            <w:tcMar>
              <w:top w:w="40" w:type="dxa"/>
              <w:left w:w="20" w:type="dxa"/>
              <w:bottom w:w="40" w:type="dxa"/>
              <w:right w:w="20" w:type="dxa"/>
            </w:tcMar>
          </w:tcPr>
          <w:p w14:paraId="34F7CD77" w14:textId="77777777" w:rsidR="003D271F" w:rsidRDefault="00406DFC">
            <w:pPr>
              <w:spacing w:after="0" w:line="240" w:lineRule="auto"/>
              <w:rPr>
                <w:ins w:id="542" w:author="Yulia A. Trifonova" w:date="2021-08-09T23:51:00Z"/>
              </w:rPr>
            </w:pPr>
            <w:ins w:id="543" w:author="Yulia A. Trifonova" w:date="2021-08-09T23:51:00Z">
              <w:r>
                <w:rPr>
                  <w:rFonts w:ascii="Times New Roman" w:hAnsi="Times New Roman"/>
                  <w:color w:val="000000"/>
                  <w:sz w:val="20"/>
                </w:rPr>
                <w:t>$PAR(KEYSTORE)</w:t>
              </w:r>
            </w:ins>
          </w:p>
        </w:tc>
      </w:tr>
      <w:tr w:rsidR="003D271F" w14:paraId="0642B819" w14:textId="77777777">
        <w:tblPrEx>
          <w:tblCellMar>
            <w:top w:w="0" w:type="dxa"/>
            <w:bottom w:w="0" w:type="dxa"/>
          </w:tblCellMar>
        </w:tblPrEx>
        <w:trPr>
          <w:ins w:id="544" w:author="Yulia A. Trifonova" w:date="2021-08-09T23:51:00Z"/>
        </w:trPr>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7ABCBE63" w14:textId="77777777" w:rsidR="003D271F" w:rsidRDefault="00406DFC">
            <w:pPr>
              <w:spacing w:after="0" w:line="240" w:lineRule="auto"/>
              <w:rPr>
                <w:ins w:id="545" w:author="Yulia A. Trifonova" w:date="2021-08-09T23:51:00Z"/>
              </w:rPr>
            </w:pPr>
            <w:ins w:id="546" w:author="Yulia A. Trifonova" w:date="2021-08-09T23:51:00Z">
              <w:r>
                <w:rPr>
                  <w:rFonts w:ascii="Times New Roman" w:hAnsi="Times New Roman"/>
                  <w:color w:val="000000"/>
                  <w:sz w:val="20"/>
                </w:rPr>
                <w:t>Тип сертификата</w:t>
              </w:r>
            </w:ins>
          </w:p>
        </w:tc>
        <w:tc>
          <w:tcPr>
            <w:tcW w:w="2899" w:type="dxa"/>
            <w:tcBorders>
              <w:bottom w:val="single" w:sz="4" w:space="0" w:color="000000"/>
              <w:right w:val="single" w:sz="4" w:space="0" w:color="000000"/>
            </w:tcBorders>
            <w:tcMar>
              <w:top w:w="40" w:type="dxa"/>
              <w:left w:w="20" w:type="dxa"/>
              <w:bottom w:w="40" w:type="dxa"/>
              <w:right w:w="20" w:type="dxa"/>
            </w:tcMar>
          </w:tcPr>
          <w:p w14:paraId="35E0CF6E" w14:textId="77777777" w:rsidR="003D271F" w:rsidRDefault="00406DFC">
            <w:pPr>
              <w:spacing w:after="0" w:line="240" w:lineRule="auto"/>
              <w:rPr>
                <w:ins w:id="547" w:author="Yulia A. Trifonova" w:date="2021-08-09T23:51:00Z"/>
              </w:rPr>
            </w:pPr>
            <w:ins w:id="548" w:author="Yulia A. Trifonova" w:date="2021-08-09T23:51:00Z">
              <w:r>
                <w:rPr>
                  <w:rFonts w:ascii="Times New Roman" w:hAnsi="Times New Roman"/>
                  <w:color w:val="000000"/>
                  <w:sz w:val="20"/>
                </w:rPr>
                <w:t> </w:t>
              </w:r>
            </w:ins>
          </w:p>
        </w:tc>
        <w:tc>
          <w:tcPr>
            <w:tcW w:w="2987" w:type="dxa"/>
            <w:tcBorders>
              <w:bottom w:val="single" w:sz="4" w:space="0" w:color="000000"/>
              <w:right w:val="single" w:sz="4" w:space="0" w:color="000000"/>
            </w:tcBorders>
            <w:tcMar>
              <w:top w:w="40" w:type="dxa"/>
              <w:left w:w="20" w:type="dxa"/>
              <w:bottom w:w="40" w:type="dxa"/>
              <w:right w:w="20" w:type="dxa"/>
            </w:tcMar>
          </w:tcPr>
          <w:p w14:paraId="0C82855B" w14:textId="77777777" w:rsidR="003D271F" w:rsidRDefault="00406DFC">
            <w:pPr>
              <w:spacing w:after="0" w:line="240" w:lineRule="auto"/>
              <w:rPr>
                <w:ins w:id="549" w:author="Yulia A. Trifonova" w:date="2021-08-09T23:51:00Z"/>
              </w:rPr>
            </w:pPr>
            <w:ins w:id="550" w:author="Yulia A. Trifonova" w:date="2021-08-09T23:51:00Z">
              <w:r>
                <w:rPr>
                  <w:rFonts w:ascii="Times New Roman" w:hAnsi="Times New Roman"/>
                  <w:color w:val="000000"/>
                  <w:sz w:val="20"/>
                </w:rPr>
                <w:t>$PAR(KEYSTORE_TYPE)</w:t>
              </w:r>
            </w:ins>
          </w:p>
        </w:tc>
      </w:tr>
      <w:tr w:rsidR="003D271F" w14:paraId="54A12118" w14:textId="77777777">
        <w:tblPrEx>
          <w:tblCellMar>
            <w:top w:w="0" w:type="dxa"/>
            <w:bottom w:w="0" w:type="dxa"/>
          </w:tblCellMar>
        </w:tblPrEx>
        <w:trPr>
          <w:ins w:id="551" w:author="Yulia A. Trifonova" w:date="2021-08-09T23:51:00Z"/>
        </w:trPr>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489D47DC" w14:textId="77777777" w:rsidR="003D271F" w:rsidRDefault="00406DFC">
            <w:pPr>
              <w:spacing w:after="0" w:line="240" w:lineRule="auto"/>
              <w:rPr>
                <w:ins w:id="552" w:author="Yulia A. Trifonova" w:date="2021-08-09T23:51:00Z"/>
              </w:rPr>
            </w:pPr>
            <w:ins w:id="553" w:author="Yulia A. Trifonova" w:date="2021-08-09T23:51:00Z">
              <w:r>
                <w:rPr>
                  <w:rFonts w:ascii="Times New Roman" w:hAnsi="Times New Roman"/>
                  <w:color w:val="000000"/>
                  <w:sz w:val="20"/>
                </w:rPr>
                <w:t>Пароль к сертификату</w:t>
              </w:r>
            </w:ins>
          </w:p>
        </w:tc>
        <w:tc>
          <w:tcPr>
            <w:tcW w:w="2899" w:type="dxa"/>
            <w:tcBorders>
              <w:bottom w:val="single" w:sz="4" w:space="0" w:color="000000"/>
              <w:right w:val="single" w:sz="4" w:space="0" w:color="000000"/>
            </w:tcBorders>
            <w:tcMar>
              <w:top w:w="40" w:type="dxa"/>
              <w:left w:w="20" w:type="dxa"/>
              <w:bottom w:w="40" w:type="dxa"/>
              <w:right w:w="20" w:type="dxa"/>
            </w:tcMar>
          </w:tcPr>
          <w:p w14:paraId="54DAA647" w14:textId="77777777" w:rsidR="003D271F" w:rsidRDefault="00406DFC">
            <w:pPr>
              <w:spacing w:after="0" w:line="240" w:lineRule="auto"/>
              <w:rPr>
                <w:ins w:id="554" w:author="Yulia A. Trifonova" w:date="2021-08-09T23:51:00Z"/>
              </w:rPr>
            </w:pPr>
            <w:ins w:id="555" w:author="Yulia A. Trifonova" w:date="2021-08-09T23:51:00Z">
              <w:r>
                <w:rPr>
                  <w:rFonts w:ascii="Times New Roman" w:hAnsi="Times New Roman"/>
                  <w:color w:val="000000"/>
                  <w:sz w:val="20"/>
                </w:rPr>
                <w:t> </w:t>
              </w:r>
            </w:ins>
          </w:p>
        </w:tc>
        <w:tc>
          <w:tcPr>
            <w:tcW w:w="2987" w:type="dxa"/>
            <w:tcBorders>
              <w:bottom w:val="single" w:sz="4" w:space="0" w:color="000000"/>
              <w:right w:val="single" w:sz="4" w:space="0" w:color="000000"/>
            </w:tcBorders>
            <w:tcMar>
              <w:top w:w="40" w:type="dxa"/>
              <w:left w:w="20" w:type="dxa"/>
              <w:bottom w:w="40" w:type="dxa"/>
              <w:right w:w="20" w:type="dxa"/>
            </w:tcMar>
          </w:tcPr>
          <w:p w14:paraId="6329C616" w14:textId="77777777" w:rsidR="003D271F" w:rsidRDefault="00406DFC">
            <w:pPr>
              <w:spacing w:after="0" w:line="240" w:lineRule="auto"/>
              <w:rPr>
                <w:ins w:id="556" w:author="Yulia A. Trifonova" w:date="2021-08-09T23:51:00Z"/>
              </w:rPr>
            </w:pPr>
            <w:ins w:id="557" w:author="Yulia A. Trifonova" w:date="2021-08-09T23:51:00Z">
              <w:r>
                <w:rPr>
                  <w:rFonts w:ascii="Times New Roman" w:hAnsi="Times New Roman"/>
                  <w:color w:val="000000"/>
                  <w:sz w:val="20"/>
                </w:rPr>
                <w:t>$PAR(KEYSTORE_PWD)</w:t>
              </w:r>
            </w:ins>
          </w:p>
        </w:tc>
      </w:tr>
      <w:tr w:rsidR="003D271F" w14:paraId="79251AE7" w14:textId="77777777">
        <w:tblPrEx>
          <w:tblCellMar>
            <w:top w:w="0" w:type="dxa"/>
            <w:bottom w:w="0" w:type="dxa"/>
          </w:tblCellMar>
        </w:tblPrEx>
        <w:trPr>
          <w:ins w:id="558" w:author="Yulia A. Trifonova" w:date="2021-08-09T23:51:00Z"/>
        </w:trPr>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447F6D29" w14:textId="77777777" w:rsidR="003D271F" w:rsidRDefault="00406DFC">
            <w:pPr>
              <w:spacing w:after="0" w:line="240" w:lineRule="auto"/>
              <w:rPr>
                <w:ins w:id="559" w:author="Yulia A. Trifonova" w:date="2021-08-09T23:51:00Z"/>
              </w:rPr>
            </w:pPr>
            <w:ins w:id="560" w:author="Yulia A. Trifonova" w:date="2021-08-09T23:51:00Z">
              <w:r>
                <w:rPr>
                  <w:rFonts w:ascii="Times New Roman" w:hAnsi="Times New Roman"/>
                  <w:color w:val="000000"/>
                  <w:sz w:val="20"/>
                </w:rPr>
                <w:t>Путь к хранилищу доверенных зон</w:t>
              </w:r>
            </w:ins>
          </w:p>
        </w:tc>
        <w:tc>
          <w:tcPr>
            <w:tcW w:w="2899" w:type="dxa"/>
            <w:tcBorders>
              <w:bottom w:val="single" w:sz="4" w:space="0" w:color="000000"/>
              <w:right w:val="single" w:sz="4" w:space="0" w:color="000000"/>
            </w:tcBorders>
            <w:tcMar>
              <w:top w:w="40" w:type="dxa"/>
              <w:left w:w="20" w:type="dxa"/>
              <w:bottom w:w="40" w:type="dxa"/>
              <w:right w:w="20" w:type="dxa"/>
            </w:tcMar>
          </w:tcPr>
          <w:p w14:paraId="678B96C2" w14:textId="77777777" w:rsidR="003D271F" w:rsidRDefault="00406DFC">
            <w:pPr>
              <w:spacing w:after="0" w:line="240" w:lineRule="auto"/>
              <w:rPr>
                <w:ins w:id="561" w:author="Yulia A. Trifonova" w:date="2021-08-09T23:51:00Z"/>
              </w:rPr>
            </w:pPr>
            <w:ins w:id="562" w:author="Yulia A. Trifonova" w:date="2021-08-09T23:51:00Z">
              <w:r>
                <w:rPr>
                  <w:rFonts w:ascii="Times New Roman" w:hAnsi="Times New Roman"/>
                  <w:color w:val="000000"/>
                  <w:sz w:val="20"/>
                </w:rPr>
                <w:t> </w:t>
              </w:r>
            </w:ins>
          </w:p>
        </w:tc>
        <w:tc>
          <w:tcPr>
            <w:tcW w:w="2987" w:type="dxa"/>
            <w:tcBorders>
              <w:bottom w:val="single" w:sz="4" w:space="0" w:color="000000"/>
              <w:right w:val="single" w:sz="4" w:space="0" w:color="000000"/>
            </w:tcBorders>
            <w:tcMar>
              <w:top w:w="40" w:type="dxa"/>
              <w:left w:w="20" w:type="dxa"/>
              <w:bottom w:w="40" w:type="dxa"/>
              <w:right w:w="20" w:type="dxa"/>
            </w:tcMar>
          </w:tcPr>
          <w:p w14:paraId="71237AA6" w14:textId="77777777" w:rsidR="003D271F" w:rsidRDefault="00406DFC">
            <w:pPr>
              <w:spacing w:after="0" w:line="240" w:lineRule="auto"/>
              <w:rPr>
                <w:ins w:id="563" w:author="Yulia A. Trifonova" w:date="2021-08-09T23:51:00Z"/>
              </w:rPr>
            </w:pPr>
            <w:ins w:id="564" w:author="Yulia A. Trifonova" w:date="2021-08-09T23:51:00Z">
              <w:r>
                <w:rPr>
                  <w:rFonts w:ascii="Times New Roman" w:hAnsi="Times New Roman"/>
                  <w:color w:val="000000"/>
                  <w:sz w:val="20"/>
                </w:rPr>
                <w:t>$PAR(TRUSTSTORE)</w:t>
              </w:r>
            </w:ins>
          </w:p>
        </w:tc>
      </w:tr>
      <w:tr w:rsidR="003D271F" w14:paraId="06A241A4" w14:textId="77777777">
        <w:tblPrEx>
          <w:tblCellMar>
            <w:top w:w="0" w:type="dxa"/>
            <w:bottom w:w="0" w:type="dxa"/>
          </w:tblCellMar>
        </w:tblPrEx>
        <w:trPr>
          <w:ins w:id="565" w:author="Yulia A. Trifonova" w:date="2021-08-09T23:51:00Z"/>
        </w:trPr>
        <w:tc>
          <w:tcPr>
            <w:tcW w:w="2899" w:type="dxa"/>
            <w:tcBorders>
              <w:left w:val="single" w:sz="4" w:space="0" w:color="000000"/>
              <w:bottom w:val="single" w:sz="4" w:space="0" w:color="000000"/>
              <w:right w:val="single" w:sz="4" w:space="0" w:color="000000"/>
            </w:tcBorders>
            <w:tcMar>
              <w:top w:w="40" w:type="dxa"/>
              <w:left w:w="20" w:type="dxa"/>
              <w:bottom w:w="40" w:type="dxa"/>
              <w:right w:w="20" w:type="dxa"/>
            </w:tcMar>
          </w:tcPr>
          <w:p w14:paraId="1F85FFA3" w14:textId="77777777" w:rsidR="003D271F" w:rsidRDefault="00406DFC">
            <w:pPr>
              <w:spacing w:after="0" w:line="240" w:lineRule="auto"/>
              <w:rPr>
                <w:ins w:id="566" w:author="Yulia A. Trifonova" w:date="2021-08-09T23:51:00Z"/>
              </w:rPr>
            </w:pPr>
            <w:ins w:id="567" w:author="Yulia A. Trifonova" w:date="2021-08-09T23:51:00Z">
              <w:r>
                <w:rPr>
                  <w:rFonts w:ascii="Times New Roman" w:hAnsi="Times New Roman"/>
                  <w:color w:val="000000"/>
                  <w:sz w:val="20"/>
                </w:rPr>
                <w:t>Пароль к хранилищу доверенных зон</w:t>
              </w:r>
            </w:ins>
          </w:p>
        </w:tc>
        <w:tc>
          <w:tcPr>
            <w:tcW w:w="2899" w:type="dxa"/>
            <w:tcBorders>
              <w:bottom w:val="single" w:sz="4" w:space="0" w:color="000000"/>
              <w:right w:val="single" w:sz="4" w:space="0" w:color="000000"/>
            </w:tcBorders>
            <w:tcMar>
              <w:top w:w="40" w:type="dxa"/>
              <w:left w:w="20" w:type="dxa"/>
              <w:bottom w:w="40" w:type="dxa"/>
              <w:right w:w="20" w:type="dxa"/>
            </w:tcMar>
          </w:tcPr>
          <w:p w14:paraId="72ACE375" w14:textId="77777777" w:rsidR="003D271F" w:rsidRDefault="00406DFC">
            <w:pPr>
              <w:spacing w:after="0" w:line="240" w:lineRule="auto"/>
              <w:rPr>
                <w:ins w:id="568" w:author="Yulia A. Trifonova" w:date="2021-08-09T23:51:00Z"/>
              </w:rPr>
            </w:pPr>
            <w:ins w:id="569" w:author="Yulia A. Trifonova" w:date="2021-08-09T23:51:00Z">
              <w:r>
                <w:rPr>
                  <w:rFonts w:ascii="Times New Roman" w:hAnsi="Times New Roman"/>
                  <w:color w:val="000000"/>
                  <w:sz w:val="20"/>
                </w:rPr>
                <w:t> </w:t>
              </w:r>
            </w:ins>
          </w:p>
        </w:tc>
        <w:tc>
          <w:tcPr>
            <w:tcW w:w="2987" w:type="dxa"/>
            <w:tcBorders>
              <w:bottom w:val="single" w:sz="4" w:space="0" w:color="000000"/>
              <w:right w:val="single" w:sz="4" w:space="0" w:color="000000"/>
            </w:tcBorders>
            <w:tcMar>
              <w:top w:w="40" w:type="dxa"/>
              <w:left w:w="20" w:type="dxa"/>
              <w:bottom w:w="40" w:type="dxa"/>
              <w:right w:w="20" w:type="dxa"/>
            </w:tcMar>
          </w:tcPr>
          <w:p w14:paraId="6D9EF823" w14:textId="77777777" w:rsidR="003D271F" w:rsidRDefault="00406DFC">
            <w:pPr>
              <w:spacing w:after="0" w:line="240" w:lineRule="auto"/>
              <w:rPr>
                <w:ins w:id="570" w:author="Yulia A. Trifonova" w:date="2021-08-09T23:51:00Z"/>
              </w:rPr>
            </w:pPr>
            <w:ins w:id="571" w:author="Yulia A. Trifonova" w:date="2021-08-09T23:51:00Z">
              <w:r>
                <w:rPr>
                  <w:rFonts w:ascii="Times New Roman" w:hAnsi="Times New Roman"/>
                  <w:color w:val="000000"/>
                  <w:sz w:val="20"/>
                </w:rPr>
                <w:t>$PAR(TRUSTSTORE_PWD)</w:t>
              </w:r>
            </w:ins>
          </w:p>
        </w:tc>
      </w:tr>
    </w:tbl>
    <w:p w14:paraId="19BCEBD9" w14:textId="77777777" w:rsidR="003D271F" w:rsidRDefault="00406DFC">
      <w:pPr>
        <w:spacing w:before="40" w:after="0" w:line="240" w:lineRule="auto"/>
        <w:ind w:left="240"/>
      </w:pPr>
      <w:r>
        <w:rPr>
          <w:rFonts w:ascii="Times New Roman" w:hAnsi="Times New Roman"/>
          <w:color w:val="000000"/>
          <w:sz w:val="12"/>
          <w:vertAlign w:val="superscript"/>
        </w:rPr>
        <w:t>a</w:t>
      </w:r>
      <w:r>
        <w:rPr>
          <w:rFonts w:ascii="Times New Roman" w:hAnsi="Times New Roman"/>
          <w:color w:val="000000"/>
          <w:sz w:val="16"/>
        </w:rPr>
        <w:t>Для K3: K3.SPECT.SVRCONN</w:t>
      </w:r>
    </w:p>
    <w:p w14:paraId="7FB0B14E" w14:textId="77777777" w:rsidR="003D271F" w:rsidRDefault="00406DFC">
      <w:pPr>
        <w:spacing w:before="160" w:after="0" w:line="240" w:lineRule="auto"/>
        <w:ind w:left="240"/>
      </w:pPr>
      <w:r>
        <w:rPr>
          <w:rFonts w:ascii="Times New Roman" w:hAnsi="Times New Roman"/>
          <w:color w:val="000000"/>
          <w:sz w:val="16"/>
        </w:rPr>
        <w:t>Для K4: K4.SPECT.SVRCONN</w:t>
      </w:r>
    </w:p>
    <w:p w14:paraId="388EF67F" w14:textId="77777777" w:rsidR="003D271F" w:rsidRDefault="00406DFC">
      <w:pPr>
        <w:numPr>
          <w:ilvl w:val="0"/>
          <w:numId w:val="22"/>
        </w:numPr>
        <w:tabs>
          <w:tab w:val="left" w:pos="240"/>
        </w:tabs>
        <w:spacing w:before="200" w:after="0" w:line="240" w:lineRule="auto"/>
        <w:ind w:left="240" w:hanging="40"/>
      </w:pPr>
      <w:bookmarkStart w:id="572" w:name="d5e862"/>
      <w:bookmarkStart w:id="573" w:name="d5e732"/>
      <w:r>
        <w:rPr>
          <w:rFonts w:ascii="Times New Roman" w:hAnsi="Times New Roman"/>
          <w:color w:val="000000"/>
          <w:sz w:val="20"/>
        </w:rPr>
        <w:lastRenderedPageBreak/>
        <w:t>Создать точки приема:</w:t>
      </w:r>
    </w:p>
    <w:bookmarkEnd w:id="572"/>
    <w:bookmarkEnd w:id="573"/>
    <w:p w14:paraId="5F933509" w14:textId="77777777" w:rsidR="003D271F" w:rsidRDefault="003D271F">
      <w:pPr>
        <w:spacing w:after="0" w:line="240" w:lineRule="auto"/>
        <w:rPr>
          <w:sz w:val="20"/>
        </w:rPr>
      </w:pPr>
    </w:p>
    <w:tbl>
      <w:tblPr>
        <w:tblW w:w="0" w:type="auto"/>
        <w:tblInd w:w="265" w:type="dxa"/>
        <w:tblLayout w:type="fixed"/>
        <w:tblCellMar>
          <w:left w:w="10" w:type="dxa"/>
          <w:right w:w="10" w:type="dxa"/>
        </w:tblCellMar>
        <w:tblLook w:val="0000" w:firstRow="0" w:lastRow="0" w:firstColumn="0" w:lastColumn="0" w:noHBand="0" w:noVBand="0"/>
      </w:tblPr>
      <w:tblGrid>
        <w:gridCol w:w="3338"/>
        <w:gridCol w:w="2460"/>
        <w:gridCol w:w="2987"/>
      </w:tblGrid>
      <w:tr w:rsidR="000941B2" w14:paraId="4F910DE1" w14:textId="77777777" w:rsidTr="000941B2">
        <w:tblPrEx>
          <w:tblCellMar>
            <w:top w:w="0" w:type="dxa"/>
            <w:bottom w:w="0" w:type="dxa"/>
          </w:tblCellMar>
        </w:tblPrEx>
        <w:trPr>
          <w:tblHeader/>
        </w:trPr>
        <w:tc>
          <w:tcPr>
            <w:tcW w:w="3338" w:type="dxa"/>
            <w:tcBorders>
              <w:top w:val="single" w:sz="4" w:space="0" w:color="000000"/>
              <w:left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2D667E60" w14:textId="77777777" w:rsidR="003D271F" w:rsidRDefault="00406DFC">
            <w:pPr>
              <w:spacing w:after="0" w:line="240" w:lineRule="auto"/>
            </w:pPr>
            <w:bookmarkStart w:id="574" w:name="d5e864"/>
            <w:r>
              <w:rPr>
                <w:rFonts w:ascii="Times New Roman" w:hAnsi="Times New Roman"/>
                <w:b/>
                <w:color w:val="000000"/>
                <w:sz w:val="20"/>
              </w:rPr>
              <w:t>Поле точки отправки</w:t>
            </w:r>
          </w:p>
        </w:tc>
        <w:tc>
          <w:tcPr>
            <w:tcW w:w="5447" w:type="dxa"/>
            <w:gridSpan w:val="2"/>
            <w:tcBorders>
              <w:top w:val="single" w:sz="4" w:space="0" w:color="000000"/>
              <w:bottom w:val="single" w:sz="4" w:space="0" w:color="000000"/>
              <w:right w:val="single" w:sz="4" w:space="0" w:color="000000"/>
            </w:tcBorders>
            <w:shd w:val="clear" w:color="auto" w:fill="EEEEEE"/>
            <w:tcMar>
              <w:top w:w="40" w:type="dxa"/>
              <w:left w:w="20" w:type="dxa"/>
              <w:bottom w:w="40" w:type="dxa"/>
            </w:tcMar>
          </w:tcPr>
          <w:p w14:paraId="500AF620" w14:textId="77777777" w:rsidR="003D271F" w:rsidRDefault="00406DFC">
            <w:pPr>
              <w:spacing w:after="0" w:line="240" w:lineRule="auto"/>
            </w:pPr>
            <w:r>
              <w:rPr>
                <w:rFonts w:ascii="Times New Roman" w:hAnsi="Times New Roman"/>
                <w:b/>
                <w:color w:val="000000"/>
                <w:sz w:val="20"/>
              </w:rPr>
              <w:t>Значение</w:t>
            </w:r>
          </w:p>
        </w:tc>
      </w:tr>
      <w:bookmarkEnd w:id="574"/>
      <w:tr w:rsidR="003D271F" w14:paraId="59D1F424" w14:textId="77777777">
        <w:tblPrEx>
          <w:tblCellMar>
            <w:top w:w="0" w:type="dxa"/>
            <w:bottom w:w="0" w:type="dxa"/>
          </w:tblCellMar>
        </w:tblPrEx>
        <w:tc>
          <w:tcPr>
            <w:tcW w:w="3338" w:type="dxa"/>
            <w:tcBorders>
              <w:left w:val="single" w:sz="4" w:space="0" w:color="000000"/>
              <w:bottom w:val="single" w:sz="4" w:space="0" w:color="000000"/>
              <w:right w:val="single" w:sz="4" w:space="0" w:color="000000"/>
            </w:tcBorders>
            <w:tcMar>
              <w:top w:w="40" w:type="dxa"/>
              <w:left w:w="20" w:type="dxa"/>
              <w:bottom w:w="40" w:type="dxa"/>
              <w:right w:w="20" w:type="dxa"/>
            </w:tcMar>
          </w:tcPr>
          <w:p w14:paraId="0ACE4BEE" w14:textId="77777777" w:rsidR="003D271F" w:rsidRDefault="00406DFC">
            <w:pPr>
              <w:spacing w:after="0" w:line="240" w:lineRule="auto"/>
            </w:pPr>
            <w:r>
              <w:rPr>
                <w:rFonts w:ascii="Times New Roman" w:hAnsi="Times New Roman"/>
                <w:color w:val="000000"/>
                <w:sz w:val="20"/>
              </w:rPr>
              <w:t>Код точки приема</w:t>
            </w:r>
          </w:p>
        </w:tc>
        <w:tc>
          <w:tcPr>
            <w:tcW w:w="2460" w:type="dxa"/>
            <w:tcBorders>
              <w:bottom w:val="single" w:sz="4" w:space="0" w:color="000000"/>
              <w:right w:val="single" w:sz="4" w:space="0" w:color="000000"/>
            </w:tcBorders>
            <w:tcMar>
              <w:top w:w="40" w:type="dxa"/>
              <w:left w:w="20" w:type="dxa"/>
              <w:bottom w:w="40" w:type="dxa"/>
              <w:right w:w="20" w:type="dxa"/>
            </w:tcMar>
          </w:tcPr>
          <w:p w14:paraId="27439F1D" w14:textId="77777777" w:rsidR="003D271F" w:rsidRDefault="00406DFC">
            <w:pPr>
              <w:spacing w:after="0" w:line="240" w:lineRule="auto"/>
            </w:pPr>
            <w:r>
              <w:rPr>
                <w:rFonts w:ascii="Times New Roman" w:hAnsi="Times New Roman"/>
                <w:color w:val="000000"/>
                <w:sz w:val="20"/>
              </w:rPr>
              <w:t>-9</w:t>
            </w:r>
          </w:p>
        </w:tc>
        <w:tc>
          <w:tcPr>
            <w:tcW w:w="2987" w:type="dxa"/>
            <w:tcBorders>
              <w:bottom w:val="single" w:sz="4" w:space="0" w:color="000000"/>
              <w:right w:val="single" w:sz="4" w:space="0" w:color="000000"/>
            </w:tcBorders>
            <w:tcMar>
              <w:top w:w="40" w:type="dxa"/>
              <w:left w:w="20" w:type="dxa"/>
              <w:bottom w:w="40" w:type="dxa"/>
              <w:right w:w="20" w:type="dxa"/>
            </w:tcMar>
            <w:cellIns w:id="575" w:author="Yulia A. Trifonova" w:date="2021-08-09T23:51:00Z"/>
          </w:tcPr>
          <w:p w14:paraId="683BD11B" w14:textId="77777777" w:rsidR="003D271F" w:rsidRDefault="00406DFC">
            <w:pPr>
              <w:spacing w:after="0" w:line="240" w:lineRule="auto"/>
            </w:pPr>
            <w:ins w:id="576" w:author="Yulia A. Trifonova" w:date="2021-08-09T23:51:00Z">
              <w:r>
                <w:rPr>
                  <w:rFonts w:ascii="Times New Roman" w:hAnsi="Times New Roman"/>
                  <w:color w:val="000000"/>
                  <w:sz w:val="20"/>
                </w:rPr>
                <w:t>-10</w:t>
              </w:r>
            </w:ins>
          </w:p>
        </w:tc>
      </w:tr>
      <w:tr w:rsidR="003D271F" w14:paraId="2AFA202A" w14:textId="77777777">
        <w:tblPrEx>
          <w:tblCellMar>
            <w:top w:w="0" w:type="dxa"/>
            <w:bottom w:w="0" w:type="dxa"/>
          </w:tblCellMar>
        </w:tblPrEx>
        <w:tc>
          <w:tcPr>
            <w:tcW w:w="3338" w:type="dxa"/>
            <w:tcBorders>
              <w:left w:val="single" w:sz="4" w:space="0" w:color="000000"/>
              <w:bottom w:val="single" w:sz="4" w:space="0" w:color="000000"/>
              <w:right w:val="single" w:sz="4" w:space="0" w:color="000000"/>
            </w:tcBorders>
            <w:tcMar>
              <w:top w:w="40" w:type="dxa"/>
              <w:left w:w="20" w:type="dxa"/>
              <w:bottom w:w="40" w:type="dxa"/>
              <w:right w:w="20" w:type="dxa"/>
            </w:tcMar>
          </w:tcPr>
          <w:p w14:paraId="668FE22A" w14:textId="77777777" w:rsidR="003D271F" w:rsidRDefault="00406DFC">
            <w:pPr>
              <w:spacing w:after="0" w:line="240" w:lineRule="auto"/>
            </w:pPr>
            <w:r>
              <w:rPr>
                <w:rFonts w:ascii="Times New Roman" w:hAnsi="Times New Roman"/>
                <w:color w:val="000000"/>
                <w:sz w:val="20"/>
              </w:rPr>
              <w:t>Название точки приема</w:t>
            </w:r>
          </w:p>
        </w:tc>
        <w:tc>
          <w:tcPr>
            <w:tcW w:w="2460" w:type="dxa"/>
            <w:tcBorders>
              <w:bottom w:val="single" w:sz="4" w:space="0" w:color="000000"/>
              <w:right w:val="single" w:sz="4" w:space="0" w:color="000000"/>
            </w:tcBorders>
            <w:tcMar>
              <w:top w:w="40" w:type="dxa"/>
              <w:left w:w="20" w:type="dxa"/>
              <w:bottom w:w="40" w:type="dxa"/>
              <w:right w:w="20" w:type="dxa"/>
            </w:tcMar>
          </w:tcPr>
          <w:p w14:paraId="38E46456" w14:textId="77777777" w:rsidR="003D271F" w:rsidRDefault="00406DFC">
            <w:pPr>
              <w:spacing w:after="0" w:line="240" w:lineRule="auto"/>
            </w:pPr>
            <w:r>
              <w:rPr>
                <w:rFonts w:ascii="Times New Roman" w:hAnsi="Times New Roman"/>
                <w:color w:val="000000"/>
                <w:sz w:val="20"/>
              </w:rPr>
              <w:t>СУБО Наличные: Синхронизация статуса: ответ</w:t>
            </w:r>
          </w:p>
        </w:tc>
        <w:tc>
          <w:tcPr>
            <w:tcW w:w="2987" w:type="dxa"/>
            <w:tcBorders>
              <w:bottom w:val="single" w:sz="4" w:space="0" w:color="000000"/>
              <w:right w:val="single" w:sz="4" w:space="0" w:color="000000"/>
            </w:tcBorders>
            <w:tcMar>
              <w:top w:w="40" w:type="dxa"/>
              <w:left w:w="20" w:type="dxa"/>
              <w:bottom w:w="40" w:type="dxa"/>
              <w:right w:w="20" w:type="dxa"/>
            </w:tcMar>
            <w:cellIns w:id="577" w:author="Yulia A. Trifonova" w:date="2021-08-09T23:51:00Z"/>
          </w:tcPr>
          <w:p w14:paraId="2CEA137B" w14:textId="77777777" w:rsidR="003D271F" w:rsidRDefault="00406DFC">
            <w:pPr>
              <w:spacing w:after="0" w:line="240" w:lineRule="auto"/>
            </w:pPr>
            <w:ins w:id="578" w:author="Yulia A. Trifonova" w:date="2021-08-09T23:51:00Z">
              <w:r>
                <w:rPr>
                  <w:rFonts w:ascii="Times New Roman" w:hAnsi="Times New Roman"/>
                  <w:color w:val="000000"/>
                  <w:sz w:val="20"/>
                </w:rPr>
                <w:t>СУБО Наличные: Синхронизация статуса: ответ (SSL)</w:t>
              </w:r>
            </w:ins>
          </w:p>
        </w:tc>
      </w:tr>
      <w:tr w:rsidR="000941B2" w14:paraId="71869FA6" w14:textId="77777777" w:rsidTr="000941B2">
        <w:tblPrEx>
          <w:tblCellMar>
            <w:top w:w="0" w:type="dxa"/>
            <w:bottom w:w="0" w:type="dxa"/>
          </w:tblCellMar>
        </w:tblPrEx>
        <w:tc>
          <w:tcPr>
            <w:tcW w:w="3338" w:type="dxa"/>
            <w:tcBorders>
              <w:left w:val="single" w:sz="4" w:space="0" w:color="000000"/>
              <w:bottom w:val="single" w:sz="4" w:space="0" w:color="000000"/>
              <w:right w:val="single" w:sz="4" w:space="0" w:color="000000"/>
            </w:tcBorders>
            <w:tcMar>
              <w:top w:w="40" w:type="dxa"/>
              <w:left w:w="20" w:type="dxa"/>
              <w:bottom w:w="40" w:type="dxa"/>
              <w:right w:w="20" w:type="dxa"/>
            </w:tcMar>
          </w:tcPr>
          <w:p w14:paraId="58B0B3DD" w14:textId="77777777" w:rsidR="003D271F" w:rsidRDefault="00406DFC">
            <w:pPr>
              <w:spacing w:after="0" w:line="240" w:lineRule="auto"/>
            </w:pPr>
            <w:r>
              <w:rPr>
                <w:rFonts w:ascii="Times New Roman" w:hAnsi="Times New Roman"/>
                <w:color w:val="000000"/>
                <w:sz w:val="20"/>
              </w:rPr>
              <w:t>Код канала</w:t>
            </w:r>
          </w:p>
        </w:tc>
        <w:tc>
          <w:tcPr>
            <w:tcW w:w="5447" w:type="dxa"/>
            <w:gridSpan w:val="2"/>
            <w:tcBorders>
              <w:bottom w:val="single" w:sz="4" w:space="0" w:color="000000"/>
              <w:right w:val="single" w:sz="4" w:space="0" w:color="000000"/>
            </w:tcBorders>
            <w:tcMar>
              <w:top w:w="40" w:type="dxa"/>
              <w:left w:w="20" w:type="dxa"/>
              <w:bottom w:w="40" w:type="dxa"/>
            </w:tcMar>
          </w:tcPr>
          <w:p w14:paraId="0DF0FF81" w14:textId="77777777" w:rsidR="003D271F" w:rsidRDefault="00406DFC">
            <w:pPr>
              <w:spacing w:after="0" w:line="240" w:lineRule="auto"/>
            </w:pPr>
            <w:r>
              <w:rPr>
                <w:rFonts w:ascii="Times New Roman" w:hAnsi="Times New Roman"/>
                <w:color w:val="000000"/>
                <w:sz w:val="20"/>
              </w:rPr>
              <w:t>1 (MQ)</w:t>
            </w:r>
          </w:p>
        </w:tc>
      </w:tr>
      <w:tr w:rsidR="000941B2" w:rsidRPr="000941B2" w14:paraId="0DE46C6A" w14:textId="77777777" w:rsidTr="000941B2">
        <w:tblPrEx>
          <w:tblCellMar>
            <w:top w:w="0" w:type="dxa"/>
            <w:bottom w:w="0" w:type="dxa"/>
          </w:tblCellMar>
        </w:tblPrEx>
        <w:tc>
          <w:tcPr>
            <w:tcW w:w="3338" w:type="dxa"/>
            <w:tcBorders>
              <w:left w:val="single" w:sz="4" w:space="0" w:color="000000"/>
              <w:bottom w:val="single" w:sz="4" w:space="0" w:color="000000"/>
              <w:right w:val="single" w:sz="4" w:space="0" w:color="000000"/>
            </w:tcBorders>
            <w:tcMar>
              <w:top w:w="40" w:type="dxa"/>
              <w:left w:w="20" w:type="dxa"/>
              <w:bottom w:w="40" w:type="dxa"/>
              <w:right w:w="20" w:type="dxa"/>
            </w:tcMar>
          </w:tcPr>
          <w:p w14:paraId="54A78E74" w14:textId="77777777" w:rsidR="003D271F" w:rsidRDefault="00406DFC">
            <w:pPr>
              <w:spacing w:after="0" w:line="240" w:lineRule="auto"/>
            </w:pPr>
            <w:r>
              <w:rPr>
                <w:rFonts w:ascii="Times New Roman" w:hAnsi="Times New Roman"/>
                <w:color w:val="000000"/>
                <w:sz w:val="20"/>
              </w:rPr>
              <w:t>Внешний ID точки приёма</w:t>
            </w:r>
          </w:p>
        </w:tc>
        <w:tc>
          <w:tcPr>
            <w:tcW w:w="5447" w:type="dxa"/>
            <w:gridSpan w:val="2"/>
            <w:tcBorders>
              <w:bottom w:val="single" w:sz="4" w:space="0" w:color="000000"/>
              <w:right w:val="single" w:sz="4" w:space="0" w:color="000000"/>
            </w:tcBorders>
            <w:tcMar>
              <w:top w:w="40" w:type="dxa"/>
              <w:left w:w="20" w:type="dxa"/>
              <w:bottom w:w="40" w:type="dxa"/>
            </w:tcMar>
          </w:tcPr>
          <w:p w14:paraId="3B10C864" w14:textId="77777777" w:rsidR="003D271F" w:rsidRPr="000941B2" w:rsidRDefault="00406DFC">
            <w:pPr>
              <w:spacing w:after="0" w:line="240" w:lineRule="auto"/>
              <w:rPr>
                <w:lang w:val="en-US"/>
              </w:rPr>
            </w:pPr>
            <w:r w:rsidRPr="000941B2">
              <w:rPr>
                <w:rFonts w:ascii="Times New Roman" w:hAnsi="Times New Roman"/>
                <w:color w:val="000000"/>
                <w:sz w:val="20"/>
                <w:lang w:val="en-US"/>
              </w:rPr>
              <w:t>CONP.SPECTR.SYNCOP.RES.Q</w:t>
            </w:r>
          </w:p>
        </w:tc>
      </w:tr>
      <w:tr w:rsidR="000941B2" w14:paraId="12000A63" w14:textId="77777777" w:rsidTr="000941B2">
        <w:tblPrEx>
          <w:tblCellMar>
            <w:top w:w="0" w:type="dxa"/>
            <w:bottom w:w="0" w:type="dxa"/>
          </w:tblCellMar>
        </w:tblPrEx>
        <w:tc>
          <w:tcPr>
            <w:tcW w:w="3338" w:type="dxa"/>
            <w:tcBorders>
              <w:left w:val="single" w:sz="4" w:space="0" w:color="000000"/>
              <w:bottom w:val="single" w:sz="4" w:space="0" w:color="000000"/>
              <w:right w:val="single" w:sz="4" w:space="0" w:color="000000"/>
            </w:tcBorders>
            <w:tcMar>
              <w:top w:w="40" w:type="dxa"/>
              <w:left w:w="20" w:type="dxa"/>
              <w:bottom w:w="40" w:type="dxa"/>
              <w:right w:w="20" w:type="dxa"/>
            </w:tcMar>
          </w:tcPr>
          <w:p w14:paraId="0F1FC7F2" w14:textId="77777777" w:rsidR="003D271F" w:rsidRDefault="00406DFC">
            <w:pPr>
              <w:spacing w:after="0" w:line="240" w:lineRule="auto"/>
            </w:pPr>
            <w:r>
              <w:rPr>
                <w:rFonts w:ascii="Times New Roman" w:hAnsi="Times New Roman"/>
                <w:color w:val="000000"/>
                <w:sz w:val="20"/>
              </w:rPr>
              <w:t>Адрес точки приема</w:t>
            </w:r>
          </w:p>
        </w:tc>
        <w:tc>
          <w:tcPr>
            <w:tcW w:w="5447" w:type="dxa"/>
            <w:gridSpan w:val="2"/>
            <w:tcBorders>
              <w:bottom w:val="single" w:sz="4" w:space="0" w:color="000000"/>
              <w:right w:val="single" w:sz="4" w:space="0" w:color="000000"/>
            </w:tcBorders>
            <w:tcMar>
              <w:top w:w="40" w:type="dxa"/>
              <w:left w:w="20" w:type="dxa"/>
              <w:bottom w:w="40" w:type="dxa"/>
            </w:tcMar>
          </w:tcPr>
          <w:p w14:paraId="5146538C" w14:textId="1F128251" w:rsidR="003D271F" w:rsidRDefault="00406DFC">
            <w:pPr>
              <w:spacing w:after="0" w:line="240" w:lineRule="auto"/>
            </w:pPr>
            <w:r>
              <w:rPr>
                <w:rFonts w:ascii="Times New Roman" w:hAnsi="Times New Roman"/>
                <w:color w:val="000000"/>
                <w:sz w:val="20"/>
              </w:rPr>
              <w:t>$PAR(IBMMQ_HOST):</w:t>
            </w:r>
            <w:del w:id="579" w:author="Yulia A. Trifonova" w:date="2021-08-09T23:51:00Z">
              <w:r w:rsidR="00CE5630">
                <w:rPr>
                  <w:rFonts w:ascii="Times New Roman" w:hAnsi="Times New Roman"/>
                  <w:color w:val="000000"/>
                  <w:sz w:val="20"/>
                </w:rPr>
                <w:delText>1415</w:delText>
              </w:r>
            </w:del>
            <w:ins w:id="580" w:author="Yulia A. Trifonova" w:date="2021-08-09T23:51:00Z">
              <w:r>
                <w:rPr>
                  <w:rFonts w:ascii="Times New Roman" w:hAnsi="Times New Roman"/>
                  <w:color w:val="000000"/>
                  <w:sz w:val="20"/>
                </w:rPr>
                <w:t>1414</w:t>
              </w:r>
            </w:ins>
          </w:p>
        </w:tc>
      </w:tr>
      <w:tr w:rsidR="000941B2" w14:paraId="0BC765D8" w14:textId="77777777" w:rsidTr="000941B2">
        <w:tblPrEx>
          <w:tblCellMar>
            <w:top w:w="0" w:type="dxa"/>
            <w:bottom w:w="0" w:type="dxa"/>
          </w:tblCellMar>
        </w:tblPrEx>
        <w:tc>
          <w:tcPr>
            <w:tcW w:w="3338" w:type="dxa"/>
            <w:tcBorders>
              <w:left w:val="single" w:sz="4" w:space="0" w:color="000000"/>
              <w:bottom w:val="single" w:sz="4" w:space="0" w:color="000000"/>
              <w:right w:val="single" w:sz="4" w:space="0" w:color="000000"/>
            </w:tcBorders>
            <w:tcMar>
              <w:top w:w="40" w:type="dxa"/>
              <w:left w:w="20" w:type="dxa"/>
              <w:bottom w:w="40" w:type="dxa"/>
              <w:right w:w="20" w:type="dxa"/>
            </w:tcMar>
          </w:tcPr>
          <w:p w14:paraId="269B3A5A" w14:textId="77777777" w:rsidR="003D271F" w:rsidRDefault="00406DFC">
            <w:pPr>
              <w:spacing w:after="0" w:line="240" w:lineRule="auto"/>
            </w:pPr>
            <w:r>
              <w:rPr>
                <w:rFonts w:ascii="Times New Roman" w:hAnsi="Times New Roman"/>
                <w:color w:val="000000"/>
                <w:sz w:val="20"/>
              </w:rPr>
              <w:t>Имя класса обработчика</w:t>
            </w:r>
          </w:p>
        </w:tc>
        <w:tc>
          <w:tcPr>
            <w:tcW w:w="5447" w:type="dxa"/>
            <w:gridSpan w:val="2"/>
            <w:tcBorders>
              <w:bottom w:val="single" w:sz="4" w:space="0" w:color="000000"/>
              <w:right w:val="single" w:sz="4" w:space="0" w:color="000000"/>
            </w:tcBorders>
            <w:tcMar>
              <w:top w:w="40" w:type="dxa"/>
              <w:left w:w="20" w:type="dxa"/>
              <w:bottom w:w="40" w:type="dxa"/>
            </w:tcMar>
          </w:tcPr>
          <w:p w14:paraId="2C1A65FD" w14:textId="77777777" w:rsidR="003D271F" w:rsidRDefault="00406DFC">
            <w:pPr>
              <w:spacing w:after="0" w:line="240" w:lineRule="auto"/>
            </w:pPr>
            <w:r>
              <w:rPr>
                <w:rFonts w:ascii="Times New Roman" w:hAnsi="Times New Roman"/>
                <w:color w:val="000000"/>
                <w:sz w:val="20"/>
              </w:rPr>
              <w:t>spectrum.link.IbmMqConnector</w:t>
            </w:r>
          </w:p>
        </w:tc>
      </w:tr>
      <w:tr w:rsidR="000941B2" w14:paraId="0E362B27" w14:textId="77777777" w:rsidTr="000941B2">
        <w:tblPrEx>
          <w:tblCellMar>
            <w:top w:w="0" w:type="dxa"/>
            <w:bottom w:w="0" w:type="dxa"/>
          </w:tblCellMar>
        </w:tblPrEx>
        <w:tc>
          <w:tcPr>
            <w:tcW w:w="3338" w:type="dxa"/>
            <w:tcBorders>
              <w:left w:val="single" w:sz="4" w:space="0" w:color="000000"/>
              <w:bottom w:val="single" w:sz="4" w:space="0" w:color="000000"/>
              <w:right w:val="single" w:sz="4" w:space="0" w:color="000000"/>
            </w:tcBorders>
            <w:tcMar>
              <w:top w:w="40" w:type="dxa"/>
              <w:left w:w="20" w:type="dxa"/>
              <w:bottom w:w="40" w:type="dxa"/>
              <w:right w:w="20" w:type="dxa"/>
            </w:tcMar>
          </w:tcPr>
          <w:p w14:paraId="7B9AB528" w14:textId="77777777" w:rsidR="003D271F" w:rsidRDefault="00406DFC">
            <w:pPr>
              <w:spacing w:after="0" w:line="240" w:lineRule="auto"/>
            </w:pPr>
            <w:r>
              <w:rPr>
                <w:rFonts w:ascii="Times New Roman" w:hAnsi="Times New Roman"/>
                <w:color w:val="000000"/>
                <w:sz w:val="20"/>
              </w:rPr>
              <w:t>Пароль пользователя для подключения</w:t>
            </w:r>
          </w:p>
        </w:tc>
        <w:tc>
          <w:tcPr>
            <w:tcW w:w="5447" w:type="dxa"/>
            <w:gridSpan w:val="2"/>
            <w:tcBorders>
              <w:bottom w:val="single" w:sz="4" w:space="0" w:color="000000"/>
              <w:right w:val="single" w:sz="4" w:space="0" w:color="000000"/>
            </w:tcBorders>
            <w:tcMar>
              <w:top w:w="40" w:type="dxa"/>
              <w:left w:w="20" w:type="dxa"/>
              <w:bottom w:w="40" w:type="dxa"/>
            </w:tcMar>
          </w:tcPr>
          <w:p w14:paraId="7924A761" w14:textId="77777777" w:rsidR="003D271F" w:rsidRDefault="00406DFC">
            <w:pPr>
              <w:spacing w:after="0" w:line="240" w:lineRule="auto"/>
            </w:pPr>
            <w:r>
              <w:rPr>
                <w:rFonts w:ascii="Times New Roman" w:hAnsi="Times New Roman"/>
                <w:color w:val="000000"/>
                <w:sz w:val="20"/>
              </w:rPr>
              <w:t>$PAR(IBMMQ_PASSWORD)</w:t>
            </w:r>
          </w:p>
        </w:tc>
      </w:tr>
      <w:tr w:rsidR="000941B2" w14:paraId="50A71A8E" w14:textId="77777777" w:rsidTr="000941B2">
        <w:tblPrEx>
          <w:tblCellMar>
            <w:top w:w="0" w:type="dxa"/>
            <w:bottom w:w="0" w:type="dxa"/>
          </w:tblCellMar>
        </w:tblPrEx>
        <w:tc>
          <w:tcPr>
            <w:tcW w:w="3338" w:type="dxa"/>
            <w:tcBorders>
              <w:left w:val="single" w:sz="4" w:space="0" w:color="000000"/>
              <w:bottom w:val="single" w:sz="4" w:space="0" w:color="000000"/>
              <w:right w:val="single" w:sz="4" w:space="0" w:color="000000"/>
            </w:tcBorders>
            <w:tcMar>
              <w:top w:w="40" w:type="dxa"/>
              <w:left w:w="20" w:type="dxa"/>
              <w:bottom w:w="40" w:type="dxa"/>
              <w:right w:w="20" w:type="dxa"/>
            </w:tcMar>
          </w:tcPr>
          <w:p w14:paraId="4F2234D5" w14:textId="77777777" w:rsidR="003D271F" w:rsidRDefault="00406DFC">
            <w:pPr>
              <w:spacing w:after="0" w:line="240" w:lineRule="auto"/>
            </w:pPr>
            <w:r>
              <w:rPr>
                <w:rFonts w:ascii="Times New Roman" w:hAnsi="Times New Roman"/>
                <w:color w:val="000000"/>
                <w:sz w:val="20"/>
              </w:rPr>
              <w:t>Логин пользователя для подключения</w:t>
            </w:r>
          </w:p>
        </w:tc>
        <w:tc>
          <w:tcPr>
            <w:tcW w:w="5447" w:type="dxa"/>
            <w:gridSpan w:val="2"/>
            <w:tcBorders>
              <w:bottom w:val="single" w:sz="4" w:space="0" w:color="000000"/>
              <w:right w:val="single" w:sz="4" w:space="0" w:color="000000"/>
            </w:tcBorders>
            <w:tcMar>
              <w:top w:w="40" w:type="dxa"/>
              <w:left w:w="20" w:type="dxa"/>
              <w:bottom w:w="40" w:type="dxa"/>
            </w:tcMar>
          </w:tcPr>
          <w:p w14:paraId="6E51BC06" w14:textId="77777777" w:rsidR="003D271F" w:rsidRDefault="00406DFC">
            <w:pPr>
              <w:spacing w:after="0" w:line="240" w:lineRule="auto"/>
            </w:pPr>
            <w:r>
              <w:rPr>
                <w:rFonts w:ascii="Times New Roman" w:hAnsi="Times New Roman"/>
                <w:color w:val="000000"/>
                <w:sz w:val="20"/>
              </w:rPr>
              <w:t>$PAR(IBMMQ_USERID)</w:t>
            </w:r>
          </w:p>
        </w:tc>
      </w:tr>
      <w:tr w:rsidR="003D271F" w14:paraId="32DAA792" w14:textId="77777777">
        <w:tblPrEx>
          <w:tblCellMar>
            <w:top w:w="0" w:type="dxa"/>
            <w:bottom w:w="0" w:type="dxa"/>
          </w:tblCellMar>
        </w:tblPrEx>
        <w:tc>
          <w:tcPr>
            <w:tcW w:w="3338" w:type="dxa"/>
            <w:tcBorders>
              <w:left w:val="single" w:sz="4" w:space="0" w:color="000000"/>
              <w:bottom w:val="single" w:sz="4" w:space="0" w:color="000000"/>
              <w:right w:val="single" w:sz="4" w:space="0" w:color="000000"/>
            </w:tcBorders>
            <w:tcMar>
              <w:top w:w="40" w:type="dxa"/>
              <w:left w:w="20" w:type="dxa"/>
              <w:bottom w:w="40" w:type="dxa"/>
              <w:right w:w="20" w:type="dxa"/>
            </w:tcMar>
          </w:tcPr>
          <w:p w14:paraId="35B2947A" w14:textId="77777777" w:rsidR="003D271F" w:rsidRDefault="00406DFC">
            <w:pPr>
              <w:spacing w:after="0" w:line="240" w:lineRule="auto"/>
            </w:pPr>
            <w:r>
              <w:rPr>
                <w:rFonts w:ascii="Times New Roman" w:hAnsi="Times New Roman"/>
                <w:color w:val="000000"/>
                <w:sz w:val="20"/>
              </w:rPr>
              <w:t>ID соединения</w:t>
            </w:r>
          </w:p>
        </w:tc>
        <w:tc>
          <w:tcPr>
            <w:tcW w:w="2460" w:type="dxa"/>
            <w:tcBorders>
              <w:bottom w:val="single" w:sz="4" w:space="0" w:color="000000"/>
              <w:right w:val="single" w:sz="4" w:space="0" w:color="000000"/>
            </w:tcBorders>
            <w:tcMar>
              <w:top w:w="40" w:type="dxa"/>
              <w:left w:w="20" w:type="dxa"/>
              <w:bottom w:w="40" w:type="dxa"/>
              <w:right w:w="20" w:type="dxa"/>
            </w:tcMar>
            <w:cellIns w:id="581" w:author="Yulia A. Trifonova" w:date="2021-08-09T23:51:00Z"/>
          </w:tcPr>
          <w:p w14:paraId="1EF6CC76" w14:textId="77777777" w:rsidR="003D271F" w:rsidRDefault="00406DFC">
            <w:pPr>
              <w:spacing w:after="0" w:line="240" w:lineRule="auto"/>
            </w:pPr>
            <w:ins w:id="582" w:author="Yulia A. Trifonova" w:date="2021-08-09T23:51:00Z">
              <w:r>
                <w:rPr>
                  <w:rFonts w:ascii="Times New Roman" w:hAnsi="Times New Roman"/>
                  <w:color w:val="000000"/>
                  <w:sz w:val="20"/>
                </w:rPr>
                <w:t>SPECT.SVRCONN</w:t>
              </w:r>
              <w:r>
                <w:rPr>
                  <w:rFonts w:ascii="Times New Roman" w:hAnsi="Times New Roman"/>
                  <w:color w:val="000000"/>
                  <w:sz w:val="15"/>
                  <w:vertAlign w:val="superscript"/>
                </w:rPr>
                <w:t>a</w:t>
              </w:r>
            </w:ins>
          </w:p>
        </w:tc>
        <w:tc>
          <w:tcPr>
            <w:tcW w:w="2987" w:type="dxa"/>
            <w:tcBorders>
              <w:bottom w:val="single" w:sz="4" w:space="0" w:color="000000"/>
              <w:right w:val="single" w:sz="4" w:space="0" w:color="000000"/>
            </w:tcBorders>
            <w:tcMar>
              <w:top w:w="40" w:type="dxa"/>
              <w:left w:w="20" w:type="dxa"/>
              <w:bottom w:w="40" w:type="dxa"/>
              <w:right w:w="20" w:type="dxa"/>
            </w:tcMar>
          </w:tcPr>
          <w:p w14:paraId="7D0E90EC" w14:textId="241E274F" w:rsidR="003D271F" w:rsidRDefault="00406DFC">
            <w:pPr>
              <w:spacing w:after="0" w:line="240" w:lineRule="auto"/>
            </w:pPr>
            <w:r>
              <w:rPr>
                <w:rFonts w:ascii="Times New Roman" w:hAnsi="Times New Roman"/>
                <w:color w:val="000000"/>
                <w:sz w:val="20"/>
              </w:rPr>
              <w:t>SPECT</w:t>
            </w:r>
            <w:ins w:id="583" w:author="Yulia A. Trifonova" w:date="2021-08-09T23:51:00Z">
              <w:r>
                <w:rPr>
                  <w:rFonts w:ascii="Times New Roman" w:hAnsi="Times New Roman"/>
                  <w:color w:val="000000"/>
                  <w:sz w:val="20"/>
                </w:rPr>
                <w:t>_TLS</w:t>
              </w:r>
            </w:ins>
            <w:r>
              <w:rPr>
                <w:rFonts w:ascii="Times New Roman" w:hAnsi="Times New Roman"/>
                <w:color w:val="000000"/>
                <w:sz w:val="20"/>
              </w:rPr>
              <w:t>.SVRCONN</w:t>
            </w:r>
            <w:del w:id="584" w:author="Yulia A. Trifonova" w:date="2021-08-09T23:51:00Z">
              <w:r w:rsidR="00CE5630">
                <w:rPr>
                  <w:rFonts w:ascii="Times New Roman" w:hAnsi="Times New Roman"/>
                  <w:color w:val="000000"/>
                  <w:sz w:val="20"/>
                </w:rPr>
                <w:delText>???</w:delText>
              </w:r>
              <w:r w:rsidR="00CE5630">
                <w:rPr>
                  <w:rFonts w:ascii="Times New Roman" w:hAnsi="Times New Roman"/>
                  <w:color w:val="000000"/>
                  <w:sz w:val="15"/>
                  <w:vertAlign w:val="superscript"/>
                </w:rPr>
                <w:delText>a</w:delText>
              </w:r>
            </w:del>
          </w:p>
        </w:tc>
      </w:tr>
      <w:tr w:rsidR="000941B2" w14:paraId="0D5C53D6" w14:textId="77777777" w:rsidTr="000941B2">
        <w:tblPrEx>
          <w:tblCellMar>
            <w:top w:w="0" w:type="dxa"/>
            <w:bottom w:w="0" w:type="dxa"/>
          </w:tblCellMar>
        </w:tblPrEx>
        <w:tc>
          <w:tcPr>
            <w:tcW w:w="3338" w:type="dxa"/>
            <w:tcBorders>
              <w:left w:val="single" w:sz="4" w:space="0" w:color="000000"/>
              <w:bottom w:val="single" w:sz="4" w:space="0" w:color="000000"/>
              <w:right w:val="single" w:sz="4" w:space="0" w:color="000000"/>
            </w:tcBorders>
            <w:tcMar>
              <w:top w:w="40" w:type="dxa"/>
              <w:left w:w="20" w:type="dxa"/>
              <w:bottom w:w="40" w:type="dxa"/>
              <w:right w:w="20" w:type="dxa"/>
            </w:tcMar>
          </w:tcPr>
          <w:p w14:paraId="095B4D01" w14:textId="77777777" w:rsidR="003D271F" w:rsidRDefault="00406DFC">
            <w:pPr>
              <w:spacing w:after="0" w:line="240" w:lineRule="auto"/>
            </w:pPr>
            <w:r>
              <w:rPr>
                <w:rFonts w:ascii="Times New Roman" w:hAnsi="Times New Roman"/>
                <w:color w:val="000000"/>
                <w:sz w:val="20"/>
              </w:rPr>
              <w:t>Менеджер</w:t>
            </w:r>
          </w:p>
        </w:tc>
        <w:tc>
          <w:tcPr>
            <w:tcW w:w="5447" w:type="dxa"/>
            <w:gridSpan w:val="2"/>
            <w:tcBorders>
              <w:bottom w:val="single" w:sz="4" w:space="0" w:color="000000"/>
              <w:right w:val="single" w:sz="4" w:space="0" w:color="000000"/>
            </w:tcBorders>
            <w:tcMar>
              <w:top w:w="40" w:type="dxa"/>
              <w:left w:w="20" w:type="dxa"/>
              <w:bottom w:w="40" w:type="dxa"/>
            </w:tcMar>
          </w:tcPr>
          <w:p w14:paraId="0EA5E55A" w14:textId="77777777" w:rsidR="003D271F" w:rsidRDefault="00406DFC">
            <w:pPr>
              <w:spacing w:after="0" w:line="240" w:lineRule="auto"/>
            </w:pPr>
            <w:r>
              <w:rPr>
                <w:rFonts w:ascii="Times New Roman" w:hAnsi="Times New Roman"/>
                <w:color w:val="000000"/>
                <w:sz w:val="20"/>
              </w:rPr>
              <w:t>$PAR(IBMMQ_QUEUE_MANAGER)</w:t>
            </w:r>
          </w:p>
        </w:tc>
      </w:tr>
      <w:tr w:rsidR="003D271F" w14:paraId="738297F0" w14:textId="77777777">
        <w:tblPrEx>
          <w:tblCellMar>
            <w:top w:w="0" w:type="dxa"/>
            <w:bottom w:w="0" w:type="dxa"/>
          </w:tblCellMar>
        </w:tblPrEx>
        <w:trPr>
          <w:ins w:id="585" w:author="Yulia A. Trifonova" w:date="2021-08-09T23:51:00Z"/>
        </w:trPr>
        <w:tc>
          <w:tcPr>
            <w:tcW w:w="3338" w:type="dxa"/>
            <w:tcBorders>
              <w:left w:val="single" w:sz="4" w:space="0" w:color="000000"/>
              <w:bottom w:val="single" w:sz="4" w:space="0" w:color="000000"/>
              <w:right w:val="single" w:sz="4" w:space="0" w:color="000000"/>
            </w:tcBorders>
            <w:tcMar>
              <w:top w:w="40" w:type="dxa"/>
              <w:left w:w="20" w:type="dxa"/>
              <w:bottom w:w="40" w:type="dxa"/>
              <w:right w:w="20" w:type="dxa"/>
            </w:tcMar>
          </w:tcPr>
          <w:p w14:paraId="2A08FDAE" w14:textId="77777777" w:rsidR="003D271F" w:rsidRDefault="00406DFC">
            <w:pPr>
              <w:spacing w:after="0" w:line="240" w:lineRule="auto"/>
              <w:rPr>
                <w:ins w:id="586" w:author="Yulia A. Trifonova" w:date="2021-08-09T23:51:00Z"/>
              </w:rPr>
            </w:pPr>
            <w:ins w:id="587" w:author="Yulia A. Trifonova" w:date="2021-08-09T23:51:00Z">
              <w:r>
                <w:rPr>
                  <w:rFonts w:ascii="Times New Roman" w:hAnsi="Times New Roman"/>
                  <w:color w:val="000000"/>
                  <w:sz w:val="20"/>
                </w:rPr>
                <w:t>Путь к сертификату</w:t>
              </w:r>
            </w:ins>
          </w:p>
        </w:tc>
        <w:tc>
          <w:tcPr>
            <w:tcW w:w="2460" w:type="dxa"/>
            <w:tcBorders>
              <w:bottom w:val="single" w:sz="4" w:space="0" w:color="000000"/>
              <w:right w:val="single" w:sz="4" w:space="0" w:color="000000"/>
            </w:tcBorders>
            <w:tcMar>
              <w:top w:w="40" w:type="dxa"/>
              <w:left w:w="20" w:type="dxa"/>
              <w:bottom w:w="40" w:type="dxa"/>
              <w:right w:w="20" w:type="dxa"/>
            </w:tcMar>
          </w:tcPr>
          <w:p w14:paraId="35F8B3E2" w14:textId="77777777" w:rsidR="003D271F" w:rsidRDefault="00406DFC">
            <w:pPr>
              <w:spacing w:after="0" w:line="240" w:lineRule="auto"/>
              <w:rPr>
                <w:ins w:id="588" w:author="Yulia A. Trifonova" w:date="2021-08-09T23:51:00Z"/>
              </w:rPr>
            </w:pPr>
            <w:ins w:id="589" w:author="Yulia A. Trifonova" w:date="2021-08-09T23:51:00Z">
              <w:r>
                <w:rPr>
                  <w:rFonts w:ascii="Times New Roman" w:hAnsi="Times New Roman"/>
                  <w:color w:val="000000"/>
                  <w:sz w:val="20"/>
                </w:rPr>
                <w:t> </w:t>
              </w:r>
            </w:ins>
          </w:p>
        </w:tc>
        <w:tc>
          <w:tcPr>
            <w:tcW w:w="2987" w:type="dxa"/>
            <w:tcBorders>
              <w:bottom w:val="single" w:sz="4" w:space="0" w:color="000000"/>
              <w:right w:val="single" w:sz="4" w:space="0" w:color="000000"/>
            </w:tcBorders>
            <w:tcMar>
              <w:top w:w="40" w:type="dxa"/>
              <w:left w:w="20" w:type="dxa"/>
              <w:bottom w:w="40" w:type="dxa"/>
              <w:right w:w="20" w:type="dxa"/>
            </w:tcMar>
          </w:tcPr>
          <w:p w14:paraId="2119BD5F" w14:textId="77777777" w:rsidR="003D271F" w:rsidRDefault="00406DFC">
            <w:pPr>
              <w:spacing w:after="0" w:line="240" w:lineRule="auto"/>
              <w:rPr>
                <w:ins w:id="590" w:author="Yulia A. Trifonova" w:date="2021-08-09T23:51:00Z"/>
              </w:rPr>
            </w:pPr>
            <w:ins w:id="591" w:author="Yulia A. Trifonova" w:date="2021-08-09T23:51:00Z">
              <w:r>
                <w:rPr>
                  <w:rFonts w:ascii="Times New Roman" w:hAnsi="Times New Roman"/>
                  <w:color w:val="000000"/>
                  <w:sz w:val="20"/>
                </w:rPr>
                <w:t>$PAR(KEYSTORE)</w:t>
              </w:r>
            </w:ins>
          </w:p>
        </w:tc>
      </w:tr>
      <w:tr w:rsidR="003D271F" w14:paraId="72D818F4" w14:textId="77777777">
        <w:tblPrEx>
          <w:tblCellMar>
            <w:top w:w="0" w:type="dxa"/>
            <w:bottom w:w="0" w:type="dxa"/>
          </w:tblCellMar>
        </w:tblPrEx>
        <w:trPr>
          <w:ins w:id="592" w:author="Yulia A. Trifonova" w:date="2021-08-09T23:51:00Z"/>
        </w:trPr>
        <w:tc>
          <w:tcPr>
            <w:tcW w:w="3338" w:type="dxa"/>
            <w:tcBorders>
              <w:left w:val="single" w:sz="4" w:space="0" w:color="000000"/>
              <w:bottom w:val="single" w:sz="4" w:space="0" w:color="000000"/>
              <w:right w:val="single" w:sz="4" w:space="0" w:color="000000"/>
            </w:tcBorders>
            <w:tcMar>
              <w:top w:w="40" w:type="dxa"/>
              <w:left w:w="20" w:type="dxa"/>
              <w:bottom w:w="40" w:type="dxa"/>
              <w:right w:w="20" w:type="dxa"/>
            </w:tcMar>
          </w:tcPr>
          <w:p w14:paraId="740BB564" w14:textId="77777777" w:rsidR="003D271F" w:rsidRDefault="00406DFC">
            <w:pPr>
              <w:spacing w:after="0" w:line="240" w:lineRule="auto"/>
              <w:rPr>
                <w:ins w:id="593" w:author="Yulia A. Trifonova" w:date="2021-08-09T23:51:00Z"/>
              </w:rPr>
            </w:pPr>
            <w:ins w:id="594" w:author="Yulia A. Trifonova" w:date="2021-08-09T23:51:00Z">
              <w:r>
                <w:rPr>
                  <w:rFonts w:ascii="Times New Roman" w:hAnsi="Times New Roman"/>
                  <w:color w:val="000000"/>
                  <w:sz w:val="20"/>
                </w:rPr>
                <w:t>Тип сертификата</w:t>
              </w:r>
            </w:ins>
          </w:p>
        </w:tc>
        <w:tc>
          <w:tcPr>
            <w:tcW w:w="2460" w:type="dxa"/>
            <w:tcBorders>
              <w:bottom w:val="single" w:sz="4" w:space="0" w:color="000000"/>
              <w:right w:val="single" w:sz="4" w:space="0" w:color="000000"/>
            </w:tcBorders>
            <w:tcMar>
              <w:top w:w="40" w:type="dxa"/>
              <w:left w:w="20" w:type="dxa"/>
              <w:bottom w:w="40" w:type="dxa"/>
              <w:right w:w="20" w:type="dxa"/>
            </w:tcMar>
          </w:tcPr>
          <w:p w14:paraId="003AAA0E" w14:textId="77777777" w:rsidR="003D271F" w:rsidRDefault="00406DFC">
            <w:pPr>
              <w:spacing w:after="0" w:line="240" w:lineRule="auto"/>
              <w:rPr>
                <w:ins w:id="595" w:author="Yulia A. Trifonova" w:date="2021-08-09T23:51:00Z"/>
              </w:rPr>
            </w:pPr>
            <w:ins w:id="596" w:author="Yulia A. Trifonova" w:date="2021-08-09T23:51:00Z">
              <w:r>
                <w:rPr>
                  <w:rFonts w:ascii="Times New Roman" w:hAnsi="Times New Roman"/>
                  <w:color w:val="000000"/>
                  <w:sz w:val="20"/>
                </w:rPr>
                <w:t> </w:t>
              </w:r>
            </w:ins>
          </w:p>
        </w:tc>
        <w:tc>
          <w:tcPr>
            <w:tcW w:w="2987" w:type="dxa"/>
            <w:tcBorders>
              <w:bottom w:val="single" w:sz="4" w:space="0" w:color="000000"/>
              <w:right w:val="single" w:sz="4" w:space="0" w:color="000000"/>
            </w:tcBorders>
            <w:tcMar>
              <w:top w:w="40" w:type="dxa"/>
              <w:left w:w="20" w:type="dxa"/>
              <w:bottom w:w="40" w:type="dxa"/>
              <w:right w:w="20" w:type="dxa"/>
            </w:tcMar>
          </w:tcPr>
          <w:p w14:paraId="659A7DC7" w14:textId="77777777" w:rsidR="003D271F" w:rsidRDefault="00406DFC">
            <w:pPr>
              <w:spacing w:after="0" w:line="240" w:lineRule="auto"/>
              <w:rPr>
                <w:ins w:id="597" w:author="Yulia A. Trifonova" w:date="2021-08-09T23:51:00Z"/>
              </w:rPr>
            </w:pPr>
            <w:ins w:id="598" w:author="Yulia A. Trifonova" w:date="2021-08-09T23:51:00Z">
              <w:r>
                <w:rPr>
                  <w:rFonts w:ascii="Times New Roman" w:hAnsi="Times New Roman"/>
                  <w:color w:val="000000"/>
                  <w:sz w:val="20"/>
                </w:rPr>
                <w:t>$PAR(KEYSTORE_TYPE)</w:t>
              </w:r>
            </w:ins>
          </w:p>
        </w:tc>
      </w:tr>
      <w:tr w:rsidR="003D271F" w14:paraId="720BB618" w14:textId="77777777">
        <w:tblPrEx>
          <w:tblCellMar>
            <w:top w:w="0" w:type="dxa"/>
            <w:bottom w:w="0" w:type="dxa"/>
          </w:tblCellMar>
        </w:tblPrEx>
        <w:trPr>
          <w:ins w:id="599" w:author="Yulia A. Trifonova" w:date="2021-08-09T23:51:00Z"/>
        </w:trPr>
        <w:tc>
          <w:tcPr>
            <w:tcW w:w="3338" w:type="dxa"/>
            <w:tcBorders>
              <w:left w:val="single" w:sz="4" w:space="0" w:color="000000"/>
              <w:bottom w:val="single" w:sz="4" w:space="0" w:color="000000"/>
              <w:right w:val="single" w:sz="4" w:space="0" w:color="000000"/>
            </w:tcBorders>
            <w:tcMar>
              <w:top w:w="40" w:type="dxa"/>
              <w:left w:w="20" w:type="dxa"/>
              <w:bottom w:w="40" w:type="dxa"/>
              <w:right w:w="20" w:type="dxa"/>
            </w:tcMar>
          </w:tcPr>
          <w:p w14:paraId="674232D0" w14:textId="77777777" w:rsidR="003D271F" w:rsidRDefault="00406DFC">
            <w:pPr>
              <w:spacing w:after="0" w:line="240" w:lineRule="auto"/>
              <w:rPr>
                <w:ins w:id="600" w:author="Yulia A. Trifonova" w:date="2021-08-09T23:51:00Z"/>
              </w:rPr>
            </w:pPr>
            <w:ins w:id="601" w:author="Yulia A. Trifonova" w:date="2021-08-09T23:51:00Z">
              <w:r>
                <w:rPr>
                  <w:rFonts w:ascii="Times New Roman" w:hAnsi="Times New Roman"/>
                  <w:color w:val="000000"/>
                  <w:sz w:val="20"/>
                </w:rPr>
                <w:t>Пароль к сертификату</w:t>
              </w:r>
            </w:ins>
          </w:p>
        </w:tc>
        <w:tc>
          <w:tcPr>
            <w:tcW w:w="2460" w:type="dxa"/>
            <w:tcBorders>
              <w:bottom w:val="single" w:sz="4" w:space="0" w:color="000000"/>
              <w:right w:val="single" w:sz="4" w:space="0" w:color="000000"/>
            </w:tcBorders>
            <w:tcMar>
              <w:top w:w="40" w:type="dxa"/>
              <w:left w:w="20" w:type="dxa"/>
              <w:bottom w:w="40" w:type="dxa"/>
              <w:right w:w="20" w:type="dxa"/>
            </w:tcMar>
          </w:tcPr>
          <w:p w14:paraId="71A43E3C" w14:textId="77777777" w:rsidR="003D271F" w:rsidRDefault="00406DFC">
            <w:pPr>
              <w:spacing w:after="0" w:line="240" w:lineRule="auto"/>
              <w:rPr>
                <w:ins w:id="602" w:author="Yulia A. Trifonova" w:date="2021-08-09T23:51:00Z"/>
              </w:rPr>
            </w:pPr>
            <w:ins w:id="603" w:author="Yulia A. Trifonova" w:date="2021-08-09T23:51:00Z">
              <w:r>
                <w:rPr>
                  <w:rFonts w:ascii="Times New Roman" w:hAnsi="Times New Roman"/>
                  <w:color w:val="000000"/>
                  <w:sz w:val="20"/>
                </w:rPr>
                <w:t> </w:t>
              </w:r>
            </w:ins>
          </w:p>
        </w:tc>
        <w:tc>
          <w:tcPr>
            <w:tcW w:w="2987" w:type="dxa"/>
            <w:tcBorders>
              <w:bottom w:val="single" w:sz="4" w:space="0" w:color="000000"/>
              <w:right w:val="single" w:sz="4" w:space="0" w:color="000000"/>
            </w:tcBorders>
            <w:tcMar>
              <w:top w:w="40" w:type="dxa"/>
              <w:left w:w="20" w:type="dxa"/>
              <w:bottom w:w="40" w:type="dxa"/>
              <w:right w:w="20" w:type="dxa"/>
            </w:tcMar>
          </w:tcPr>
          <w:p w14:paraId="44F47A7C" w14:textId="77777777" w:rsidR="003D271F" w:rsidRDefault="00406DFC">
            <w:pPr>
              <w:spacing w:after="0" w:line="240" w:lineRule="auto"/>
              <w:rPr>
                <w:ins w:id="604" w:author="Yulia A. Trifonova" w:date="2021-08-09T23:51:00Z"/>
              </w:rPr>
            </w:pPr>
            <w:ins w:id="605" w:author="Yulia A. Trifonova" w:date="2021-08-09T23:51:00Z">
              <w:r>
                <w:rPr>
                  <w:rFonts w:ascii="Times New Roman" w:hAnsi="Times New Roman"/>
                  <w:color w:val="000000"/>
                  <w:sz w:val="20"/>
                </w:rPr>
                <w:t>$PAR(KEYSTORE_PWD)</w:t>
              </w:r>
            </w:ins>
          </w:p>
        </w:tc>
      </w:tr>
      <w:tr w:rsidR="003D271F" w14:paraId="6E7BCBAA" w14:textId="77777777">
        <w:tblPrEx>
          <w:tblCellMar>
            <w:top w:w="0" w:type="dxa"/>
            <w:bottom w:w="0" w:type="dxa"/>
          </w:tblCellMar>
        </w:tblPrEx>
        <w:trPr>
          <w:ins w:id="606" w:author="Yulia A. Trifonova" w:date="2021-08-09T23:51:00Z"/>
        </w:trPr>
        <w:tc>
          <w:tcPr>
            <w:tcW w:w="3338" w:type="dxa"/>
            <w:tcBorders>
              <w:left w:val="single" w:sz="4" w:space="0" w:color="000000"/>
              <w:bottom w:val="single" w:sz="4" w:space="0" w:color="000000"/>
              <w:right w:val="single" w:sz="4" w:space="0" w:color="000000"/>
            </w:tcBorders>
            <w:tcMar>
              <w:top w:w="40" w:type="dxa"/>
              <w:left w:w="20" w:type="dxa"/>
              <w:bottom w:w="40" w:type="dxa"/>
              <w:right w:w="20" w:type="dxa"/>
            </w:tcMar>
          </w:tcPr>
          <w:p w14:paraId="4655A8C2" w14:textId="77777777" w:rsidR="003D271F" w:rsidRDefault="00406DFC">
            <w:pPr>
              <w:spacing w:after="0" w:line="240" w:lineRule="auto"/>
              <w:rPr>
                <w:ins w:id="607" w:author="Yulia A. Trifonova" w:date="2021-08-09T23:51:00Z"/>
              </w:rPr>
            </w:pPr>
            <w:ins w:id="608" w:author="Yulia A. Trifonova" w:date="2021-08-09T23:51:00Z">
              <w:r>
                <w:rPr>
                  <w:rFonts w:ascii="Times New Roman" w:hAnsi="Times New Roman"/>
                  <w:color w:val="000000"/>
                  <w:sz w:val="20"/>
                </w:rPr>
                <w:t>Путь к хранилищу доверенных зон</w:t>
              </w:r>
            </w:ins>
          </w:p>
        </w:tc>
        <w:tc>
          <w:tcPr>
            <w:tcW w:w="2460" w:type="dxa"/>
            <w:tcBorders>
              <w:bottom w:val="single" w:sz="4" w:space="0" w:color="000000"/>
              <w:right w:val="single" w:sz="4" w:space="0" w:color="000000"/>
            </w:tcBorders>
            <w:tcMar>
              <w:top w:w="40" w:type="dxa"/>
              <w:left w:w="20" w:type="dxa"/>
              <w:bottom w:w="40" w:type="dxa"/>
              <w:right w:w="20" w:type="dxa"/>
            </w:tcMar>
          </w:tcPr>
          <w:p w14:paraId="5F3805FF" w14:textId="77777777" w:rsidR="003D271F" w:rsidRDefault="00406DFC">
            <w:pPr>
              <w:spacing w:after="0" w:line="240" w:lineRule="auto"/>
              <w:rPr>
                <w:ins w:id="609" w:author="Yulia A. Trifonova" w:date="2021-08-09T23:51:00Z"/>
              </w:rPr>
            </w:pPr>
            <w:ins w:id="610" w:author="Yulia A. Trifonova" w:date="2021-08-09T23:51:00Z">
              <w:r>
                <w:rPr>
                  <w:rFonts w:ascii="Times New Roman" w:hAnsi="Times New Roman"/>
                  <w:color w:val="000000"/>
                  <w:sz w:val="20"/>
                </w:rPr>
                <w:t> </w:t>
              </w:r>
            </w:ins>
          </w:p>
        </w:tc>
        <w:tc>
          <w:tcPr>
            <w:tcW w:w="2987" w:type="dxa"/>
            <w:tcBorders>
              <w:bottom w:val="single" w:sz="4" w:space="0" w:color="000000"/>
              <w:right w:val="single" w:sz="4" w:space="0" w:color="000000"/>
            </w:tcBorders>
            <w:tcMar>
              <w:top w:w="40" w:type="dxa"/>
              <w:left w:w="20" w:type="dxa"/>
              <w:bottom w:w="40" w:type="dxa"/>
              <w:right w:w="20" w:type="dxa"/>
            </w:tcMar>
          </w:tcPr>
          <w:p w14:paraId="034AFA95" w14:textId="77777777" w:rsidR="003D271F" w:rsidRDefault="00406DFC">
            <w:pPr>
              <w:spacing w:after="0" w:line="240" w:lineRule="auto"/>
              <w:rPr>
                <w:ins w:id="611" w:author="Yulia A. Trifonova" w:date="2021-08-09T23:51:00Z"/>
              </w:rPr>
            </w:pPr>
            <w:ins w:id="612" w:author="Yulia A. Trifonova" w:date="2021-08-09T23:51:00Z">
              <w:r>
                <w:rPr>
                  <w:rFonts w:ascii="Times New Roman" w:hAnsi="Times New Roman"/>
                  <w:color w:val="000000"/>
                  <w:sz w:val="20"/>
                </w:rPr>
                <w:t>$PAR(TRUSTSTORE)</w:t>
              </w:r>
            </w:ins>
          </w:p>
        </w:tc>
      </w:tr>
      <w:tr w:rsidR="003D271F" w14:paraId="0CB93EEF" w14:textId="77777777">
        <w:tblPrEx>
          <w:tblCellMar>
            <w:top w:w="0" w:type="dxa"/>
            <w:bottom w:w="0" w:type="dxa"/>
          </w:tblCellMar>
        </w:tblPrEx>
        <w:trPr>
          <w:ins w:id="613" w:author="Yulia A. Trifonova" w:date="2021-08-09T23:51:00Z"/>
        </w:trPr>
        <w:tc>
          <w:tcPr>
            <w:tcW w:w="3338" w:type="dxa"/>
            <w:tcBorders>
              <w:left w:val="single" w:sz="4" w:space="0" w:color="000000"/>
              <w:bottom w:val="single" w:sz="4" w:space="0" w:color="000000"/>
              <w:right w:val="single" w:sz="4" w:space="0" w:color="000000"/>
            </w:tcBorders>
            <w:tcMar>
              <w:top w:w="40" w:type="dxa"/>
              <w:left w:w="20" w:type="dxa"/>
              <w:bottom w:w="40" w:type="dxa"/>
              <w:right w:w="20" w:type="dxa"/>
            </w:tcMar>
          </w:tcPr>
          <w:p w14:paraId="1E41390A" w14:textId="77777777" w:rsidR="003D271F" w:rsidRDefault="00406DFC">
            <w:pPr>
              <w:spacing w:after="0" w:line="240" w:lineRule="auto"/>
              <w:rPr>
                <w:ins w:id="614" w:author="Yulia A. Trifonova" w:date="2021-08-09T23:51:00Z"/>
              </w:rPr>
            </w:pPr>
            <w:ins w:id="615" w:author="Yulia A. Trifonova" w:date="2021-08-09T23:51:00Z">
              <w:r>
                <w:rPr>
                  <w:rFonts w:ascii="Times New Roman" w:hAnsi="Times New Roman"/>
                  <w:color w:val="000000"/>
                  <w:sz w:val="20"/>
                </w:rPr>
                <w:t>Пароль к хранилищу доверенных зон</w:t>
              </w:r>
            </w:ins>
          </w:p>
        </w:tc>
        <w:tc>
          <w:tcPr>
            <w:tcW w:w="2460" w:type="dxa"/>
            <w:tcBorders>
              <w:bottom w:val="single" w:sz="4" w:space="0" w:color="000000"/>
              <w:right w:val="single" w:sz="4" w:space="0" w:color="000000"/>
            </w:tcBorders>
            <w:tcMar>
              <w:top w:w="40" w:type="dxa"/>
              <w:left w:w="20" w:type="dxa"/>
              <w:bottom w:w="40" w:type="dxa"/>
              <w:right w:w="20" w:type="dxa"/>
            </w:tcMar>
          </w:tcPr>
          <w:p w14:paraId="4735FDFD" w14:textId="77777777" w:rsidR="003D271F" w:rsidRDefault="00406DFC">
            <w:pPr>
              <w:spacing w:after="0" w:line="240" w:lineRule="auto"/>
              <w:rPr>
                <w:ins w:id="616" w:author="Yulia A. Trifonova" w:date="2021-08-09T23:51:00Z"/>
              </w:rPr>
            </w:pPr>
            <w:ins w:id="617" w:author="Yulia A. Trifonova" w:date="2021-08-09T23:51:00Z">
              <w:r>
                <w:rPr>
                  <w:rFonts w:ascii="Times New Roman" w:hAnsi="Times New Roman"/>
                  <w:color w:val="000000"/>
                  <w:sz w:val="20"/>
                </w:rPr>
                <w:t> </w:t>
              </w:r>
            </w:ins>
          </w:p>
        </w:tc>
        <w:tc>
          <w:tcPr>
            <w:tcW w:w="2987" w:type="dxa"/>
            <w:tcBorders>
              <w:bottom w:val="single" w:sz="4" w:space="0" w:color="000000"/>
              <w:right w:val="single" w:sz="4" w:space="0" w:color="000000"/>
            </w:tcBorders>
            <w:tcMar>
              <w:top w:w="40" w:type="dxa"/>
              <w:left w:w="20" w:type="dxa"/>
              <w:bottom w:w="40" w:type="dxa"/>
              <w:right w:w="20" w:type="dxa"/>
            </w:tcMar>
          </w:tcPr>
          <w:p w14:paraId="7D5DA614" w14:textId="77777777" w:rsidR="003D271F" w:rsidRDefault="00406DFC">
            <w:pPr>
              <w:spacing w:after="0" w:line="240" w:lineRule="auto"/>
              <w:rPr>
                <w:ins w:id="618" w:author="Yulia A. Trifonova" w:date="2021-08-09T23:51:00Z"/>
              </w:rPr>
            </w:pPr>
            <w:ins w:id="619" w:author="Yulia A. Trifonova" w:date="2021-08-09T23:51:00Z">
              <w:r>
                <w:rPr>
                  <w:rFonts w:ascii="Times New Roman" w:hAnsi="Times New Roman"/>
                  <w:color w:val="000000"/>
                  <w:sz w:val="20"/>
                </w:rPr>
                <w:t>$PAR(TRUSTSTORE_PWD)</w:t>
              </w:r>
            </w:ins>
          </w:p>
        </w:tc>
      </w:tr>
    </w:tbl>
    <w:p w14:paraId="39B01F6E" w14:textId="77777777" w:rsidR="003D271F" w:rsidRDefault="00406DFC">
      <w:pPr>
        <w:spacing w:before="40" w:after="0" w:line="240" w:lineRule="auto"/>
        <w:ind w:left="240"/>
      </w:pPr>
      <w:r>
        <w:rPr>
          <w:rFonts w:ascii="Times New Roman" w:hAnsi="Times New Roman"/>
          <w:color w:val="000000"/>
          <w:sz w:val="12"/>
          <w:vertAlign w:val="superscript"/>
        </w:rPr>
        <w:t>a</w:t>
      </w:r>
      <w:r>
        <w:rPr>
          <w:rFonts w:ascii="Times New Roman" w:hAnsi="Times New Roman"/>
          <w:color w:val="000000"/>
          <w:sz w:val="16"/>
        </w:rPr>
        <w:t>Для K3: K3.SPECT.SVRCONN</w:t>
      </w:r>
    </w:p>
    <w:p w14:paraId="34B2992D" w14:textId="77777777" w:rsidR="003D271F" w:rsidRDefault="00406DFC">
      <w:pPr>
        <w:spacing w:before="160" w:after="0" w:line="240" w:lineRule="auto"/>
        <w:ind w:left="240"/>
      </w:pPr>
      <w:r>
        <w:rPr>
          <w:rFonts w:ascii="Times New Roman" w:hAnsi="Times New Roman"/>
          <w:color w:val="000000"/>
          <w:sz w:val="16"/>
        </w:rPr>
        <w:t>Для K4: K4.SPECT.SVRCONN</w:t>
      </w:r>
    </w:p>
    <w:p w14:paraId="42AB217F" w14:textId="77777777" w:rsidR="003D271F" w:rsidRDefault="00406DFC">
      <w:pPr>
        <w:spacing w:before="200" w:after="0" w:line="240" w:lineRule="auto"/>
      </w:pPr>
      <w:r>
        <w:rPr>
          <w:rFonts w:ascii="Times New Roman" w:hAnsi="Times New Roman"/>
          <w:color w:val="000000"/>
          <w:sz w:val="20"/>
        </w:rPr>
        <w:t>Сценарий операции осуществляет вызов сервиса синхронизации статуса в СУБО с 2 повторами через 10 секунд.</w:t>
      </w:r>
    </w:p>
    <w:p w14:paraId="3A30F049" w14:textId="77777777" w:rsidR="003D271F" w:rsidRDefault="00406DFC">
      <w:pPr>
        <w:spacing w:before="200" w:after="0" w:line="240" w:lineRule="auto"/>
      </w:pPr>
      <w:r>
        <w:rPr>
          <w:rFonts w:ascii="Times New Roman" w:hAnsi="Times New Roman"/>
          <w:color w:val="000000"/>
          <w:sz w:val="20"/>
        </w:rPr>
        <w:t xml:space="preserve">При внедрении доработки необходимо администраторам настроить данные точки вручную (см. </w:t>
      </w:r>
      <w:hyperlink w:anchor="checkList">
        <w:r>
          <w:rPr>
            <w:rFonts w:ascii="Times New Roman" w:hAnsi="Times New Roman"/>
            <w:color w:val="000000"/>
            <w:sz w:val="20"/>
          </w:rPr>
          <w:t>Раздел </w:t>
        </w:r>
        <w:r>
          <w:rPr>
            <w:rFonts w:ascii="Times New Roman" w:hAnsi="Times New Roman"/>
            <w:color w:val="000000"/>
            <w:sz w:val="20"/>
          </w:rPr>
          <w:t>4.6.4.1, «Требования к внедрению»</w:t>
        </w:r>
      </w:hyperlink>
      <w:r>
        <w:rPr>
          <w:rFonts w:ascii="Times New Roman" w:hAnsi="Times New Roman"/>
          <w:color w:val="000000"/>
          <w:sz w:val="20"/>
        </w:rPr>
        <w:t>).</w:t>
      </w:r>
    </w:p>
    <w:p w14:paraId="027EF09F" w14:textId="77777777" w:rsidR="003D271F" w:rsidRDefault="00406DFC">
      <w:pPr>
        <w:spacing w:before="200" w:after="0" w:line="240" w:lineRule="auto"/>
        <w:ind w:left="360" w:right="360"/>
      </w:pPr>
      <w:bookmarkStart w:id="620" w:name="d5e933"/>
      <w:bookmarkStart w:id="621" w:name="d5e779"/>
      <w:r>
        <w:rPr>
          <w:rFonts w:ascii="Times New Roman" w:hAnsi="Times New Roman"/>
          <w:b/>
          <w:color w:val="000000"/>
          <w:sz w:val="28"/>
        </w:rPr>
        <w:t>Примечание</w:t>
      </w:r>
    </w:p>
    <w:bookmarkEnd w:id="620"/>
    <w:bookmarkEnd w:id="621"/>
    <w:p w14:paraId="5AE1BDE8" w14:textId="77777777" w:rsidR="003D271F" w:rsidRDefault="00406DFC">
      <w:pPr>
        <w:spacing w:before="200" w:after="0" w:line="240" w:lineRule="auto"/>
        <w:ind w:left="360" w:right="360"/>
      </w:pPr>
      <w:r>
        <w:rPr>
          <w:rFonts w:ascii="Times New Roman" w:hAnsi="Times New Roman"/>
          <w:color w:val="000000"/>
          <w:sz w:val="20"/>
        </w:rPr>
        <w:t>Для применения нового значения точки приема необходимо перегрузить сервер приложения.</w:t>
      </w:r>
    </w:p>
    <w:p w14:paraId="213F4554" w14:textId="33D6B8EC" w:rsidR="003D271F" w:rsidRDefault="00406DFC">
      <w:pPr>
        <w:spacing w:before="200" w:after="0" w:line="240" w:lineRule="auto"/>
      </w:pPr>
      <w:r>
        <w:rPr>
          <w:rFonts w:ascii="Times New Roman" w:hAnsi="Times New Roman"/>
          <w:color w:val="000000"/>
          <w:sz w:val="20"/>
        </w:rPr>
        <w:t xml:space="preserve">Параметры подключения к IBM MQ настраиваются в отдельной форме (см. </w:t>
      </w:r>
      <w:del w:id="622" w:author="Yulia A. Trifonova" w:date="2021-08-09T23:51:00Z">
        <w:r>
          <w:fldChar w:fldCharType="begin"/>
        </w:r>
        <w:r>
          <w:delInstrText xml:space="preserve"> HYPERLINK \l "Requirement_pattern" \h </w:delInstrText>
        </w:r>
        <w:r>
          <w:fldChar w:fldCharType="separate"/>
        </w:r>
        <w:r w:rsidR="00CE5630">
          <w:rPr>
            <w:rFonts w:ascii="Times New Roman" w:hAnsi="Times New Roman"/>
            <w:color w:val="000000"/>
            <w:sz w:val="20"/>
          </w:rPr>
          <w:delText>Раздел 4.3.2.3.4, «Справочно: настройка параметров соединения через форму "Параметры IBM MQ"»</w:delText>
        </w:r>
        <w:r>
          <w:rPr>
            <w:rFonts w:ascii="Times New Roman" w:hAnsi="Times New Roman"/>
            <w:color w:val="000000"/>
            <w:sz w:val="20"/>
          </w:rPr>
          <w:fldChar w:fldCharType="end"/>
        </w:r>
      </w:del>
      <w:ins w:id="623" w:author="Yulia A. Trifonova" w:date="2021-08-09T23:51:00Z">
        <w:r>
          <w:fldChar w:fldCharType="begin"/>
        </w:r>
        <w:r>
          <w:instrText xml:space="preserve"> HYPERLINK \l "Requirement_pattern" \h </w:instrText>
        </w:r>
        <w:r>
          <w:fldChar w:fldCharType="separate"/>
        </w:r>
        <w:r>
          <w:rPr>
            <w:rFonts w:ascii="Times New Roman" w:hAnsi="Times New Roman"/>
            <w:color w:val="000000"/>
            <w:sz w:val="20"/>
          </w:rPr>
          <w:t>Раздел 4.3.2.</w:t>
        </w:r>
        <w:r>
          <w:rPr>
            <w:rFonts w:ascii="Times New Roman" w:hAnsi="Times New Roman"/>
            <w:color w:val="000000"/>
            <w:sz w:val="20"/>
          </w:rPr>
          <w:t>3.4, «Справочно: настройка параметров соединения через форму "Параметры IBM MQ"»</w:t>
        </w:r>
        <w:r>
          <w:rPr>
            <w:rFonts w:ascii="Times New Roman" w:hAnsi="Times New Roman"/>
            <w:color w:val="000000"/>
            <w:sz w:val="20"/>
          </w:rPr>
          <w:fldChar w:fldCharType="end"/>
        </w:r>
        <w:r>
          <w:rPr>
            <w:rFonts w:ascii="Times New Roman" w:hAnsi="Times New Roman"/>
            <w:color w:val="000000"/>
            <w:sz w:val="20"/>
          </w:rPr>
          <w:t xml:space="preserve">), как и параметры хранилища сертификатов (см. </w:t>
        </w:r>
        <w:r>
          <w:fldChar w:fldCharType="begin"/>
        </w:r>
        <w:r>
          <w:instrText xml:space="preserve"> HYPERLINK \l "settings_role_function_param" \h </w:instrText>
        </w:r>
        <w:r>
          <w:fldChar w:fldCharType="separate"/>
        </w:r>
        <w:r>
          <w:rPr>
            <w:rFonts w:ascii="Times New Roman" w:hAnsi="Times New Roman"/>
            <w:color w:val="000000"/>
            <w:sz w:val="20"/>
          </w:rPr>
          <w:t>Раздел 4.3.2.3.15, «Настройка ролей для формы "Настройка хранилища сертификато</w:t>
        </w:r>
        <w:r>
          <w:rPr>
            <w:rFonts w:ascii="Times New Roman" w:hAnsi="Times New Roman"/>
            <w:color w:val="000000"/>
            <w:sz w:val="20"/>
          </w:rPr>
          <w:t>в"»</w:t>
        </w:r>
        <w:r>
          <w:rPr>
            <w:rFonts w:ascii="Times New Roman" w:hAnsi="Times New Roman"/>
            <w:color w:val="000000"/>
            <w:sz w:val="20"/>
          </w:rPr>
          <w:fldChar w:fldCharType="end"/>
        </w:r>
      </w:ins>
      <w:r>
        <w:rPr>
          <w:rFonts w:ascii="Times New Roman" w:hAnsi="Times New Roman"/>
          <w:color w:val="000000"/>
          <w:sz w:val="20"/>
        </w:rPr>
        <w:t>).</w:t>
      </w:r>
    </w:p>
    <w:p w14:paraId="13535C0B" w14:textId="77777777" w:rsidR="003D271F" w:rsidRDefault="00406DFC">
      <w:pPr>
        <w:spacing w:before="200" w:after="0" w:line="240" w:lineRule="auto"/>
      </w:pPr>
      <w:bookmarkStart w:id="624" w:name="settings_operationGroup"/>
      <w:r>
        <w:rPr>
          <w:rFonts w:ascii="Arial" w:hAnsi="Arial"/>
          <w:b/>
          <w:color w:val="000000"/>
          <w:sz w:val="20"/>
        </w:rPr>
        <w:t>4.3.2.3.6. Настройка групп операций</w:t>
      </w:r>
    </w:p>
    <w:bookmarkEnd w:id="624"/>
    <w:p w14:paraId="7FFED222" w14:textId="77777777" w:rsidR="003D271F" w:rsidRDefault="00406DFC">
      <w:pPr>
        <w:spacing w:before="200" w:after="0" w:line="240" w:lineRule="auto"/>
      </w:pPr>
      <w:r>
        <w:rPr>
          <w:rFonts w:ascii="Times New Roman" w:hAnsi="Times New Roman"/>
          <w:color w:val="000000"/>
          <w:sz w:val="20"/>
        </w:rPr>
        <w:t xml:space="preserve">Необходимо добавить новую </w:t>
      </w:r>
      <w:r>
        <w:rPr>
          <w:rFonts w:ascii="Times New Roman" w:hAnsi="Times New Roman"/>
          <w:i/>
          <w:color w:val="000000"/>
          <w:sz w:val="20"/>
        </w:rPr>
        <w:t>Операцию снятия наличных, импортированная из СУБО</w:t>
      </w:r>
      <w:r>
        <w:rPr>
          <w:rFonts w:ascii="Times New Roman" w:hAnsi="Times New Roman"/>
          <w:color w:val="000000"/>
          <w:sz w:val="20"/>
        </w:rPr>
        <w:t xml:space="preserve"> в следующие группы:</w:t>
      </w:r>
    </w:p>
    <w:p w14:paraId="6DD04EC5" w14:textId="77777777" w:rsidR="003D271F" w:rsidRDefault="00406DFC">
      <w:pPr>
        <w:numPr>
          <w:ilvl w:val="0"/>
          <w:numId w:val="23"/>
        </w:numPr>
        <w:tabs>
          <w:tab w:val="left" w:pos="240"/>
        </w:tabs>
        <w:spacing w:before="200" w:after="0" w:line="240" w:lineRule="auto"/>
        <w:ind w:left="240" w:hanging="40"/>
      </w:pPr>
      <w:bookmarkStart w:id="625" w:name="d5e943"/>
      <w:bookmarkStart w:id="626" w:name="d5e942"/>
      <w:bookmarkStart w:id="627" w:name="d5e788"/>
      <w:bookmarkStart w:id="628" w:name="d5e787"/>
      <w:r>
        <w:rPr>
          <w:rFonts w:ascii="Times New Roman" w:hAnsi="Times New Roman"/>
          <w:color w:val="000000"/>
          <w:sz w:val="20"/>
        </w:rPr>
        <w:t>Код -23. УРМ ЭксТКБ, 30222, пополнение ПК в БИС, наличные операции Profile</w:t>
      </w:r>
    </w:p>
    <w:bookmarkEnd w:id="625"/>
    <w:bookmarkEnd w:id="626"/>
    <w:bookmarkEnd w:id="627"/>
    <w:bookmarkEnd w:id="628"/>
    <w:p w14:paraId="6B6AD579" w14:textId="77777777" w:rsidR="003D271F" w:rsidRDefault="00406DFC">
      <w:pPr>
        <w:spacing w:before="200" w:after="0" w:line="240" w:lineRule="auto"/>
        <w:ind w:left="240"/>
      </w:pPr>
      <w:r>
        <w:rPr>
          <w:rFonts w:ascii="Times New Roman" w:hAnsi="Times New Roman"/>
          <w:i/>
          <w:color w:val="000000"/>
          <w:sz w:val="20"/>
        </w:rPr>
        <w:t>Операция снятия наличных, импортированная и</w:t>
      </w:r>
      <w:r>
        <w:rPr>
          <w:rFonts w:ascii="Times New Roman" w:hAnsi="Times New Roman"/>
          <w:i/>
          <w:color w:val="000000"/>
          <w:sz w:val="20"/>
        </w:rPr>
        <w:t>з СУБО</w:t>
      </w:r>
      <w:r>
        <w:rPr>
          <w:rFonts w:ascii="Times New Roman" w:hAnsi="Times New Roman"/>
          <w:color w:val="000000"/>
          <w:sz w:val="20"/>
        </w:rPr>
        <w:t xml:space="preserve"> попадает в одноименный аналитический отчет с названием, с наименованием соответствующим названию операции, доступный в пункте меню:</w:t>
      </w:r>
    </w:p>
    <w:p w14:paraId="7C8C712C" w14:textId="77777777" w:rsidR="003D271F" w:rsidRDefault="00406DFC">
      <w:pPr>
        <w:spacing w:before="200" w:after="0" w:line="240" w:lineRule="auto"/>
        <w:ind w:left="240"/>
      </w:pPr>
      <w:r>
        <w:rPr>
          <w:rFonts w:ascii="Times New Roman" w:hAnsi="Times New Roman"/>
          <w:b/>
          <w:color w:val="000000"/>
          <w:sz w:val="20"/>
        </w:rPr>
        <w:t>Сводные отчеты → Аналитические отчеты → Аналитическая выгрузка → УРМ ЭксТКБ, 30222, пополнение ПК в БИС, наличные опе</w:t>
      </w:r>
      <w:r>
        <w:rPr>
          <w:rFonts w:ascii="Times New Roman" w:hAnsi="Times New Roman"/>
          <w:b/>
          <w:color w:val="000000"/>
          <w:sz w:val="20"/>
        </w:rPr>
        <w:t>рации Profile</w:t>
      </w:r>
      <w:r>
        <w:rPr>
          <w:rFonts w:ascii="Times New Roman" w:hAnsi="Times New Roman"/>
          <w:color w:val="000000"/>
          <w:sz w:val="20"/>
        </w:rPr>
        <w:t xml:space="preserve"> (3061014)</w:t>
      </w:r>
    </w:p>
    <w:p w14:paraId="32DEACAE" w14:textId="77777777" w:rsidR="003D271F" w:rsidRDefault="00406DFC">
      <w:pPr>
        <w:spacing w:before="200" w:after="0" w:line="240" w:lineRule="auto"/>
        <w:ind w:left="240"/>
      </w:pPr>
      <w:r>
        <w:rPr>
          <w:rFonts w:ascii="Times New Roman" w:hAnsi="Times New Roman"/>
          <w:noProof/>
          <w:color w:val="000000"/>
          <w:sz w:val="20"/>
        </w:rPr>
        <w:drawing>
          <wp:inline distT="0" distB="0" distL="0" distR="0" wp14:anchorId="768DA011" wp14:editId="32429C0B">
            <wp:extent cx="5578800" cy="208466"/>
            <wp:effectExtent l="0" t="0" r="0" b="0"/>
            <wp:docPr id="13" name="Picture 8"/>
            <wp:cNvGraphicFramePr/>
            <a:graphic xmlns:a="http://schemas.openxmlformats.org/drawingml/2006/main">
              <a:graphicData uri="http://schemas.openxmlformats.org/drawingml/2006/picture">
                <pic:pic xmlns:pic="http://schemas.openxmlformats.org/drawingml/2006/picture">
                  <pic:nvPicPr>
                    <pic:cNvPr id="14" name="Picture 8"/>
                    <pic:cNvPicPr/>
                  </pic:nvPicPr>
                  <pic:blipFill>
                    <a:blip r:embed="rId13"/>
                    <a:srcRect/>
                    <a:stretch>
                      <a:fillRect/>
                    </a:stretch>
                  </pic:blipFill>
                  <pic:spPr>
                    <a:xfrm>
                      <a:off x="0" y="0"/>
                      <a:ext cx="5578800" cy="208466"/>
                    </a:xfrm>
                    <a:prstGeom prst="rect">
                      <a:avLst/>
                    </a:prstGeom>
                  </pic:spPr>
                </pic:pic>
              </a:graphicData>
            </a:graphic>
          </wp:inline>
        </w:drawing>
      </w:r>
    </w:p>
    <w:p w14:paraId="23936741" w14:textId="77777777" w:rsidR="003D271F" w:rsidRDefault="00406DFC">
      <w:pPr>
        <w:numPr>
          <w:ilvl w:val="0"/>
          <w:numId w:val="23"/>
        </w:numPr>
        <w:tabs>
          <w:tab w:val="left" w:pos="240"/>
        </w:tabs>
        <w:spacing w:before="200" w:after="0" w:line="240" w:lineRule="auto"/>
        <w:ind w:left="240" w:hanging="40"/>
      </w:pPr>
      <w:bookmarkStart w:id="629" w:name="d5e958"/>
      <w:bookmarkStart w:id="630" w:name="d5e803"/>
      <w:r>
        <w:rPr>
          <w:rFonts w:ascii="Times New Roman" w:hAnsi="Times New Roman"/>
          <w:color w:val="000000"/>
          <w:sz w:val="20"/>
        </w:rPr>
        <w:lastRenderedPageBreak/>
        <w:t>Код -10. Операции второго потока</w:t>
      </w:r>
    </w:p>
    <w:bookmarkEnd w:id="629"/>
    <w:bookmarkEnd w:id="630"/>
    <w:p w14:paraId="68ECEC7F" w14:textId="77777777" w:rsidR="003D271F" w:rsidRDefault="00406DFC">
      <w:pPr>
        <w:spacing w:before="200" w:after="0" w:line="240" w:lineRule="auto"/>
        <w:ind w:left="240"/>
      </w:pPr>
      <w:r>
        <w:rPr>
          <w:rFonts w:ascii="Times New Roman" w:hAnsi="Times New Roman"/>
          <w:i/>
          <w:color w:val="000000"/>
          <w:sz w:val="20"/>
        </w:rPr>
        <w:t>Операция снятия наличных, импортированная из СУБО</w:t>
      </w:r>
      <w:r>
        <w:rPr>
          <w:rFonts w:ascii="Times New Roman" w:hAnsi="Times New Roman"/>
          <w:color w:val="000000"/>
          <w:sz w:val="20"/>
        </w:rPr>
        <w:t xml:space="preserve"> попадает в файл второго потока при выгрузке в Агрегатор.</w:t>
      </w:r>
    </w:p>
    <w:p w14:paraId="6439B3B4" w14:textId="77777777" w:rsidR="003D271F" w:rsidRPr="000941B2" w:rsidRDefault="00406DFC">
      <w:pPr>
        <w:shd w:val="clear" w:color="auto" w:fill="E0E0E0"/>
        <w:spacing w:before="160" w:after="0" w:line="240" w:lineRule="auto"/>
        <w:ind w:left="240"/>
        <w:rPr>
          <w:lang w:val="en-US"/>
        </w:rPr>
      </w:pPr>
      <w:bookmarkStart w:id="631" w:name="d5e962"/>
      <w:bookmarkStart w:id="632" w:name="d5e807"/>
      <w:r w:rsidRPr="000941B2">
        <w:rPr>
          <w:rFonts w:ascii="Ubuntu Mono" w:hAnsi="Ubuntu Mono"/>
          <w:color w:val="000000"/>
          <w:sz w:val="16"/>
          <w:shd w:val="clear" w:color="auto" w:fill="E0E0E0"/>
          <w:lang w:val="en-US"/>
        </w:rPr>
        <w:t>#HDR SPGLPOST SP 23/06/2021 11:41:01 28/05/2021 2 SP 01/06/2021 12:59:42 23/06/2021 10:48:</w:t>
      </w:r>
      <w:r w:rsidRPr="000941B2">
        <w:rPr>
          <w:rFonts w:ascii="Ubuntu Mono" w:hAnsi="Ubuntu Mono"/>
          <w:color w:val="000000"/>
          <w:sz w:val="16"/>
          <w:shd w:val="clear" w:color="auto" w:fill="E0E0E0"/>
          <w:lang w:val="en-US"/>
        </w:rPr>
        <w:t xml:space="preserve">40                 X110116X X119625X    </w:t>
      </w:r>
      <w:r w:rsidRPr="000941B2">
        <w:rPr>
          <w:rFonts w:ascii="Ubuntu Mono" w:hAnsi="Ubuntu Mono"/>
          <w:color w:val="000000"/>
          <w:sz w:val="16"/>
          <w:shd w:val="clear" w:color="auto" w:fill="E0E0E0"/>
          <w:lang w:val="en-US"/>
        </w:rPr>
        <w:br/>
        <w:t xml:space="preserve">#DTL 711110-00 SUBO_OperJournalExtId 00000 N 20202840857000000002 USD 1000.00    USD 1000.00    5961543                  TTT     </w:t>
      </w:r>
      <w:r w:rsidRPr="000941B2">
        <w:rPr>
          <w:rFonts w:ascii="Ubuntu Mono" w:hAnsi="Ubuntu Mono"/>
          <w:color w:val="000000"/>
          <w:sz w:val="16"/>
          <w:shd w:val="clear" w:color="auto" w:fill="E0E0E0"/>
          <w:lang w:val="en-US"/>
        </w:rPr>
        <w:br/>
        <w:t>#FTR 1</w:t>
      </w:r>
    </w:p>
    <w:p w14:paraId="14AFEBFE" w14:textId="77777777" w:rsidR="003D271F" w:rsidRDefault="00406DFC">
      <w:pPr>
        <w:spacing w:before="200" w:after="0" w:line="240" w:lineRule="auto"/>
        <w:ind w:left="600" w:right="360"/>
      </w:pPr>
      <w:bookmarkStart w:id="633" w:name="d5e964"/>
      <w:bookmarkStart w:id="634" w:name="d5e809"/>
      <w:bookmarkEnd w:id="631"/>
      <w:bookmarkEnd w:id="632"/>
      <w:r>
        <w:rPr>
          <w:rFonts w:ascii="Times New Roman" w:hAnsi="Times New Roman"/>
          <w:b/>
          <w:color w:val="000000"/>
          <w:sz w:val="28"/>
        </w:rPr>
        <w:t>Примечание</w:t>
      </w:r>
    </w:p>
    <w:bookmarkEnd w:id="633"/>
    <w:bookmarkEnd w:id="634"/>
    <w:p w14:paraId="3BFD1C75" w14:textId="77777777" w:rsidR="003D271F" w:rsidRDefault="00406DFC">
      <w:pPr>
        <w:spacing w:before="200" w:after="0" w:line="240" w:lineRule="auto"/>
        <w:ind w:left="600" w:right="360"/>
      </w:pPr>
      <w:r>
        <w:rPr>
          <w:rFonts w:ascii="Times New Roman" w:hAnsi="Times New Roman"/>
          <w:color w:val="000000"/>
          <w:sz w:val="20"/>
        </w:rPr>
        <w:t xml:space="preserve">В данной выгрузке в первой реализации используется код КБО из настроек операции (см. </w:t>
      </w:r>
      <w:hyperlink w:anchor="settings_operation">
        <w:r>
          <w:rPr>
            <w:rFonts w:ascii="Times New Roman" w:hAnsi="Times New Roman"/>
            <w:color w:val="000000"/>
            <w:sz w:val="20"/>
          </w:rPr>
          <w:t>Раздел 4.3.2.3.1, «Настройка операций»</w:t>
        </w:r>
      </w:hyperlink>
      <w:r>
        <w:rPr>
          <w:rFonts w:ascii="Times New Roman" w:hAnsi="Times New Roman"/>
          <w:color w:val="000000"/>
          <w:sz w:val="20"/>
        </w:rPr>
        <w:t xml:space="preserve">), а не переданный из СУБО (см. </w:t>
      </w:r>
      <w:hyperlink w:anchor="method_createJS_request">
        <w:r>
          <w:rPr>
            <w:rFonts w:ascii="Times New Roman" w:hAnsi="Times New Roman"/>
            <w:color w:val="000000"/>
            <w:sz w:val="20"/>
          </w:rPr>
          <w:t>Раздел 4.3.2.4.4, «Разработка метода создания операции JournalService.create»</w:t>
        </w:r>
      </w:hyperlink>
      <w:r>
        <w:rPr>
          <w:rFonts w:ascii="Times New Roman" w:hAnsi="Times New Roman"/>
          <w:color w:val="000000"/>
          <w:sz w:val="20"/>
        </w:rPr>
        <w:t>).</w:t>
      </w:r>
    </w:p>
    <w:p w14:paraId="78397C48" w14:textId="77777777" w:rsidR="003D271F" w:rsidRDefault="00406DFC">
      <w:pPr>
        <w:numPr>
          <w:ilvl w:val="0"/>
          <w:numId w:val="23"/>
        </w:numPr>
        <w:tabs>
          <w:tab w:val="left" w:pos="240"/>
        </w:tabs>
        <w:spacing w:before="200" w:after="0" w:line="240" w:lineRule="auto"/>
        <w:ind w:left="240" w:hanging="40"/>
      </w:pPr>
      <w:bookmarkStart w:id="635" w:name="d5e968"/>
      <w:bookmarkStart w:id="636" w:name="d5e813"/>
      <w:r>
        <w:rPr>
          <w:rFonts w:ascii="Times New Roman" w:hAnsi="Times New Roman"/>
          <w:color w:val="000000"/>
          <w:sz w:val="20"/>
        </w:rPr>
        <w:t>Код -3. Операции, аннулирование которых запрещено</w:t>
      </w:r>
    </w:p>
    <w:bookmarkEnd w:id="635"/>
    <w:bookmarkEnd w:id="636"/>
    <w:p w14:paraId="5061D6CF" w14:textId="77777777" w:rsidR="003D271F" w:rsidRDefault="00406DFC">
      <w:pPr>
        <w:spacing w:before="200" w:after="0" w:line="240" w:lineRule="auto"/>
        <w:ind w:left="240"/>
      </w:pPr>
      <w:r>
        <w:rPr>
          <w:rFonts w:ascii="Times New Roman" w:hAnsi="Times New Roman"/>
          <w:i/>
          <w:color w:val="000000"/>
          <w:sz w:val="20"/>
        </w:rPr>
        <w:t>Операция снятия наличных, импортированная из СУБО</w:t>
      </w:r>
      <w:r>
        <w:rPr>
          <w:rFonts w:ascii="Times New Roman" w:hAnsi="Times New Roman"/>
          <w:color w:val="000000"/>
          <w:sz w:val="20"/>
        </w:rPr>
        <w:t xml:space="preserve"> недоступна для аннулирования через журнал операций (см. </w:t>
      </w:r>
      <w:hyperlink w:anchor="form_oj">
        <w:r>
          <w:rPr>
            <w:rFonts w:ascii="Times New Roman" w:hAnsi="Times New Roman"/>
            <w:color w:val="000000"/>
            <w:sz w:val="20"/>
          </w:rPr>
          <w:t>Раздел 4.3.2.1.2, «Доработка формы "Журнал операций"»</w:t>
        </w:r>
      </w:hyperlink>
      <w:r>
        <w:rPr>
          <w:rFonts w:ascii="Times New Roman" w:hAnsi="Times New Roman"/>
          <w:color w:val="000000"/>
          <w:sz w:val="20"/>
        </w:rPr>
        <w:t>).</w:t>
      </w:r>
    </w:p>
    <w:p w14:paraId="547A9864" w14:textId="77777777" w:rsidR="003D271F" w:rsidRDefault="00406DFC">
      <w:pPr>
        <w:numPr>
          <w:ilvl w:val="0"/>
          <w:numId w:val="23"/>
        </w:numPr>
        <w:tabs>
          <w:tab w:val="left" w:pos="240"/>
        </w:tabs>
        <w:spacing w:before="200" w:after="0" w:line="240" w:lineRule="auto"/>
        <w:ind w:left="240" w:hanging="40"/>
      </w:pPr>
      <w:bookmarkStart w:id="637" w:name="d5e973"/>
      <w:bookmarkStart w:id="638" w:name="d5e818"/>
      <w:r>
        <w:rPr>
          <w:rFonts w:ascii="Times New Roman" w:hAnsi="Times New Roman"/>
          <w:color w:val="000000"/>
          <w:sz w:val="20"/>
        </w:rPr>
        <w:t>Код 3. Операции, требующие дополнительного контроля</w:t>
      </w:r>
    </w:p>
    <w:bookmarkEnd w:id="637"/>
    <w:bookmarkEnd w:id="638"/>
    <w:p w14:paraId="7E352252" w14:textId="77777777" w:rsidR="003D271F" w:rsidRDefault="00406DFC">
      <w:pPr>
        <w:spacing w:before="200" w:after="0" w:line="240" w:lineRule="auto"/>
        <w:ind w:left="240"/>
      </w:pPr>
      <w:r>
        <w:rPr>
          <w:rFonts w:ascii="Times New Roman" w:hAnsi="Times New Roman"/>
          <w:color w:val="000000"/>
          <w:sz w:val="20"/>
        </w:rPr>
        <w:t>Операции, исполняемые в Спектрум по счетам Profile, требующие дополнительного контроля в случае, если сумма операции превышает установленн</w:t>
      </w:r>
      <w:r>
        <w:rPr>
          <w:rFonts w:ascii="Times New Roman" w:hAnsi="Times New Roman"/>
          <w:color w:val="000000"/>
          <w:sz w:val="20"/>
        </w:rPr>
        <w:t>ое пороговое значение (группа подразделений "Премиальная сеть" имеет значение лимита в 25 000 000, группа подразделений "Обычные ТП" имеет значение лимита в 5 000 000).</w:t>
      </w:r>
    </w:p>
    <w:p w14:paraId="57729681" w14:textId="77777777" w:rsidR="003D271F" w:rsidRDefault="00406DFC">
      <w:pPr>
        <w:numPr>
          <w:ilvl w:val="0"/>
          <w:numId w:val="23"/>
        </w:numPr>
        <w:tabs>
          <w:tab w:val="left" w:pos="240"/>
        </w:tabs>
        <w:spacing w:before="200" w:after="0" w:line="240" w:lineRule="auto"/>
        <w:ind w:left="240" w:hanging="40"/>
      </w:pPr>
      <w:bookmarkStart w:id="639" w:name="d5e976"/>
      <w:bookmarkStart w:id="640" w:name="d5e821"/>
      <w:r>
        <w:rPr>
          <w:rFonts w:ascii="Times New Roman" w:hAnsi="Times New Roman"/>
          <w:color w:val="000000"/>
          <w:sz w:val="20"/>
        </w:rPr>
        <w:t>Код 4. Операции по счетам/картам Profile</w:t>
      </w:r>
    </w:p>
    <w:bookmarkEnd w:id="639"/>
    <w:bookmarkEnd w:id="640"/>
    <w:p w14:paraId="6204B04C" w14:textId="77777777" w:rsidR="003D271F" w:rsidRDefault="00406DFC">
      <w:pPr>
        <w:spacing w:before="200" w:after="0" w:line="240" w:lineRule="auto"/>
        <w:ind w:left="240"/>
      </w:pPr>
      <w:r>
        <w:rPr>
          <w:rFonts w:ascii="Times New Roman" w:hAnsi="Times New Roman"/>
          <w:color w:val="000000"/>
          <w:sz w:val="20"/>
        </w:rPr>
        <w:t xml:space="preserve">По </w:t>
      </w:r>
      <w:r>
        <w:rPr>
          <w:rFonts w:ascii="Times New Roman" w:hAnsi="Times New Roman"/>
          <w:i/>
          <w:color w:val="000000"/>
          <w:sz w:val="20"/>
        </w:rPr>
        <w:t>Операции снятия наличных, импортированная и</w:t>
      </w:r>
      <w:r>
        <w:rPr>
          <w:rFonts w:ascii="Times New Roman" w:hAnsi="Times New Roman"/>
          <w:i/>
          <w:color w:val="000000"/>
          <w:sz w:val="20"/>
        </w:rPr>
        <w:t>з СУБО</w:t>
      </w:r>
      <w:r>
        <w:rPr>
          <w:rFonts w:ascii="Times New Roman" w:hAnsi="Times New Roman"/>
          <w:color w:val="000000"/>
          <w:sz w:val="20"/>
        </w:rPr>
        <w:t xml:space="preserve"> при выгрузке в Бисквит производится замена некассового счета на технический и прочее (см. </w:t>
      </w:r>
      <w:hyperlink w:anchor="method_ScCreate">
        <w:r>
          <w:rPr>
            <w:rFonts w:ascii="Times New Roman" w:hAnsi="Times New Roman"/>
            <w:color w:val="000000"/>
            <w:sz w:val="20"/>
          </w:rPr>
          <w:t>Раздел 4.3.2.4.2, «Справочно: выгрузка операций в БИСквит»</w:t>
        </w:r>
      </w:hyperlink>
      <w:r>
        <w:rPr>
          <w:rFonts w:ascii="Times New Roman" w:hAnsi="Times New Roman"/>
          <w:color w:val="000000"/>
          <w:sz w:val="20"/>
        </w:rPr>
        <w:t>).</w:t>
      </w:r>
    </w:p>
    <w:p w14:paraId="68EC40DA" w14:textId="77777777" w:rsidR="003D271F" w:rsidRDefault="00406DFC">
      <w:pPr>
        <w:numPr>
          <w:ilvl w:val="0"/>
          <w:numId w:val="23"/>
        </w:numPr>
        <w:tabs>
          <w:tab w:val="left" w:pos="240"/>
        </w:tabs>
        <w:spacing w:before="200" w:after="0" w:line="240" w:lineRule="auto"/>
        <w:ind w:left="240" w:hanging="40"/>
      </w:pPr>
      <w:bookmarkStart w:id="641" w:name="d5e981"/>
      <w:bookmarkStart w:id="642" w:name="d5e826"/>
      <w:r>
        <w:rPr>
          <w:rFonts w:ascii="Times New Roman" w:hAnsi="Times New Roman"/>
          <w:color w:val="000000"/>
          <w:sz w:val="20"/>
        </w:rPr>
        <w:t>Код 18. Нотификация по операциям, требующим ручного урегулир</w:t>
      </w:r>
      <w:r>
        <w:rPr>
          <w:rFonts w:ascii="Times New Roman" w:hAnsi="Times New Roman"/>
          <w:color w:val="000000"/>
          <w:sz w:val="20"/>
        </w:rPr>
        <w:t>ования в ПО Спектрум</w:t>
      </w:r>
    </w:p>
    <w:bookmarkEnd w:id="641"/>
    <w:bookmarkEnd w:id="642"/>
    <w:p w14:paraId="4A80E4F4" w14:textId="77777777" w:rsidR="003D271F" w:rsidRDefault="00406DFC">
      <w:pPr>
        <w:spacing w:before="200" w:after="0" w:line="240" w:lineRule="auto"/>
        <w:ind w:left="240"/>
      </w:pPr>
      <w:r>
        <w:rPr>
          <w:rFonts w:ascii="Times New Roman" w:hAnsi="Times New Roman"/>
          <w:color w:val="000000"/>
          <w:sz w:val="20"/>
        </w:rPr>
        <w:t xml:space="preserve">По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находящейся в статусе "Ручное урегулирование: при подтверждении не получен ответ от смежной системы" выполняется почтовое уведомление в заданной периодичностью (по умолчанию, один ч</w:t>
      </w:r>
      <w:r>
        <w:rPr>
          <w:rFonts w:ascii="Times New Roman" w:hAnsi="Times New Roman"/>
          <w:color w:val="000000"/>
          <w:sz w:val="20"/>
        </w:rPr>
        <w:t>ас).</w:t>
      </w:r>
    </w:p>
    <w:p w14:paraId="4DDC44D9" w14:textId="77777777" w:rsidR="003D271F" w:rsidRDefault="00406DFC">
      <w:pPr>
        <w:shd w:val="clear" w:color="auto" w:fill="E0E0E0"/>
        <w:spacing w:before="160" w:after="0" w:line="240" w:lineRule="auto"/>
        <w:ind w:left="240"/>
      </w:pPr>
      <w:bookmarkStart w:id="643" w:name="d5e985"/>
      <w:bookmarkStart w:id="644" w:name="d5e830"/>
      <w:r>
        <w:rPr>
          <w:rFonts w:ascii="Ubuntu Mono" w:hAnsi="Ubuntu Mono"/>
          <w:b/>
          <w:color w:val="000000"/>
          <w:sz w:val="16"/>
          <w:shd w:val="clear" w:color="auto" w:fill="E0E0E0"/>
        </w:rPr>
        <w:t>ИНФОРМАЦИЯ ПО ОПЕРАЦИИ SP.1000176655-34811:</w:t>
      </w:r>
      <w:r>
        <w:rPr>
          <w:rFonts w:ascii="Ubuntu Mono" w:hAnsi="Ubuntu Mono"/>
          <w:color w:val="000000"/>
          <w:sz w:val="16"/>
          <w:shd w:val="clear" w:color="auto" w:fill="E0E0E0"/>
        </w:rPr>
        <w:br/>
      </w:r>
      <w:r>
        <w:rPr>
          <w:rFonts w:ascii="Ubuntu Mono" w:hAnsi="Ubuntu Mono"/>
          <w:b/>
          <w:color w:val="000000"/>
          <w:sz w:val="16"/>
          <w:shd w:val="clear" w:color="auto" w:fill="E0E0E0"/>
        </w:rPr>
        <w:t xml:space="preserve">Внешний идентификатор:  </w:t>
      </w:r>
      <w:r>
        <w:rPr>
          <w:rFonts w:ascii="Ubuntu Mono" w:hAnsi="Ubuntu Mono"/>
          <w:color w:val="000000"/>
          <w:sz w:val="16"/>
          <w:shd w:val="clear" w:color="auto" w:fill="E0E0E0"/>
        </w:rPr>
        <w:t>SUBO_OperJournalExtId</w:t>
      </w:r>
      <w:r>
        <w:rPr>
          <w:rFonts w:ascii="Ubuntu Mono" w:hAnsi="Ubuntu Mono"/>
          <w:color w:val="000000"/>
          <w:sz w:val="16"/>
          <w:shd w:val="clear" w:color="auto" w:fill="E0E0E0"/>
        </w:rPr>
        <w:br/>
      </w:r>
      <w:r>
        <w:rPr>
          <w:rFonts w:ascii="Ubuntu Mono" w:hAnsi="Ubuntu Mono"/>
          <w:b/>
          <w:color w:val="000000"/>
          <w:sz w:val="16"/>
          <w:shd w:val="clear" w:color="auto" w:fill="E0E0E0"/>
        </w:rPr>
        <w:t xml:space="preserve">Дата и время регистрации: </w:t>
      </w:r>
      <w:r>
        <w:rPr>
          <w:rFonts w:ascii="Ubuntu Mono" w:hAnsi="Ubuntu Mono"/>
          <w:color w:val="000000"/>
          <w:sz w:val="16"/>
          <w:shd w:val="clear" w:color="auto" w:fill="E0E0E0"/>
        </w:rPr>
        <w:t>22.06.2021 19:00:35</w:t>
      </w:r>
      <w:r>
        <w:rPr>
          <w:rFonts w:ascii="Ubuntu Mono" w:hAnsi="Ubuntu Mono"/>
          <w:color w:val="000000"/>
          <w:sz w:val="16"/>
          <w:shd w:val="clear" w:color="auto" w:fill="E0E0E0"/>
        </w:rPr>
        <w:br/>
      </w:r>
      <w:r>
        <w:rPr>
          <w:rFonts w:ascii="Ubuntu Mono" w:hAnsi="Ubuntu Mono"/>
          <w:b/>
          <w:color w:val="000000"/>
          <w:sz w:val="16"/>
          <w:shd w:val="clear" w:color="auto" w:fill="E0E0E0"/>
        </w:rPr>
        <w:t xml:space="preserve">Дата и время подтверждения: </w:t>
      </w:r>
      <w:r>
        <w:rPr>
          <w:rFonts w:ascii="Ubuntu Mono" w:hAnsi="Ubuntu Mono"/>
          <w:color w:val="000000"/>
          <w:sz w:val="16"/>
          <w:shd w:val="clear" w:color="auto" w:fill="E0E0E0"/>
        </w:rPr>
        <w:t>22.06.2021 19:01:33</w:t>
      </w:r>
      <w:r>
        <w:rPr>
          <w:rFonts w:ascii="Ubuntu Mono" w:hAnsi="Ubuntu Mono"/>
          <w:color w:val="000000"/>
          <w:sz w:val="16"/>
          <w:shd w:val="clear" w:color="auto" w:fill="E0E0E0"/>
        </w:rPr>
        <w:br/>
      </w:r>
      <w:r>
        <w:rPr>
          <w:rFonts w:ascii="Ubuntu Mono" w:hAnsi="Ubuntu Mono"/>
          <w:b/>
          <w:color w:val="000000"/>
          <w:sz w:val="16"/>
          <w:shd w:val="clear" w:color="auto" w:fill="E0E0E0"/>
        </w:rPr>
        <w:t xml:space="preserve">Номер документа: </w:t>
      </w:r>
      <w:r>
        <w:rPr>
          <w:rFonts w:ascii="Ubuntu Mono" w:hAnsi="Ubuntu Mono"/>
          <w:color w:val="000000"/>
          <w:sz w:val="16"/>
          <w:shd w:val="clear" w:color="auto" w:fill="E0E0E0"/>
        </w:rPr>
        <w:t>1277</w:t>
      </w:r>
      <w:r>
        <w:rPr>
          <w:rFonts w:ascii="Ubuntu Mono" w:hAnsi="Ubuntu Mono"/>
          <w:color w:val="000000"/>
          <w:sz w:val="16"/>
          <w:shd w:val="clear" w:color="auto" w:fill="E0E0E0"/>
        </w:rPr>
        <w:br/>
      </w:r>
      <w:r>
        <w:rPr>
          <w:rFonts w:ascii="Ubuntu Mono" w:hAnsi="Ubuntu Mono"/>
          <w:b/>
          <w:color w:val="000000"/>
          <w:sz w:val="16"/>
          <w:shd w:val="clear" w:color="auto" w:fill="E0E0E0"/>
        </w:rPr>
        <w:t xml:space="preserve">Наименование операции: </w:t>
      </w:r>
      <w:r>
        <w:rPr>
          <w:rFonts w:ascii="Ubuntu Mono" w:hAnsi="Ubuntu Mono"/>
          <w:color w:val="000000"/>
          <w:sz w:val="16"/>
          <w:shd w:val="clear" w:color="auto" w:fill="E0E0E0"/>
        </w:rPr>
        <w:t>1061 Выдача со счета к</w:t>
      </w:r>
      <w:r>
        <w:rPr>
          <w:rFonts w:ascii="Ubuntu Mono" w:hAnsi="Ubuntu Mono"/>
          <w:color w:val="000000"/>
          <w:sz w:val="16"/>
          <w:shd w:val="clear" w:color="auto" w:fill="E0E0E0"/>
        </w:rPr>
        <w:t>лиента</w:t>
      </w:r>
      <w:r>
        <w:rPr>
          <w:rFonts w:ascii="Ubuntu Mono" w:hAnsi="Ubuntu Mono"/>
          <w:color w:val="000000"/>
          <w:sz w:val="16"/>
          <w:shd w:val="clear" w:color="auto" w:fill="E0E0E0"/>
        </w:rPr>
        <w:br/>
      </w:r>
      <w:r>
        <w:rPr>
          <w:rFonts w:ascii="Ubuntu Mono" w:hAnsi="Ubuntu Mono"/>
          <w:b/>
          <w:color w:val="000000"/>
          <w:sz w:val="16"/>
          <w:shd w:val="clear" w:color="auto" w:fill="E0E0E0"/>
        </w:rPr>
        <w:t xml:space="preserve">№ счета / карты: </w:t>
      </w:r>
      <w:r>
        <w:rPr>
          <w:rFonts w:ascii="Ubuntu Mono" w:hAnsi="Ubuntu Mono"/>
          <w:color w:val="000000"/>
          <w:sz w:val="16"/>
          <w:shd w:val="clear" w:color="auto" w:fill="E0E0E0"/>
        </w:rPr>
        <w:t>40817810901004025318</w:t>
      </w:r>
      <w:r>
        <w:rPr>
          <w:rFonts w:ascii="Ubuntu Mono" w:hAnsi="Ubuntu Mono"/>
          <w:color w:val="000000"/>
          <w:sz w:val="16"/>
          <w:shd w:val="clear" w:color="auto" w:fill="E0E0E0"/>
        </w:rPr>
        <w:br/>
      </w:r>
      <w:r>
        <w:rPr>
          <w:rFonts w:ascii="Ubuntu Mono" w:hAnsi="Ubuntu Mono"/>
          <w:b/>
          <w:color w:val="000000"/>
          <w:sz w:val="16"/>
          <w:shd w:val="clear" w:color="auto" w:fill="E0E0E0"/>
        </w:rPr>
        <w:t xml:space="preserve">Сумма операции: </w:t>
      </w:r>
      <w:r>
        <w:rPr>
          <w:rFonts w:ascii="Ubuntu Mono" w:hAnsi="Ubuntu Mono"/>
          <w:color w:val="000000"/>
          <w:sz w:val="16"/>
          <w:shd w:val="clear" w:color="auto" w:fill="E0E0E0"/>
        </w:rPr>
        <w:t>1 000.20 RUB</w:t>
      </w:r>
      <w:r>
        <w:rPr>
          <w:rFonts w:ascii="Ubuntu Mono" w:hAnsi="Ubuntu Mono"/>
          <w:color w:val="000000"/>
          <w:sz w:val="16"/>
          <w:shd w:val="clear" w:color="auto" w:fill="E0E0E0"/>
        </w:rPr>
        <w:br/>
      </w:r>
      <w:r>
        <w:rPr>
          <w:rFonts w:ascii="Ubuntu Mono" w:hAnsi="Ubuntu Mono"/>
          <w:b/>
          <w:color w:val="000000"/>
          <w:sz w:val="16"/>
          <w:shd w:val="clear" w:color="auto" w:fill="E0E0E0"/>
        </w:rPr>
        <w:t xml:space="preserve">Статус: </w:t>
      </w:r>
      <w:r>
        <w:rPr>
          <w:rFonts w:ascii="Ubuntu Mono" w:hAnsi="Ubuntu Mono"/>
          <w:color w:val="000000"/>
          <w:sz w:val="16"/>
          <w:shd w:val="clear" w:color="auto" w:fill="E0E0E0"/>
        </w:rPr>
        <w:t>Аннулирована</w:t>
      </w:r>
      <w:r>
        <w:rPr>
          <w:rFonts w:ascii="Ubuntu Mono" w:hAnsi="Ubuntu Mono"/>
          <w:color w:val="000000"/>
          <w:sz w:val="16"/>
          <w:shd w:val="clear" w:color="auto" w:fill="E0E0E0"/>
        </w:rPr>
        <w:br/>
      </w:r>
      <w:r>
        <w:rPr>
          <w:rFonts w:ascii="Ubuntu Mono" w:hAnsi="Ubuntu Mono"/>
          <w:b/>
          <w:color w:val="000000"/>
          <w:sz w:val="16"/>
          <w:shd w:val="clear" w:color="auto" w:fill="E0E0E0"/>
        </w:rPr>
        <w:t xml:space="preserve">Кассир: </w:t>
      </w:r>
      <w:r>
        <w:rPr>
          <w:rFonts w:ascii="Ubuntu Mono" w:hAnsi="Ubuntu Mono"/>
          <w:color w:val="000000"/>
          <w:sz w:val="16"/>
          <w:shd w:val="clear" w:color="auto" w:fill="E0E0E0"/>
        </w:rPr>
        <w:t>ФАМУСОВ П.А.</w:t>
      </w:r>
      <w:r>
        <w:rPr>
          <w:rFonts w:ascii="Ubuntu Mono" w:hAnsi="Ubuntu Mono"/>
          <w:color w:val="000000"/>
          <w:sz w:val="16"/>
          <w:shd w:val="clear" w:color="auto" w:fill="E0E0E0"/>
        </w:rPr>
        <w:br/>
      </w:r>
      <w:r>
        <w:rPr>
          <w:rFonts w:ascii="Ubuntu Mono" w:hAnsi="Ubuntu Mono"/>
          <w:b/>
          <w:color w:val="000000"/>
          <w:sz w:val="16"/>
          <w:shd w:val="clear" w:color="auto" w:fill="E0E0E0"/>
        </w:rPr>
        <w:t xml:space="preserve">Операционист: </w:t>
      </w:r>
      <w:r>
        <w:rPr>
          <w:rFonts w:ascii="Ubuntu Mono" w:hAnsi="Ubuntu Mono"/>
          <w:color w:val="000000"/>
          <w:sz w:val="16"/>
          <w:shd w:val="clear" w:color="auto" w:fill="E0E0E0"/>
        </w:rPr>
        <w:t>ФАМУСОВ П.А.</w:t>
      </w:r>
      <w:r>
        <w:rPr>
          <w:rFonts w:ascii="Ubuntu Mono" w:hAnsi="Ubuntu Mono"/>
          <w:color w:val="000000"/>
          <w:sz w:val="16"/>
          <w:shd w:val="clear" w:color="auto" w:fill="E0E0E0"/>
        </w:rPr>
        <w:br/>
      </w:r>
      <w:r>
        <w:rPr>
          <w:rFonts w:ascii="Ubuntu Mono" w:hAnsi="Ubuntu Mono"/>
          <w:b/>
          <w:color w:val="000000"/>
          <w:sz w:val="16"/>
          <w:shd w:val="clear" w:color="auto" w:fill="E0E0E0"/>
        </w:rPr>
        <w:t xml:space="preserve">Подразделение: </w:t>
      </w:r>
      <w:r>
        <w:rPr>
          <w:rFonts w:ascii="Ubuntu Mono" w:hAnsi="Ubuntu Mono"/>
          <w:color w:val="000000"/>
          <w:sz w:val="16"/>
          <w:shd w:val="clear" w:color="auto" w:fill="E0E0E0"/>
        </w:rPr>
        <w:t xml:space="preserve">5700 Дополнительный офис "Мега-Химки" Филиала №7701 Банка ВТБ (публичное акционерное общество)    </w:t>
      </w:r>
      <w:r>
        <w:rPr>
          <w:rFonts w:ascii="Ubuntu Mono" w:hAnsi="Ubuntu Mono"/>
          <w:color w:val="000000"/>
          <w:sz w:val="16"/>
          <w:shd w:val="clear" w:color="auto" w:fill="E0E0E0"/>
        </w:rPr>
        <w:t xml:space="preserve"> в г. Москве</w:t>
      </w:r>
    </w:p>
    <w:bookmarkEnd w:id="643"/>
    <w:bookmarkEnd w:id="644"/>
    <w:p w14:paraId="164A1B5E" w14:textId="77777777" w:rsidR="003D271F" w:rsidRDefault="00406DFC">
      <w:pPr>
        <w:spacing w:before="200" w:after="0" w:line="240" w:lineRule="auto"/>
      </w:pPr>
      <w:r>
        <w:rPr>
          <w:rFonts w:ascii="Times New Roman" w:hAnsi="Times New Roman"/>
          <w:color w:val="000000"/>
          <w:sz w:val="20"/>
        </w:rPr>
        <w:t>Выгрузка в ZFront в первой реализации не осуществляется в связи с тем, что конверсионные операции не выполняются.</w:t>
      </w:r>
    </w:p>
    <w:p w14:paraId="34089328" w14:textId="77777777" w:rsidR="003D271F" w:rsidRDefault="00406DFC">
      <w:pPr>
        <w:spacing w:before="200" w:after="0" w:line="240" w:lineRule="auto"/>
      </w:pPr>
      <w:r>
        <w:rPr>
          <w:rFonts w:ascii="Times New Roman" w:hAnsi="Times New Roman"/>
          <w:color w:val="000000"/>
          <w:sz w:val="20"/>
        </w:rPr>
        <w:t>Обращение в СПМ производится из СУБО. Выгрузки в прочие смежные системы остаются в текущей реализации, а именно: КХД, ArmSed.</w:t>
      </w:r>
    </w:p>
    <w:p w14:paraId="48022D3D" w14:textId="77777777" w:rsidR="003D271F" w:rsidRDefault="00406DFC">
      <w:pPr>
        <w:numPr>
          <w:ilvl w:val="0"/>
          <w:numId w:val="24"/>
        </w:numPr>
        <w:tabs>
          <w:tab w:val="left" w:pos="200"/>
        </w:tabs>
        <w:spacing w:before="200" w:after="0" w:line="240" w:lineRule="auto"/>
        <w:ind w:left="200" w:hanging="200"/>
      </w:pPr>
      <w:bookmarkStart w:id="645" w:name="d5e1001"/>
      <w:bookmarkStart w:id="646" w:name="d5e1000"/>
      <w:bookmarkStart w:id="647" w:name="d5e846"/>
      <w:bookmarkStart w:id="648" w:name="d5e845"/>
      <w:r>
        <w:rPr>
          <w:rFonts w:ascii="Times New Roman" w:hAnsi="Times New Roman"/>
          <w:color w:val="000000"/>
          <w:sz w:val="20"/>
        </w:rPr>
        <w:t>КХД</w:t>
      </w:r>
    </w:p>
    <w:bookmarkEnd w:id="645"/>
    <w:bookmarkEnd w:id="646"/>
    <w:bookmarkEnd w:id="647"/>
    <w:bookmarkEnd w:id="648"/>
    <w:p w14:paraId="168E507C" w14:textId="77777777" w:rsidR="003D271F" w:rsidRDefault="00406DFC">
      <w:pPr>
        <w:spacing w:before="200" w:after="0" w:line="240" w:lineRule="auto"/>
        <w:ind w:left="200"/>
      </w:pPr>
      <w:r>
        <w:rPr>
          <w:rFonts w:ascii="Times New Roman" w:hAnsi="Times New Roman"/>
          <w:color w:val="000000"/>
          <w:sz w:val="20"/>
        </w:rPr>
        <w:t>Пример (sp_opers_20200909.txt):</w:t>
      </w:r>
    </w:p>
    <w:p w14:paraId="6CB257EC" w14:textId="77777777" w:rsidR="003D271F" w:rsidRDefault="00406DFC">
      <w:pPr>
        <w:shd w:val="clear" w:color="auto" w:fill="E0E0E0"/>
        <w:spacing w:before="160" w:after="0" w:line="240" w:lineRule="auto"/>
        <w:ind w:left="200"/>
      </w:pPr>
      <w:bookmarkStart w:id="649" w:name="d5e1004"/>
      <w:bookmarkStart w:id="650" w:name="d5e849"/>
      <w:r>
        <w:rPr>
          <w:rFonts w:ascii="Ubuntu Mono" w:hAnsi="Ubuntu Mono"/>
          <w:color w:val="000000"/>
          <w:sz w:val="16"/>
          <w:shd w:val="clear" w:color="auto" w:fill="E0E0E0"/>
        </w:rPr>
        <w:t>START,2020-09-09,2021-06-28 14:25:51</w:t>
      </w:r>
      <w:r>
        <w:rPr>
          <w:rFonts w:ascii="Ubuntu Mono" w:hAnsi="Ubuntu Mono"/>
          <w:color w:val="000000"/>
          <w:sz w:val="16"/>
          <w:shd w:val="clear" w:color="auto" w:fill="E0E0E0"/>
        </w:rPr>
        <w:br/>
        <w:t>...</w:t>
      </w:r>
      <w:r>
        <w:rPr>
          <w:rFonts w:ascii="Ubuntu Mono" w:hAnsi="Ubuntu Mono"/>
          <w:color w:val="000000"/>
          <w:sz w:val="16"/>
          <w:shd w:val="clear" w:color="auto" w:fill="E0E0E0"/>
        </w:rPr>
        <w:br/>
        <w:t>1000176639,"2021-06-28 12:38:31",1,"2021-06-28 12:45:01","709000","1806","Дополнительный офис № 18 ""Светлановский, 11"</w:t>
      </w:r>
      <w:r>
        <w:rPr>
          <w:rFonts w:ascii="Ubuntu Mono" w:hAnsi="Ubuntu Mono"/>
          <w:color w:val="000000"/>
          <w:sz w:val="16"/>
          <w:shd w:val="clear" w:color="auto" w:fill="E0E0E0"/>
        </w:rPr>
        <w:br/>
      </w:r>
      <w:r>
        <w:rPr>
          <w:rFonts w:ascii="Ubuntu Mono" w:hAnsi="Ubuntu Mono"/>
          <w:color w:val="000000"/>
          <w:sz w:val="16"/>
          <w:shd w:val="clear" w:color="auto" w:fill="E0E0E0"/>
        </w:rPr>
        <w:t xml:space="preserve">" в г.Нальчик Филиала № 709000 ВТБ (публичное акционерное общество)",0,"1061","СУБО Наличные. Снятие со </w:t>
      </w:r>
      <w:r>
        <w:rPr>
          <w:rFonts w:ascii="Ubuntu Mono" w:hAnsi="Ubuntu Mono"/>
          <w:color w:val="000000"/>
          <w:sz w:val="16"/>
          <w:shd w:val="clear" w:color="auto" w:fill="E0E0E0"/>
        </w:rPr>
        <w:lastRenderedPageBreak/>
        <w:t>счета",1,"810",</w:t>
      </w:r>
      <w:r>
        <w:rPr>
          <w:rFonts w:ascii="Ubuntu Mono" w:hAnsi="Ubuntu Mono"/>
          <w:color w:val="000000"/>
          <w:sz w:val="16"/>
          <w:shd w:val="clear" w:color="auto" w:fill="E0E0E0"/>
        </w:rPr>
        <w:br/>
        <w:t>1000.2,1000.2,0,,"Снятие наличных с банковского счетаНа основании: договор No 40817810901004025318","40817810901004025318",</w:t>
      </w:r>
      <w:r>
        <w:rPr>
          <w:rFonts w:ascii="Ubuntu Mono" w:hAnsi="Ubuntu Mono"/>
          <w:color w:val="000000"/>
          <w:sz w:val="16"/>
          <w:shd w:val="clear" w:color="auto" w:fill="E0E0E0"/>
        </w:rPr>
        <w:br/>
        <w:t>"810",1000.2</w:t>
      </w:r>
      <w:r>
        <w:rPr>
          <w:rFonts w:ascii="Ubuntu Mono" w:hAnsi="Ubuntu Mono"/>
          <w:color w:val="000000"/>
          <w:sz w:val="16"/>
          <w:shd w:val="clear" w:color="auto" w:fill="E0E0E0"/>
        </w:rPr>
        <w:t>,"20202810318060000000","810",1000.2,,134633,"1277","03рк","40817","20202.0",3022603,"БОРИСОВ АНДРЕЙ ЮРЬЕВИЧ",21,</w:t>
      </w:r>
      <w:r>
        <w:rPr>
          <w:rFonts w:ascii="Ubuntu Mono" w:hAnsi="Ubuntu Mono"/>
          <w:color w:val="000000"/>
          <w:sz w:val="16"/>
          <w:shd w:val="clear" w:color="auto" w:fill="E0E0E0"/>
        </w:rPr>
        <w:br/>
        <w:t>"5555877566","M",3022603,"БОРИСОВ АНДРЕЙ ЮРЬЕВИЧ",21,"5555877566","M","S24","1253","СЕМАКОВА АЛЕКСАНДРА ИВАНОВНА",</w:t>
      </w:r>
      <w:r>
        <w:rPr>
          <w:rFonts w:ascii="Ubuntu Mono" w:hAnsi="Ubuntu Mono"/>
          <w:color w:val="000000"/>
          <w:sz w:val="16"/>
          <w:shd w:val="clear" w:color="auto" w:fill="E0E0E0"/>
        </w:rPr>
        <w:br/>
        <w:t>"1070 Кассир-операционист,1</w:t>
      </w:r>
      <w:r>
        <w:rPr>
          <w:rFonts w:ascii="Ubuntu Mono" w:hAnsi="Ubuntu Mono"/>
          <w:color w:val="000000"/>
          <w:sz w:val="16"/>
          <w:shd w:val="clear" w:color="auto" w:fill="E0E0E0"/>
        </w:rPr>
        <w:t>072 Старший кассир,1808 Операционист-кассир","S24","1253","СЕМАКОВА АЛЕКСАНДРА ИВАНОВНА",</w:t>
      </w:r>
      <w:r>
        <w:rPr>
          <w:rFonts w:ascii="Ubuntu Mono" w:hAnsi="Ubuntu Mono"/>
          <w:color w:val="000000"/>
          <w:sz w:val="16"/>
          <w:shd w:val="clear" w:color="auto" w:fill="E0E0E0"/>
        </w:rPr>
        <w:br/>
        <w:t>"1070 Кассир-операционист,1072 Старший кассир,1808 Операционист-кассир",,</w:t>
      </w:r>
      <w:r>
        <w:rPr>
          <w:rFonts w:ascii="Ubuntu Mono" w:hAnsi="Ubuntu Mono"/>
          <w:color w:val="000000"/>
          <w:sz w:val="16"/>
          <w:shd w:val="clear" w:color="auto" w:fill="E0E0E0"/>
        </w:rPr>
        <w:br/>
        <w:t>...</w:t>
      </w:r>
      <w:r>
        <w:rPr>
          <w:rFonts w:ascii="Ubuntu Mono" w:hAnsi="Ubuntu Mono"/>
          <w:color w:val="000000"/>
          <w:sz w:val="16"/>
          <w:shd w:val="clear" w:color="auto" w:fill="E0E0E0"/>
        </w:rPr>
        <w:br/>
        <w:t>END,54</w:t>
      </w:r>
    </w:p>
    <w:p w14:paraId="10E3DF64" w14:textId="77777777" w:rsidR="003D271F" w:rsidRDefault="00406DFC">
      <w:pPr>
        <w:numPr>
          <w:ilvl w:val="0"/>
          <w:numId w:val="24"/>
        </w:numPr>
        <w:tabs>
          <w:tab w:val="left" w:pos="200"/>
        </w:tabs>
        <w:spacing w:before="200" w:after="0" w:line="240" w:lineRule="auto"/>
        <w:ind w:left="200" w:hanging="200"/>
      </w:pPr>
      <w:bookmarkStart w:id="651" w:name="d5e1005"/>
      <w:bookmarkStart w:id="652" w:name="d5e850"/>
      <w:bookmarkEnd w:id="649"/>
      <w:bookmarkEnd w:id="650"/>
      <w:r>
        <w:rPr>
          <w:rFonts w:ascii="Times New Roman" w:hAnsi="Times New Roman"/>
          <w:color w:val="000000"/>
          <w:sz w:val="20"/>
        </w:rPr>
        <w:t>ArmSed</w:t>
      </w:r>
    </w:p>
    <w:bookmarkEnd w:id="651"/>
    <w:bookmarkEnd w:id="652"/>
    <w:p w14:paraId="10FDAD1D" w14:textId="77777777" w:rsidR="003D271F" w:rsidRDefault="00406DFC">
      <w:pPr>
        <w:spacing w:before="200" w:after="0" w:line="240" w:lineRule="auto"/>
        <w:ind w:left="200"/>
      </w:pPr>
      <w:r>
        <w:rPr>
          <w:rFonts w:ascii="Times New Roman" w:hAnsi="Times New Roman"/>
          <w:color w:val="000000"/>
          <w:sz w:val="20"/>
        </w:rPr>
        <w:t>Пример STAMspc0909001.mbo:</w:t>
      </w:r>
    </w:p>
    <w:p w14:paraId="6EE6E456" w14:textId="77777777" w:rsidR="003D271F" w:rsidRDefault="00406DFC">
      <w:pPr>
        <w:shd w:val="clear" w:color="auto" w:fill="E0E0E0"/>
        <w:spacing w:before="200" w:after="0" w:line="240" w:lineRule="auto"/>
        <w:ind w:left="200"/>
      </w:pPr>
      <w:bookmarkStart w:id="653" w:name="d5e1009"/>
      <w:bookmarkStart w:id="654" w:name="d5e854"/>
      <w:r w:rsidRPr="000941B2">
        <w:rPr>
          <w:rFonts w:ascii="Ubuntu Mono" w:hAnsi="Ubuntu Mono"/>
          <w:color w:val="000000"/>
          <w:sz w:val="16"/>
          <w:shd w:val="clear" w:color="auto" w:fill="E0E0E0"/>
          <w:lang w:val="en-US"/>
        </w:rPr>
        <w:t>&lt;?xml version="1.0" encoding="UTF-8" standalone="yes"?&gt;</w:t>
      </w:r>
      <w:r w:rsidRPr="000941B2">
        <w:rPr>
          <w:rFonts w:ascii="Ubuntu Mono" w:hAnsi="Ubuntu Mono"/>
          <w:color w:val="000000"/>
          <w:sz w:val="16"/>
          <w:shd w:val="clear" w:color="auto" w:fill="E0E0E0"/>
          <w:lang w:val="en-US"/>
        </w:rPr>
        <w:br/>
      </w:r>
      <w:r>
        <w:rPr>
          <w:rFonts w:ascii="Ubuntu Mono" w:hAnsi="Ubuntu Mono"/>
          <w:color w:val="000000"/>
          <w:sz w:val="16"/>
          <w:shd w:val="clear" w:color="auto" w:fill="E0E0E0"/>
        </w:rPr>
        <w:t>&lt;СообщОперКО&gt;</w:t>
      </w:r>
      <w:r>
        <w:rPr>
          <w:rFonts w:ascii="Ubuntu Mono" w:hAnsi="Ubuntu Mono"/>
          <w:color w:val="000000"/>
          <w:sz w:val="16"/>
          <w:shd w:val="clear" w:color="auto" w:fill="E0E0E0"/>
        </w:rPr>
        <w:br/>
        <w:t xml:space="preserve">    &lt;СлужЧасть&gt;</w:t>
      </w:r>
      <w:r>
        <w:rPr>
          <w:rFonts w:ascii="Ubuntu Mono" w:hAnsi="Ubuntu Mono"/>
          <w:color w:val="000000"/>
          <w:sz w:val="16"/>
          <w:shd w:val="clear" w:color="auto" w:fill="E0E0E0"/>
        </w:rPr>
        <w:br/>
        <w:t xml:space="preserve">        &lt;ВерсияФормата&gt;1.1&lt;/ВерсияФормата&gt;</w:t>
      </w:r>
      <w:r>
        <w:rPr>
          <w:rFonts w:ascii="Ubuntu Mono" w:hAnsi="Ubuntu Mono"/>
          <w:color w:val="000000"/>
          <w:sz w:val="16"/>
          <w:shd w:val="clear" w:color="auto" w:fill="E0E0E0"/>
        </w:rPr>
        <w:br/>
        <w:t xml:space="preserve">        &lt;ВерсПрог&gt;spc&lt;/ВерсПрог&gt;</w:t>
      </w:r>
      <w:r>
        <w:rPr>
          <w:rFonts w:ascii="Ubuntu Mono" w:hAnsi="Ubuntu Mono"/>
          <w:color w:val="000000"/>
          <w:sz w:val="16"/>
          <w:shd w:val="clear" w:color="auto" w:fill="E0E0E0"/>
        </w:rPr>
        <w:br/>
        <w:t xml:space="preserve">        &lt;ИДКорр&gt;&lt;/ИДКорр&gt;</w:t>
      </w:r>
      <w:r>
        <w:rPr>
          <w:rFonts w:ascii="Ubuntu Mono" w:hAnsi="Ubuntu Mono"/>
          <w:color w:val="000000"/>
          <w:sz w:val="16"/>
          <w:shd w:val="clear" w:color="auto" w:fill="E0E0E0"/>
        </w:rPr>
        <w:br/>
        <w:t xml:space="preserve">        &lt;ТипИнф&gt;1&lt;/ТипИнф&gt;</w:t>
      </w:r>
      <w:r>
        <w:rPr>
          <w:rFonts w:ascii="Ubuntu Mono" w:hAnsi="Ubuntu Mono"/>
          <w:color w:val="000000"/>
          <w:sz w:val="16"/>
          <w:shd w:val="clear" w:color="auto" w:fill="E0E0E0"/>
        </w:rPr>
        <w:br/>
        <w:t xml:space="preserve">        &lt;ДатаСообщения&gt;09/09/2020&lt;/ДатаСо</w:t>
      </w:r>
      <w:r>
        <w:rPr>
          <w:rFonts w:ascii="Ubuntu Mono" w:hAnsi="Ubuntu Mono"/>
          <w:color w:val="000000"/>
          <w:sz w:val="16"/>
          <w:shd w:val="clear" w:color="auto" w:fill="E0E0E0"/>
        </w:rPr>
        <w:t>общения&gt;</w:t>
      </w:r>
      <w:r>
        <w:rPr>
          <w:rFonts w:ascii="Ubuntu Mono" w:hAnsi="Ubuntu Mono"/>
          <w:color w:val="000000"/>
          <w:sz w:val="16"/>
          <w:shd w:val="clear" w:color="auto" w:fill="E0E0E0"/>
        </w:rPr>
        <w:br/>
        <w:t xml:space="preserve">        &lt;УполнСотрудн&gt;&lt;/УполнСотрудн&gt;</w:t>
      </w:r>
      <w:r>
        <w:rPr>
          <w:rFonts w:ascii="Ubuntu Mono" w:hAnsi="Ubuntu Mono"/>
          <w:color w:val="000000"/>
          <w:sz w:val="16"/>
          <w:shd w:val="clear" w:color="auto" w:fill="E0E0E0"/>
        </w:rPr>
        <w:br/>
        <w:t xml:space="preserve">        &lt;ФИОУполнСотрудн&gt;</w:t>
      </w:r>
      <w:r>
        <w:rPr>
          <w:rFonts w:ascii="Ubuntu Mono" w:hAnsi="Ubuntu Mono"/>
          <w:color w:val="000000"/>
          <w:sz w:val="16"/>
          <w:shd w:val="clear" w:color="auto" w:fill="E0E0E0"/>
        </w:rPr>
        <w:br/>
        <w:t xml:space="preserve">            &lt;Фам&gt;&lt;/Фам&gt;</w:t>
      </w:r>
      <w:r>
        <w:rPr>
          <w:rFonts w:ascii="Ubuntu Mono" w:hAnsi="Ubuntu Mono"/>
          <w:color w:val="000000"/>
          <w:sz w:val="16"/>
          <w:shd w:val="clear" w:color="auto" w:fill="E0E0E0"/>
        </w:rPr>
        <w:br/>
        <w:t xml:space="preserve">            &lt;Имя&gt;&lt;/Имя&gt;</w:t>
      </w:r>
      <w:r>
        <w:rPr>
          <w:rFonts w:ascii="Ubuntu Mono" w:hAnsi="Ubuntu Mono"/>
          <w:color w:val="000000"/>
          <w:sz w:val="16"/>
          <w:shd w:val="clear" w:color="auto" w:fill="E0E0E0"/>
        </w:rPr>
        <w:br/>
        <w:t xml:space="preserve">        &lt;/ФИОУполнСотрудн&gt;</w:t>
      </w:r>
      <w:r>
        <w:rPr>
          <w:rFonts w:ascii="Ubuntu Mono" w:hAnsi="Ubuntu Mono"/>
          <w:color w:val="000000"/>
          <w:sz w:val="16"/>
          <w:shd w:val="clear" w:color="auto" w:fill="E0E0E0"/>
        </w:rPr>
        <w:br/>
        <w:t xml:space="preserve">        &lt;ТелУполнСотрудн&gt;&lt;/ТелУполнСотрудн&gt;</w:t>
      </w:r>
      <w:r>
        <w:rPr>
          <w:rFonts w:ascii="Ubuntu Mono" w:hAnsi="Ubuntu Mono"/>
          <w:color w:val="000000"/>
          <w:sz w:val="16"/>
          <w:shd w:val="clear" w:color="auto" w:fill="E0E0E0"/>
        </w:rPr>
        <w:br/>
        <w:t xml:space="preserve">    &lt;/СлужЧасть&gt;</w:t>
      </w:r>
      <w:r>
        <w:rPr>
          <w:rFonts w:ascii="Ubuntu Mono" w:hAnsi="Ubuntu Mono"/>
          <w:color w:val="000000"/>
          <w:sz w:val="16"/>
          <w:shd w:val="clear" w:color="auto" w:fill="E0E0E0"/>
        </w:rPr>
        <w:br/>
        <w:t xml:space="preserve">    &lt;ИнформЧасть&gt;</w:t>
      </w:r>
      <w:r>
        <w:rPr>
          <w:rFonts w:ascii="Ubuntu Mono" w:hAnsi="Ubuntu Mono"/>
          <w:color w:val="000000"/>
          <w:sz w:val="16"/>
          <w:shd w:val="clear" w:color="auto" w:fill="E0E0E0"/>
        </w:rPr>
        <w:br/>
        <w:t xml:space="preserve">        &lt;ИнфБанк&gt;</w:t>
      </w:r>
      <w:r>
        <w:rPr>
          <w:rFonts w:ascii="Ubuntu Mono" w:hAnsi="Ubuntu Mono"/>
          <w:color w:val="000000"/>
          <w:sz w:val="16"/>
          <w:shd w:val="clear" w:color="auto" w:fill="E0E0E0"/>
        </w:rPr>
        <w:br/>
        <w:t xml:space="preserve">           </w:t>
      </w:r>
      <w:r>
        <w:rPr>
          <w:rFonts w:ascii="Ubuntu Mono" w:hAnsi="Ubuntu Mono"/>
          <w:color w:val="000000"/>
          <w:sz w:val="16"/>
          <w:shd w:val="clear" w:color="auto" w:fill="E0E0E0"/>
        </w:rPr>
        <w:t xml:space="preserve"> &lt;РегНомКО&gt;1000&lt;/РегНомКО&gt;</w:t>
      </w:r>
      <w:r>
        <w:rPr>
          <w:rFonts w:ascii="Ubuntu Mono" w:hAnsi="Ubuntu Mono"/>
          <w:color w:val="000000"/>
          <w:sz w:val="16"/>
          <w:shd w:val="clear" w:color="auto" w:fill="E0E0E0"/>
        </w:rPr>
        <w:br/>
        <w:t xml:space="preserve">            &lt;БИККО&gt;044525187&lt;/БИККО&gt;</w:t>
      </w:r>
      <w:r>
        <w:rPr>
          <w:rFonts w:ascii="Ubuntu Mono" w:hAnsi="Ubuntu Mono"/>
          <w:color w:val="000000"/>
          <w:sz w:val="16"/>
          <w:shd w:val="clear" w:color="auto" w:fill="E0E0E0"/>
        </w:rPr>
        <w:br/>
        <w:t xml:space="preserve">            &lt;ОКАТОКО&gt;45&lt;/ОКАТОКО&gt;</w:t>
      </w:r>
      <w:r>
        <w:rPr>
          <w:rFonts w:ascii="Ubuntu Mono" w:hAnsi="Ubuntu Mono"/>
          <w:color w:val="000000"/>
          <w:sz w:val="16"/>
          <w:shd w:val="clear" w:color="auto" w:fill="E0E0E0"/>
        </w:rPr>
        <w:br/>
        <w:t xml:space="preserve">        &lt;/ИнфБанк&gt;</w:t>
      </w:r>
      <w:r>
        <w:rPr>
          <w:rFonts w:ascii="Ubuntu Mono" w:hAnsi="Ubuntu Mono"/>
          <w:color w:val="000000"/>
          <w:sz w:val="16"/>
          <w:shd w:val="clear" w:color="auto" w:fill="E0E0E0"/>
        </w:rPr>
        <w:br/>
        <w:t xml:space="preserve">        &lt;СведКО&gt;</w:t>
      </w:r>
      <w:r>
        <w:rPr>
          <w:rFonts w:ascii="Ubuntu Mono" w:hAnsi="Ubuntu Mono"/>
          <w:color w:val="000000"/>
          <w:sz w:val="16"/>
          <w:shd w:val="clear" w:color="auto" w:fill="E0E0E0"/>
        </w:rPr>
        <w:br/>
        <w:t xml:space="preserve">            &lt;ПризнакПредставСвед&gt;1&lt;/ПризнакПредставСвед&gt;</w:t>
      </w:r>
      <w:r>
        <w:rPr>
          <w:rFonts w:ascii="Ubuntu Mono" w:hAnsi="Ubuntu Mono"/>
          <w:color w:val="000000"/>
          <w:sz w:val="16"/>
          <w:shd w:val="clear" w:color="auto" w:fill="E0E0E0"/>
        </w:rPr>
        <w:br/>
        <w:t xml:space="preserve">            &lt;ИнфФилиал&gt;</w:t>
      </w:r>
      <w:r>
        <w:rPr>
          <w:rFonts w:ascii="Ubuntu Mono" w:hAnsi="Ubuntu Mono"/>
          <w:color w:val="000000"/>
          <w:sz w:val="16"/>
          <w:shd w:val="clear" w:color="auto" w:fill="E0E0E0"/>
        </w:rPr>
        <w:br/>
        <w:t xml:space="preserve">                &lt;РегНомКО&gt;1000&lt;/РегНомКО&gt;</w:t>
      </w:r>
      <w:r>
        <w:rPr>
          <w:rFonts w:ascii="Ubuntu Mono" w:hAnsi="Ubuntu Mono"/>
          <w:color w:val="000000"/>
          <w:sz w:val="16"/>
          <w:shd w:val="clear" w:color="auto" w:fill="E0E0E0"/>
        </w:rPr>
        <w:br/>
        <w:t xml:space="preserve">                &lt;НомФл&gt;9&lt;/НомФл&gt;</w:t>
      </w:r>
      <w:r>
        <w:rPr>
          <w:rFonts w:ascii="Ubuntu Mono" w:hAnsi="Ubuntu Mono"/>
          <w:color w:val="000000"/>
          <w:sz w:val="16"/>
          <w:shd w:val="clear" w:color="auto" w:fill="E0E0E0"/>
        </w:rPr>
        <w:br/>
        <w:t xml:space="preserve">                &lt;БИКФл&gt;040702788&lt;/БИКФл&gt;</w:t>
      </w:r>
      <w:r>
        <w:rPr>
          <w:rFonts w:ascii="Ubuntu Mono" w:hAnsi="Ubuntu Mono"/>
          <w:color w:val="000000"/>
          <w:sz w:val="16"/>
          <w:shd w:val="clear" w:color="auto" w:fill="E0E0E0"/>
        </w:rPr>
        <w:br/>
        <w:t xml:space="preserve">                &lt;ОКАТОФл&gt;00&lt;/ОКАТОФл&gt;</w:t>
      </w:r>
      <w:r>
        <w:rPr>
          <w:rFonts w:ascii="Ubuntu Mono" w:hAnsi="Ubuntu Mono"/>
          <w:color w:val="000000"/>
          <w:sz w:val="16"/>
          <w:shd w:val="clear" w:color="auto" w:fill="E0E0E0"/>
        </w:rPr>
        <w:br/>
        <w:t xml:space="preserve">            &lt;/ИнфФилиал&gt;</w:t>
      </w:r>
      <w:r>
        <w:rPr>
          <w:rFonts w:ascii="Ubuntu Mono" w:hAnsi="Ubuntu Mono"/>
          <w:color w:val="000000"/>
          <w:sz w:val="16"/>
          <w:shd w:val="clear" w:color="auto" w:fill="E0E0E0"/>
        </w:rPr>
        <w:br/>
        <w:t xml:space="preserve">            &lt;Операция&gt;</w:t>
      </w:r>
      <w:r>
        <w:rPr>
          <w:rFonts w:ascii="Ubuntu Mono" w:hAnsi="Ubuntu Mono"/>
          <w:color w:val="000000"/>
          <w:sz w:val="16"/>
          <w:shd w:val="clear" w:color="auto" w:fill="E0E0E0"/>
        </w:rPr>
        <w:br/>
        <w:t xml:space="preserve">                &lt;НомерЗаписи&gt;2020_1000_0009_01_101000176639&lt;/НомерЗаписи&gt;</w:t>
      </w:r>
      <w:r>
        <w:rPr>
          <w:rFonts w:ascii="Ubuntu Mono" w:hAnsi="Ubuntu Mono"/>
          <w:color w:val="000000"/>
          <w:sz w:val="16"/>
          <w:shd w:val="clear" w:color="auto" w:fill="E0E0E0"/>
        </w:rPr>
        <w:br/>
        <w:t xml:space="preserve">                &lt;ТипЗ</w:t>
      </w:r>
      <w:r>
        <w:rPr>
          <w:rFonts w:ascii="Ubuntu Mono" w:hAnsi="Ubuntu Mono"/>
          <w:color w:val="000000"/>
          <w:sz w:val="16"/>
          <w:shd w:val="clear" w:color="auto" w:fill="E0E0E0"/>
        </w:rPr>
        <w:t>аписи&gt;1&lt;/ТипЗаписи&gt;</w:t>
      </w:r>
      <w:r>
        <w:rPr>
          <w:rFonts w:ascii="Ubuntu Mono" w:hAnsi="Ubuntu Mono"/>
          <w:color w:val="000000"/>
          <w:sz w:val="16"/>
          <w:shd w:val="clear" w:color="auto" w:fill="E0E0E0"/>
        </w:rPr>
        <w:br/>
        <w:t xml:space="preserve">                &lt;НомерОперация&gt;1806|10001000176639|1000176639&lt;/НомерОперация&gt;</w:t>
      </w:r>
      <w:r>
        <w:rPr>
          <w:rFonts w:ascii="Ubuntu Mono" w:hAnsi="Ubuntu Mono"/>
          <w:color w:val="000000"/>
          <w:sz w:val="16"/>
          <w:shd w:val="clear" w:color="auto" w:fill="E0E0E0"/>
        </w:rPr>
        <w:br/>
        <w:t xml:space="preserve">                &lt;ПризнФТр&gt;0&lt;/ПризнФТр&gt;</w:t>
      </w:r>
      <w:r>
        <w:rPr>
          <w:rFonts w:ascii="Ubuntu Mono" w:hAnsi="Ubuntu Mono"/>
          <w:color w:val="000000"/>
          <w:sz w:val="16"/>
          <w:shd w:val="clear" w:color="auto" w:fill="E0E0E0"/>
        </w:rPr>
        <w:br/>
        <w:t xml:space="preserve">                &lt;ДатаОперации&gt;09/09/2020&lt;/ДатаОперации&gt;</w:t>
      </w:r>
      <w:r>
        <w:rPr>
          <w:rFonts w:ascii="Ubuntu Mono" w:hAnsi="Ubuntu Mono"/>
          <w:color w:val="000000"/>
          <w:sz w:val="16"/>
          <w:shd w:val="clear" w:color="auto" w:fill="E0E0E0"/>
        </w:rPr>
        <w:br/>
        <w:t xml:space="preserve">                &lt;ДатаВыявления&gt;28/06/2021&lt;/ДатаВыявления&gt;</w:t>
      </w:r>
      <w:r>
        <w:rPr>
          <w:rFonts w:ascii="Ubuntu Mono" w:hAnsi="Ubuntu Mono"/>
          <w:color w:val="000000"/>
          <w:sz w:val="16"/>
          <w:shd w:val="clear" w:color="auto" w:fill="E0E0E0"/>
        </w:rPr>
        <w:br/>
        <w:t xml:space="preserve">     </w:t>
      </w:r>
      <w:r>
        <w:rPr>
          <w:rFonts w:ascii="Ubuntu Mono" w:hAnsi="Ubuntu Mono"/>
          <w:color w:val="000000"/>
          <w:sz w:val="16"/>
          <w:shd w:val="clear" w:color="auto" w:fill="E0E0E0"/>
        </w:rPr>
        <w:t xml:space="preserve">           &lt;КодПризнОперации&gt;5&lt;/КодПризнОперации&gt;</w:t>
      </w:r>
      <w:r>
        <w:rPr>
          <w:rFonts w:ascii="Ubuntu Mono" w:hAnsi="Ubuntu Mono"/>
          <w:color w:val="000000"/>
          <w:sz w:val="16"/>
          <w:shd w:val="clear" w:color="auto" w:fill="E0E0E0"/>
        </w:rPr>
        <w:br/>
        <w:t xml:space="preserve">                &lt;КодОперации&gt;6001&lt;/КодОперации&gt;</w:t>
      </w:r>
      <w:r>
        <w:rPr>
          <w:rFonts w:ascii="Ubuntu Mono" w:hAnsi="Ubuntu Mono"/>
          <w:color w:val="000000"/>
          <w:sz w:val="16"/>
          <w:shd w:val="clear" w:color="auto" w:fill="E0E0E0"/>
        </w:rPr>
        <w:br/>
        <w:t xml:space="preserve">                &lt;ПризнНеобОперации&gt;1107&lt;/ПризнНеобОперации&gt;</w:t>
      </w:r>
      <w:r>
        <w:rPr>
          <w:rFonts w:ascii="Ubuntu Mono" w:hAnsi="Ubuntu Mono"/>
          <w:color w:val="000000"/>
          <w:sz w:val="16"/>
          <w:shd w:val="clear" w:color="auto" w:fill="E0E0E0"/>
        </w:rPr>
        <w:br/>
        <w:t xml:space="preserve">                &lt;КодВал&gt;643&lt;/КодВал&gt;</w:t>
      </w:r>
      <w:r>
        <w:rPr>
          <w:rFonts w:ascii="Ubuntu Mono" w:hAnsi="Ubuntu Mono"/>
          <w:color w:val="000000"/>
          <w:sz w:val="16"/>
          <w:shd w:val="clear" w:color="auto" w:fill="E0E0E0"/>
        </w:rPr>
        <w:br/>
        <w:t xml:space="preserve">                &lt;СумОперации&gt;1000.2&lt;/СумОперации&gt;</w:t>
      </w:r>
      <w:r>
        <w:rPr>
          <w:rFonts w:ascii="Ubuntu Mono" w:hAnsi="Ubuntu Mono"/>
          <w:color w:val="000000"/>
          <w:sz w:val="16"/>
          <w:shd w:val="clear" w:color="auto" w:fill="E0E0E0"/>
        </w:rPr>
        <w:br/>
        <w:t xml:space="preserve">           </w:t>
      </w:r>
      <w:r>
        <w:rPr>
          <w:rFonts w:ascii="Ubuntu Mono" w:hAnsi="Ubuntu Mono"/>
          <w:color w:val="000000"/>
          <w:sz w:val="16"/>
          <w:shd w:val="clear" w:color="auto" w:fill="E0E0E0"/>
        </w:rPr>
        <w:t xml:space="preserve">     &lt;СумРуб&gt;1000.2&lt;/СумРуб&gt;</w:t>
      </w:r>
      <w:r>
        <w:rPr>
          <w:rFonts w:ascii="Ubuntu Mono" w:hAnsi="Ubuntu Mono"/>
          <w:color w:val="000000"/>
          <w:sz w:val="16"/>
          <w:shd w:val="clear" w:color="auto" w:fill="E0E0E0"/>
        </w:rPr>
        <w:br/>
        <w:t xml:space="preserve">                &lt;ОснованиеОп&gt;</w:t>
      </w:r>
      <w:r>
        <w:rPr>
          <w:rFonts w:ascii="Ubuntu Mono" w:hAnsi="Ubuntu Mono"/>
          <w:color w:val="000000"/>
          <w:sz w:val="16"/>
          <w:shd w:val="clear" w:color="auto" w:fill="E0E0E0"/>
        </w:rPr>
        <w:br/>
        <w:t xml:space="preserve">                    &lt;КодДок&gt;11&lt;/КодДок&gt;</w:t>
      </w:r>
      <w:r>
        <w:rPr>
          <w:rFonts w:ascii="Ubuntu Mono" w:hAnsi="Ubuntu Mono"/>
          <w:color w:val="000000"/>
          <w:sz w:val="16"/>
          <w:shd w:val="clear" w:color="auto" w:fill="E0E0E0"/>
        </w:rPr>
        <w:br/>
        <w:t xml:space="preserve">                    &lt;ДатаДок&gt;09/09/2020&lt;/ДатаДок&gt;</w:t>
      </w:r>
      <w:r>
        <w:rPr>
          <w:rFonts w:ascii="Ubuntu Mono" w:hAnsi="Ubuntu Mono"/>
          <w:color w:val="000000"/>
          <w:sz w:val="16"/>
          <w:shd w:val="clear" w:color="auto" w:fill="E0E0E0"/>
        </w:rPr>
        <w:br/>
        <w:t xml:space="preserve">                    &lt;НомДок&gt;1277&lt;/НомДок&gt;</w:t>
      </w:r>
      <w:r>
        <w:rPr>
          <w:rFonts w:ascii="Ubuntu Mono" w:hAnsi="Ubuntu Mono"/>
          <w:color w:val="000000"/>
          <w:sz w:val="16"/>
          <w:shd w:val="clear" w:color="auto" w:fill="E0E0E0"/>
        </w:rPr>
        <w:br/>
        <w:t xml:space="preserve">                    &lt;СодДок&gt;Снятие наличных с банковского счетаНа</w:t>
      </w:r>
      <w:r>
        <w:rPr>
          <w:rFonts w:ascii="Ubuntu Mono" w:hAnsi="Ubuntu Mono"/>
          <w:color w:val="000000"/>
          <w:sz w:val="16"/>
          <w:shd w:val="clear" w:color="auto" w:fill="E0E0E0"/>
        </w:rPr>
        <w:t xml:space="preserve"> основании: договор No 40817810901004025318&lt;/СодДок&gt;</w:t>
      </w:r>
      <w:r>
        <w:rPr>
          <w:rFonts w:ascii="Ubuntu Mono" w:hAnsi="Ubuntu Mono"/>
          <w:color w:val="000000"/>
          <w:sz w:val="16"/>
          <w:shd w:val="clear" w:color="auto" w:fill="E0E0E0"/>
        </w:rPr>
        <w:br/>
        <w:t xml:space="preserve">                &lt;/ОснованиеОп&gt;</w:t>
      </w:r>
      <w:r>
        <w:rPr>
          <w:rFonts w:ascii="Ubuntu Mono" w:hAnsi="Ubuntu Mono"/>
          <w:color w:val="000000"/>
          <w:sz w:val="16"/>
          <w:shd w:val="clear" w:color="auto" w:fill="E0E0E0"/>
        </w:rPr>
        <w:br/>
        <w:t xml:space="preserve">                &lt;НазначениеПлатежа&gt;Снятие наличных с банковского счетаНа основании: договор No 40817810901004025318&lt;/НазначениеПлатежа&gt;</w:t>
      </w:r>
      <w:r>
        <w:rPr>
          <w:rFonts w:ascii="Ubuntu Mono" w:hAnsi="Ubuntu Mono"/>
          <w:color w:val="000000"/>
          <w:sz w:val="16"/>
          <w:shd w:val="clear" w:color="auto" w:fill="E0E0E0"/>
        </w:rPr>
        <w:br/>
        <w:t xml:space="preserve">                &lt;ХарактерОп&gt;&lt;/Характ</w:t>
      </w:r>
      <w:r>
        <w:rPr>
          <w:rFonts w:ascii="Ubuntu Mono" w:hAnsi="Ubuntu Mono"/>
          <w:color w:val="000000"/>
          <w:sz w:val="16"/>
          <w:shd w:val="clear" w:color="auto" w:fill="E0E0E0"/>
        </w:rPr>
        <w:t>ерОп&gt;</w:t>
      </w:r>
      <w:r>
        <w:rPr>
          <w:rFonts w:ascii="Ubuntu Mono" w:hAnsi="Ubuntu Mono"/>
          <w:color w:val="000000"/>
          <w:sz w:val="16"/>
          <w:shd w:val="clear" w:color="auto" w:fill="E0E0E0"/>
        </w:rPr>
        <w:br/>
        <w:t xml:space="preserve">                &lt;УчастникОп&gt;</w:t>
      </w:r>
      <w:r>
        <w:rPr>
          <w:rFonts w:ascii="Ubuntu Mono" w:hAnsi="Ubuntu Mono"/>
          <w:color w:val="000000"/>
          <w:sz w:val="16"/>
          <w:shd w:val="clear" w:color="auto" w:fill="E0E0E0"/>
        </w:rPr>
        <w:br/>
        <w:t xml:space="preserve">                    &lt;СтатусУчастника&gt;2&lt;/СтатусУчастника&gt;</w:t>
      </w:r>
      <w:r>
        <w:rPr>
          <w:rFonts w:ascii="Ubuntu Mono" w:hAnsi="Ubuntu Mono"/>
          <w:color w:val="000000"/>
          <w:sz w:val="16"/>
          <w:shd w:val="clear" w:color="auto" w:fill="E0E0E0"/>
        </w:rPr>
        <w:br/>
        <w:t xml:space="preserve">                    &lt;ТипУчастника&gt;2&lt;/ТипУчастника&gt;</w:t>
      </w:r>
      <w:r>
        <w:rPr>
          <w:rFonts w:ascii="Ubuntu Mono" w:hAnsi="Ubuntu Mono"/>
          <w:color w:val="000000"/>
          <w:sz w:val="16"/>
          <w:shd w:val="clear" w:color="auto" w:fill="E0E0E0"/>
        </w:rPr>
        <w:br/>
        <w:t xml:space="preserve">                    &lt;ПризнУчастника&gt;1&lt;/ПризнУчастника&gt;</w:t>
      </w:r>
      <w:r>
        <w:rPr>
          <w:rFonts w:ascii="Ubuntu Mono" w:hAnsi="Ubuntu Mono"/>
          <w:color w:val="000000"/>
          <w:sz w:val="16"/>
          <w:shd w:val="clear" w:color="auto" w:fill="E0E0E0"/>
        </w:rPr>
        <w:br/>
        <w:t xml:space="preserve">                    &lt;ПризнКлиент&gt;1&lt;/ПризнКлиент&gt;</w:t>
      </w:r>
      <w:r>
        <w:rPr>
          <w:rFonts w:ascii="Ubuntu Mono" w:hAnsi="Ubuntu Mono"/>
          <w:color w:val="000000"/>
          <w:sz w:val="16"/>
          <w:shd w:val="clear" w:color="auto" w:fill="E0E0E0"/>
        </w:rPr>
        <w:br/>
        <w:t xml:space="preserve">         </w:t>
      </w:r>
      <w:r>
        <w:rPr>
          <w:rFonts w:ascii="Ubuntu Mono" w:hAnsi="Ubuntu Mono"/>
          <w:color w:val="000000"/>
          <w:sz w:val="16"/>
          <w:shd w:val="clear" w:color="auto" w:fill="E0E0E0"/>
        </w:rPr>
        <w:t xml:space="preserve">           &lt;УчастникФЛИП&gt;</w:t>
      </w:r>
      <w:r>
        <w:rPr>
          <w:rFonts w:ascii="Ubuntu Mono" w:hAnsi="Ubuntu Mono"/>
          <w:color w:val="000000"/>
          <w:sz w:val="16"/>
          <w:shd w:val="clear" w:color="auto" w:fill="E0E0E0"/>
        </w:rPr>
        <w:br/>
        <w:t xml:space="preserve">                        &lt;ИдентификацияФЛ&gt;1&lt;/ИдентификацияФЛ&gt;</w:t>
      </w:r>
      <w:r>
        <w:rPr>
          <w:rFonts w:ascii="Ubuntu Mono" w:hAnsi="Ubuntu Mono"/>
          <w:color w:val="000000"/>
          <w:sz w:val="16"/>
          <w:shd w:val="clear" w:color="auto" w:fill="E0E0E0"/>
        </w:rPr>
        <w:br/>
        <w:t xml:space="preserve">                        &lt;СведФЛИП&gt;</w:t>
      </w:r>
      <w:r>
        <w:rPr>
          <w:rFonts w:ascii="Ubuntu Mono" w:hAnsi="Ubuntu Mono"/>
          <w:color w:val="000000"/>
          <w:sz w:val="16"/>
          <w:shd w:val="clear" w:color="auto" w:fill="E0E0E0"/>
        </w:rPr>
        <w:br/>
        <w:t xml:space="preserve">                            &lt;ФИОФЛИП&gt;</w:t>
      </w:r>
      <w:r>
        <w:rPr>
          <w:rFonts w:ascii="Ubuntu Mono" w:hAnsi="Ubuntu Mono"/>
          <w:color w:val="000000"/>
          <w:sz w:val="16"/>
          <w:shd w:val="clear" w:color="auto" w:fill="E0E0E0"/>
        </w:rPr>
        <w:br/>
        <w:t>&lt;Фам&gt;БОРИСОВ&lt;/Фам&gt;</w:t>
      </w:r>
      <w:r>
        <w:rPr>
          <w:rFonts w:ascii="Ubuntu Mono" w:hAnsi="Ubuntu Mono"/>
          <w:color w:val="000000"/>
          <w:sz w:val="16"/>
          <w:shd w:val="clear" w:color="auto" w:fill="E0E0E0"/>
        </w:rPr>
        <w:br/>
        <w:t>&lt;Имя&gt;АНДРЕЙ&lt;/Имя&gt;</w:t>
      </w:r>
      <w:r>
        <w:rPr>
          <w:rFonts w:ascii="Ubuntu Mono" w:hAnsi="Ubuntu Mono"/>
          <w:color w:val="000000"/>
          <w:sz w:val="16"/>
          <w:shd w:val="clear" w:color="auto" w:fill="E0E0E0"/>
        </w:rPr>
        <w:br/>
        <w:t>&lt;Отч&gt;ЮРЬЕВИЧ&lt;/Отч&gt;</w:t>
      </w:r>
      <w:r>
        <w:rPr>
          <w:rFonts w:ascii="Ubuntu Mono" w:hAnsi="Ubuntu Mono"/>
          <w:color w:val="000000"/>
          <w:sz w:val="16"/>
          <w:shd w:val="clear" w:color="auto" w:fill="E0E0E0"/>
        </w:rPr>
        <w:br/>
        <w:t xml:space="preserve">                            &lt;/ФИОФЛИП&gt;</w:t>
      </w:r>
      <w:r>
        <w:rPr>
          <w:rFonts w:ascii="Ubuntu Mono" w:hAnsi="Ubuntu Mono"/>
          <w:color w:val="000000"/>
          <w:sz w:val="16"/>
          <w:shd w:val="clear" w:color="auto" w:fill="E0E0E0"/>
        </w:rPr>
        <w:br/>
        <w:t xml:space="preserve"> </w:t>
      </w:r>
      <w:r>
        <w:rPr>
          <w:rFonts w:ascii="Ubuntu Mono" w:hAnsi="Ubuntu Mono"/>
          <w:color w:val="000000"/>
          <w:sz w:val="16"/>
          <w:shd w:val="clear" w:color="auto" w:fill="E0E0E0"/>
        </w:rPr>
        <w:t xml:space="preserve">                           &lt;ИННФЛИП&gt;&lt;/ИННФЛИП&gt;</w:t>
      </w:r>
      <w:r>
        <w:rPr>
          <w:rFonts w:ascii="Ubuntu Mono" w:hAnsi="Ubuntu Mono"/>
          <w:color w:val="000000"/>
          <w:sz w:val="16"/>
          <w:shd w:val="clear" w:color="auto" w:fill="E0E0E0"/>
        </w:rPr>
        <w:br/>
        <w:t xml:space="preserve">                            &lt;ДокУдЛичн&gt;1&lt;/ДокУдЛичн&gt;</w:t>
      </w:r>
      <w:r>
        <w:rPr>
          <w:rFonts w:ascii="Ubuntu Mono" w:hAnsi="Ubuntu Mono"/>
          <w:color w:val="000000"/>
          <w:sz w:val="16"/>
          <w:shd w:val="clear" w:color="auto" w:fill="E0E0E0"/>
        </w:rPr>
        <w:br/>
        <w:t xml:space="preserve">                            &lt;СведДокУдЛичн&gt;</w:t>
      </w:r>
      <w:r>
        <w:rPr>
          <w:rFonts w:ascii="Ubuntu Mono" w:hAnsi="Ubuntu Mono"/>
          <w:color w:val="000000"/>
          <w:sz w:val="16"/>
          <w:shd w:val="clear" w:color="auto" w:fill="E0E0E0"/>
        </w:rPr>
        <w:br/>
      </w:r>
      <w:r>
        <w:rPr>
          <w:rFonts w:ascii="Ubuntu Mono" w:hAnsi="Ubuntu Mono"/>
          <w:color w:val="000000"/>
          <w:sz w:val="16"/>
          <w:shd w:val="clear" w:color="auto" w:fill="E0E0E0"/>
        </w:rPr>
        <w:lastRenderedPageBreak/>
        <w:t>&lt;ВидДокКод&gt;21&lt;/ВидДокКод&gt;</w:t>
      </w:r>
      <w:r>
        <w:rPr>
          <w:rFonts w:ascii="Ubuntu Mono" w:hAnsi="Ubuntu Mono"/>
          <w:color w:val="000000"/>
          <w:sz w:val="16"/>
          <w:shd w:val="clear" w:color="auto" w:fill="E0E0E0"/>
        </w:rPr>
        <w:br/>
        <w:t>&lt;СерияДок&gt;5555&lt;/СерияДок&gt;</w:t>
      </w:r>
      <w:r>
        <w:rPr>
          <w:rFonts w:ascii="Ubuntu Mono" w:hAnsi="Ubuntu Mono"/>
          <w:color w:val="000000"/>
          <w:sz w:val="16"/>
          <w:shd w:val="clear" w:color="auto" w:fill="E0E0E0"/>
        </w:rPr>
        <w:br/>
        <w:t>&lt;НомДок&gt;877566&lt;/НомДок&gt;</w:t>
      </w:r>
      <w:r>
        <w:rPr>
          <w:rFonts w:ascii="Ubuntu Mono" w:hAnsi="Ubuntu Mono"/>
          <w:color w:val="000000"/>
          <w:sz w:val="16"/>
          <w:shd w:val="clear" w:color="auto" w:fill="E0E0E0"/>
        </w:rPr>
        <w:br/>
        <w:t>&lt;ДатВыдачиДок&gt;06/09/2005&lt;/ДатВыдачиД</w:t>
      </w:r>
      <w:r>
        <w:rPr>
          <w:rFonts w:ascii="Ubuntu Mono" w:hAnsi="Ubuntu Mono"/>
          <w:color w:val="000000"/>
          <w:sz w:val="16"/>
          <w:shd w:val="clear" w:color="auto" w:fill="E0E0E0"/>
        </w:rPr>
        <w:t>ок&gt;</w:t>
      </w:r>
      <w:r>
        <w:rPr>
          <w:rFonts w:ascii="Ubuntu Mono" w:hAnsi="Ubuntu Mono"/>
          <w:color w:val="000000"/>
          <w:sz w:val="16"/>
          <w:shd w:val="clear" w:color="auto" w:fill="E0E0E0"/>
        </w:rPr>
        <w:br/>
        <w:t>&lt;КемВыданДок&gt;ПВО ОВД Таганского района города Москвы&lt;/КемВыданДок&gt;</w:t>
      </w:r>
      <w:r>
        <w:rPr>
          <w:rFonts w:ascii="Ubuntu Mono" w:hAnsi="Ubuntu Mono"/>
          <w:color w:val="000000"/>
          <w:sz w:val="16"/>
          <w:shd w:val="clear" w:color="auto" w:fill="E0E0E0"/>
        </w:rPr>
        <w:br/>
        <w:t>&lt;КодПодр&gt;772-118&lt;/КодПодр&gt;</w:t>
      </w:r>
      <w:r>
        <w:rPr>
          <w:rFonts w:ascii="Ubuntu Mono" w:hAnsi="Ubuntu Mono"/>
          <w:color w:val="000000"/>
          <w:sz w:val="16"/>
          <w:shd w:val="clear" w:color="auto" w:fill="E0E0E0"/>
        </w:rPr>
        <w:br/>
        <w:t xml:space="preserve">                            &lt;/СведДокУдЛичн&gt;</w:t>
      </w:r>
      <w:r>
        <w:rPr>
          <w:rFonts w:ascii="Ubuntu Mono" w:hAnsi="Ubuntu Mono"/>
          <w:color w:val="000000"/>
          <w:sz w:val="16"/>
          <w:shd w:val="clear" w:color="auto" w:fill="E0E0E0"/>
        </w:rPr>
        <w:br/>
        <w:t xml:space="preserve">                            &lt;МестоРожд&gt;</w:t>
      </w:r>
      <w:r>
        <w:rPr>
          <w:rFonts w:ascii="Ubuntu Mono" w:hAnsi="Ubuntu Mono"/>
          <w:color w:val="000000"/>
          <w:sz w:val="16"/>
          <w:shd w:val="clear" w:color="auto" w:fill="E0E0E0"/>
        </w:rPr>
        <w:br/>
        <w:t>&lt;КодОКСМ&gt;&lt;/КодОКСМ&gt;</w:t>
      </w:r>
      <w:r>
        <w:rPr>
          <w:rFonts w:ascii="Ubuntu Mono" w:hAnsi="Ubuntu Mono"/>
          <w:color w:val="000000"/>
          <w:sz w:val="16"/>
          <w:shd w:val="clear" w:color="auto" w:fill="E0E0E0"/>
        </w:rPr>
        <w:br/>
        <w:t>&lt;СтранаНаименование&gt;&lt;/СтранаНаименование&gt;</w:t>
      </w:r>
      <w:r>
        <w:rPr>
          <w:rFonts w:ascii="Ubuntu Mono" w:hAnsi="Ubuntu Mono"/>
          <w:color w:val="000000"/>
          <w:sz w:val="16"/>
          <w:shd w:val="clear" w:color="auto" w:fill="E0E0E0"/>
        </w:rPr>
        <w:br/>
        <w:t>&lt;Район&gt;&lt;/Ра</w:t>
      </w:r>
      <w:r>
        <w:rPr>
          <w:rFonts w:ascii="Ubuntu Mono" w:hAnsi="Ubuntu Mono"/>
          <w:color w:val="000000"/>
          <w:sz w:val="16"/>
          <w:shd w:val="clear" w:color="auto" w:fill="E0E0E0"/>
        </w:rPr>
        <w:t>йон&gt;</w:t>
      </w:r>
      <w:r>
        <w:rPr>
          <w:rFonts w:ascii="Ubuntu Mono" w:hAnsi="Ubuntu Mono"/>
          <w:color w:val="000000"/>
          <w:sz w:val="16"/>
          <w:shd w:val="clear" w:color="auto" w:fill="E0E0E0"/>
        </w:rPr>
        <w:br/>
        <w:t>&lt;Пункт&gt;&lt;/Пункт&gt;</w:t>
      </w:r>
      <w:r>
        <w:rPr>
          <w:rFonts w:ascii="Ubuntu Mono" w:hAnsi="Ubuntu Mono"/>
          <w:color w:val="000000"/>
          <w:sz w:val="16"/>
          <w:shd w:val="clear" w:color="auto" w:fill="E0E0E0"/>
        </w:rPr>
        <w:br/>
        <w:t>&lt;МестоРождТекст&gt;Информация отсутствует&lt;/МестоРождТекст&gt;</w:t>
      </w:r>
      <w:r>
        <w:rPr>
          <w:rFonts w:ascii="Ubuntu Mono" w:hAnsi="Ubuntu Mono"/>
          <w:color w:val="000000"/>
          <w:sz w:val="16"/>
          <w:shd w:val="clear" w:color="auto" w:fill="E0E0E0"/>
        </w:rPr>
        <w:br/>
        <w:t xml:space="preserve">                            &lt;/МестоРожд&gt;</w:t>
      </w:r>
      <w:r>
        <w:rPr>
          <w:rFonts w:ascii="Ubuntu Mono" w:hAnsi="Ubuntu Mono"/>
          <w:color w:val="000000"/>
          <w:sz w:val="16"/>
          <w:shd w:val="clear" w:color="auto" w:fill="E0E0E0"/>
        </w:rPr>
        <w:br/>
        <w:t xml:space="preserve">                            &lt;КодОКСМ&gt;643&lt;/КодОКСМ&gt;</w:t>
      </w:r>
      <w:r>
        <w:rPr>
          <w:rFonts w:ascii="Ubuntu Mono" w:hAnsi="Ubuntu Mono"/>
          <w:color w:val="000000"/>
          <w:sz w:val="16"/>
          <w:shd w:val="clear" w:color="auto" w:fill="E0E0E0"/>
        </w:rPr>
        <w:br/>
        <w:t xml:space="preserve">                            &lt;СтранаНаименование&gt;Российская Федерация&lt;/СтранаНаименовани</w:t>
      </w:r>
      <w:r>
        <w:rPr>
          <w:rFonts w:ascii="Ubuntu Mono" w:hAnsi="Ubuntu Mono"/>
          <w:color w:val="000000"/>
          <w:sz w:val="16"/>
          <w:shd w:val="clear" w:color="auto" w:fill="E0E0E0"/>
        </w:rPr>
        <w:t>е&gt;</w:t>
      </w:r>
      <w:r>
        <w:rPr>
          <w:rFonts w:ascii="Ubuntu Mono" w:hAnsi="Ubuntu Mono"/>
          <w:color w:val="000000"/>
          <w:sz w:val="16"/>
          <w:shd w:val="clear" w:color="auto" w:fill="E0E0E0"/>
        </w:rPr>
        <w:br/>
        <w:t xml:space="preserve">                            &lt;ПризнакПубЛицо&gt;0&lt;/ПризнакПубЛицо&gt;</w:t>
      </w:r>
      <w:r>
        <w:rPr>
          <w:rFonts w:ascii="Ubuntu Mono" w:hAnsi="Ubuntu Mono"/>
          <w:color w:val="000000"/>
          <w:sz w:val="16"/>
          <w:shd w:val="clear" w:color="auto" w:fill="E0E0E0"/>
        </w:rPr>
        <w:br/>
        <w:t xml:space="preserve">                            &lt;АдрРег&gt;</w:t>
      </w:r>
      <w:r>
        <w:rPr>
          <w:rFonts w:ascii="Ubuntu Mono" w:hAnsi="Ubuntu Mono"/>
          <w:color w:val="000000"/>
          <w:sz w:val="16"/>
          <w:shd w:val="clear" w:color="auto" w:fill="E0E0E0"/>
        </w:rPr>
        <w:br/>
        <w:t>&lt;КодОКСМ&gt;&lt;/КодОКСМ&gt;</w:t>
      </w:r>
      <w:r>
        <w:rPr>
          <w:rFonts w:ascii="Ubuntu Mono" w:hAnsi="Ubuntu Mono"/>
          <w:color w:val="000000"/>
          <w:sz w:val="16"/>
          <w:shd w:val="clear" w:color="auto" w:fill="E0E0E0"/>
        </w:rPr>
        <w:br/>
        <w:t>&lt;СтранаНаименование&gt;&lt;/СтранаНаименование&gt;</w:t>
      </w:r>
      <w:r>
        <w:rPr>
          <w:rFonts w:ascii="Ubuntu Mono" w:hAnsi="Ubuntu Mono"/>
          <w:color w:val="000000"/>
          <w:sz w:val="16"/>
          <w:shd w:val="clear" w:color="auto" w:fill="E0E0E0"/>
        </w:rPr>
        <w:br/>
        <w:t>&lt;Район&gt;&lt;/Район&gt;</w:t>
      </w:r>
      <w:r>
        <w:rPr>
          <w:rFonts w:ascii="Ubuntu Mono" w:hAnsi="Ubuntu Mono"/>
          <w:color w:val="000000"/>
          <w:sz w:val="16"/>
          <w:shd w:val="clear" w:color="auto" w:fill="E0E0E0"/>
        </w:rPr>
        <w:br/>
        <w:t>&lt;Пункт&gt;&lt;/Пункт&gt;</w:t>
      </w:r>
      <w:r>
        <w:rPr>
          <w:rFonts w:ascii="Ubuntu Mono" w:hAnsi="Ubuntu Mono"/>
          <w:color w:val="000000"/>
          <w:sz w:val="16"/>
          <w:shd w:val="clear" w:color="auto" w:fill="E0E0E0"/>
        </w:rPr>
        <w:br/>
        <w:t>&lt;Улица&gt;&lt;/Улица&gt;</w:t>
      </w:r>
      <w:r>
        <w:rPr>
          <w:rFonts w:ascii="Ubuntu Mono" w:hAnsi="Ubuntu Mono"/>
          <w:color w:val="000000"/>
          <w:sz w:val="16"/>
          <w:shd w:val="clear" w:color="auto" w:fill="E0E0E0"/>
        </w:rPr>
        <w:br/>
        <w:t>&lt;Дом&gt;&lt;/Дом&gt;</w:t>
      </w:r>
      <w:r>
        <w:rPr>
          <w:rFonts w:ascii="Ubuntu Mono" w:hAnsi="Ubuntu Mono"/>
          <w:color w:val="000000"/>
          <w:sz w:val="16"/>
          <w:shd w:val="clear" w:color="auto" w:fill="E0E0E0"/>
        </w:rPr>
        <w:br/>
        <w:t>&lt;Корп&gt;&lt;/Корп&gt;</w:t>
      </w:r>
      <w:r>
        <w:rPr>
          <w:rFonts w:ascii="Ubuntu Mono" w:hAnsi="Ubuntu Mono"/>
          <w:color w:val="000000"/>
          <w:sz w:val="16"/>
          <w:shd w:val="clear" w:color="auto" w:fill="E0E0E0"/>
        </w:rPr>
        <w:br/>
        <w:t>&lt;Оф&gt;&lt;/Оф&gt;</w:t>
      </w:r>
      <w:r>
        <w:rPr>
          <w:rFonts w:ascii="Ubuntu Mono" w:hAnsi="Ubuntu Mono"/>
          <w:color w:val="000000"/>
          <w:sz w:val="16"/>
          <w:shd w:val="clear" w:color="auto" w:fill="E0E0E0"/>
        </w:rPr>
        <w:br/>
        <w:t xml:space="preserve">       </w:t>
      </w:r>
      <w:r>
        <w:rPr>
          <w:rFonts w:ascii="Ubuntu Mono" w:hAnsi="Ubuntu Mono"/>
          <w:color w:val="000000"/>
          <w:sz w:val="16"/>
          <w:shd w:val="clear" w:color="auto" w:fill="E0E0E0"/>
        </w:rPr>
        <w:t xml:space="preserve">                     &lt;/АдрРег&gt;</w:t>
      </w:r>
      <w:r>
        <w:rPr>
          <w:rFonts w:ascii="Ubuntu Mono" w:hAnsi="Ubuntu Mono"/>
          <w:color w:val="000000"/>
          <w:sz w:val="16"/>
          <w:shd w:val="clear" w:color="auto" w:fill="E0E0E0"/>
        </w:rPr>
        <w:br/>
        <w:t xml:space="preserve">                        &lt;/СведФЛИП&gt;</w:t>
      </w:r>
      <w:r>
        <w:rPr>
          <w:rFonts w:ascii="Ubuntu Mono" w:hAnsi="Ubuntu Mono"/>
          <w:color w:val="000000"/>
          <w:sz w:val="16"/>
          <w:shd w:val="clear" w:color="auto" w:fill="E0E0E0"/>
        </w:rPr>
        <w:br/>
        <w:t xml:space="preserve">                    &lt;/УчастникФЛИП&gt;</w:t>
      </w:r>
      <w:r>
        <w:rPr>
          <w:rFonts w:ascii="Ubuntu Mono" w:hAnsi="Ubuntu Mono"/>
          <w:color w:val="000000"/>
          <w:sz w:val="16"/>
          <w:shd w:val="clear" w:color="auto" w:fill="E0E0E0"/>
        </w:rPr>
        <w:br/>
        <w:t xml:space="preserve">                &lt;/УчастникОп&gt;</w:t>
      </w:r>
      <w:r>
        <w:rPr>
          <w:rFonts w:ascii="Ubuntu Mono" w:hAnsi="Ubuntu Mono"/>
          <w:color w:val="000000"/>
          <w:sz w:val="16"/>
          <w:shd w:val="clear" w:color="auto" w:fill="E0E0E0"/>
        </w:rPr>
        <w:br/>
        <w:t xml:space="preserve">                &lt;СведенияВнесениеПолучениеНалДС&gt;</w:t>
      </w:r>
      <w:r>
        <w:rPr>
          <w:rFonts w:ascii="Ubuntu Mono" w:hAnsi="Ubuntu Mono"/>
          <w:color w:val="000000"/>
          <w:sz w:val="16"/>
          <w:shd w:val="clear" w:color="auto" w:fill="E0E0E0"/>
        </w:rPr>
        <w:br/>
        <w:t xml:space="preserve">                    &lt;КодХарактерОп&gt;2&lt;/КодХарактерОп&gt;</w:t>
      </w:r>
      <w:r>
        <w:rPr>
          <w:rFonts w:ascii="Ubuntu Mono" w:hAnsi="Ubuntu Mono"/>
          <w:color w:val="000000"/>
          <w:sz w:val="16"/>
          <w:shd w:val="clear" w:color="auto" w:fill="E0E0E0"/>
        </w:rPr>
        <w:br/>
        <w:t xml:space="preserve">                    &lt;</w:t>
      </w:r>
      <w:r>
        <w:rPr>
          <w:rFonts w:ascii="Ubuntu Mono" w:hAnsi="Ubuntu Mono"/>
          <w:color w:val="000000"/>
          <w:sz w:val="16"/>
          <w:shd w:val="clear" w:color="auto" w:fill="E0E0E0"/>
        </w:rPr>
        <w:t>НомерСчетКлиент&gt;40817810901004025318&lt;/НомерСчетКлиент&gt;</w:t>
      </w:r>
      <w:r>
        <w:rPr>
          <w:rFonts w:ascii="Ubuntu Mono" w:hAnsi="Ubuntu Mono"/>
          <w:color w:val="000000"/>
          <w:sz w:val="16"/>
          <w:shd w:val="clear" w:color="auto" w:fill="E0E0E0"/>
        </w:rPr>
        <w:br/>
        <w:t xml:space="preserve">                    &lt;СведПриемВыдача&gt;</w:t>
      </w:r>
      <w:r>
        <w:rPr>
          <w:rFonts w:ascii="Ubuntu Mono" w:hAnsi="Ubuntu Mono"/>
          <w:color w:val="000000"/>
          <w:sz w:val="16"/>
          <w:shd w:val="clear" w:color="auto" w:fill="E0E0E0"/>
        </w:rPr>
        <w:br/>
        <w:t xml:space="preserve">                        &lt;АдрМестаПриемаВыдача&gt;</w:t>
      </w:r>
      <w:r>
        <w:rPr>
          <w:rFonts w:ascii="Ubuntu Mono" w:hAnsi="Ubuntu Mono"/>
          <w:color w:val="000000"/>
          <w:sz w:val="16"/>
          <w:shd w:val="clear" w:color="auto" w:fill="E0E0E0"/>
        </w:rPr>
        <w:br/>
        <w:t xml:space="preserve">                            &lt;Индекс&gt;194223&lt;/Индекс&gt;</w:t>
      </w:r>
      <w:r>
        <w:rPr>
          <w:rFonts w:ascii="Ubuntu Mono" w:hAnsi="Ubuntu Mono"/>
          <w:color w:val="000000"/>
          <w:sz w:val="16"/>
          <w:shd w:val="clear" w:color="auto" w:fill="E0E0E0"/>
        </w:rPr>
        <w:br/>
        <w:t xml:space="preserve">                            &lt;КодОКСМ&gt;643&lt;/КодОКСМ&gt;</w:t>
      </w:r>
      <w:r>
        <w:rPr>
          <w:rFonts w:ascii="Ubuntu Mono" w:hAnsi="Ubuntu Mono"/>
          <w:color w:val="000000"/>
          <w:sz w:val="16"/>
          <w:shd w:val="clear" w:color="auto" w:fill="E0E0E0"/>
        </w:rPr>
        <w:br/>
        <w:t xml:space="preserve">             </w:t>
      </w:r>
      <w:r>
        <w:rPr>
          <w:rFonts w:ascii="Ubuntu Mono" w:hAnsi="Ubuntu Mono"/>
          <w:color w:val="000000"/>
          <w:sz w:val="16"/>
          <w:shd w:val="clear" w:color="auto" w:fill="E0E0E0"/>
        </w:rPr>
        <w:t xml:space="preserve">               &lt;СтранаНаименование&gt;Российская Федерация&lt;/СтранаНаименование&gt;</w:t>
      </w:r>
      <w:r>
        <w:rPr>
          <w:rFonts w:ascii="Ubuntu Mono" w:hAnsi="Ubuntu Mono"/>
          <w:color w:val="000000"/>
          <w:sz w:val="16"/>
          <w:shd w:val="clear" w:color="auto" w:fill="E0E0E0"/>
        </w:rPr>
        <w:br/>
        <w:t xml:space="preserve">                            &lt;КодСубъектаПоОКАТО&gt;40&lt;/КодСубъектаПоОКАТО&gt;</w:t>
      </w:r>
      <w:r>
        <w:rPr>
          <w:rFonts w:ascii="Ubuntu Mono" w:hAnsi="Ubuntu Mono"/>
          <w:color w:val="000000"/>
          <w:sz w:val="16"/>
          <w:shd w:val="clear" w:color="auto" w:fill="E0E0E0"/>
        </w:rPr>
        <w:br/>
        <w:t xml:space="preserve">                            &lt;Пункт&gt;САНКТ-ПЕТЕРБУРГ Г.&lt;/Пункт&gt;</w:t>
      </w:r>
      <w:r>
        <w:rPr>
          <w:rFonts w:ascii="Ubuntu Mono" w:hAnsi="Ubuntu Mono"/>
          <w:color w:val="000000"/>
          <w:sz w:val="16"/>
          <w:shd w:val="clear" w:color="auto" w:fill="E0E0E0"/>
        </w:rPr>
        <w:br/>
        <w:t xml:space="preserve">                            &lt;Улица&gt;СВЕТЛАНОВС</w:t>
      </w:r>
      <w:r>
        <w:rPr>
          <w:rFonts w:ascii="Ubuntu Mono" w:hAnsi="Ubuntu Mono"/>
          <w:color w:val="000000"/>
          <w:sz w:val="16"/>
          <w:shd w:val="clear" w:color="auto" w:fill="E0E0E0"/>
        </w:rPr>
        <w:t>КИЙ ПР-КТ&lt;/Улица&gt;</w:t>
      </w:r>
      <w:r>
        <w:rPr>
          <w:rFonts w:ascii="Ubuntu Mono" w:hAnsi="Ubuntu Mono"/>
          <w:color w:val="000000"/>
          <w:sz w:val="16"/>
          <w:shd w:val="clear" w:color="auto" w:fill="E0E0E0"/>
        </w:rPr>
        <w:br/>
        <w:t xml:space="preserve">                            &lt;Дом&gt;11&lt;/Дом&gt;</w:t>
      </w:r>
      <w:r>
        <w:rPr>
          <w:rFonts w:ascii="Ubuntu Mono" w:hAnsi="Ubuntu Mono"/>
          <w:color w:val="000000"/>
          <w:sz w:val="16"/>
          <w:shd w:val="clear" w:color="auto" w:fill="E0E0E0"/>
        </w:rPr>
        <w:br/>
        <w:t xml:space="preserve">                        &lt;/АдрМестаПриемаВыдача&gt;</w:t>
      </w:r>
      <w:r>
        <w:rPr>
          <w:rFonts w:ascii="Ubuntu Mono" w:hAnsi="Ubuntu Mono"/>
          <w:color w:val="000000"/>
          <w:sz w:val="16"/>
          <w:shd w:val="clear" w:color="auto" w:fill="E0E0E0"/>
        </w:rPr>
        <w:br/>
        <w:t xml:space="preserve">                        &lt;БИККО&gt;040702788&lt;/БИККО&gt;</w:t>
      </w:r>
      <w:r>
        <w:rPr>
          <w:rFonts w:ascii="Ubuntu Mono" w:hAnsi="Ubuntu Mono"/>
          <w:color w:val="000000"/>
          <w:sz w:val="16"/>
          <w:shd w:val="clear" w:color="auto" w:fill="E0E0E0"/>
        </w:rPr>
        <w:br/>
        <w:t xml:space="preserve">                        &lt;НаимКО&gt;Банк ВТБ (ПАО), ФИЛИАЛ БАНКА ВТБ (ПАО) В Г. СТАВРОПОЛЕ&lt;/НаимКО&gt;</w:t>
      </w:r>
      <w:r>
        <w:rPr>
          <w:rFonts w:ascii="Ubuntu Mono" w:hAnsi="Ubuntu Mono"/>
          <w:color w:val="000000"/>
          <w:sz w:val="16"/>
          <w:shd w:val="clear" w:color="auto" w:fill="E0E0E0"/>
        </w:rPr>
        <w:br/>
        <w:t xml:space="preserve">   </w:t>
      </w:r>
      <w:r>
        <w:rPr>
          <w:rFonts w:ascii="Ubuntu Mono" w:hAnsi="Ubuntu Mono"/>
          <w:color w:val="000000"/>
          <w:sz w:val="16"/>
          <w:shd w:val="clear" w:color="auto" w:fill="E0E0E0"/>
        </w:rPr>
        <w:t xml:space="preserve">                 &lt;/СведПриемВыдача&gt;</w:t>
      </w:r>
      <w:r>
        <w:rPr>
          <w:rFonts w:ascii="Ubuntu Mono" w:hAnsi="Ubuntu Mono"/>
          <w:color w:val="000000"/>
          <w:sz w:val="16"/>
          <w:shd w:val="clear" w:color="auto" w:fill="E0E0E0"/>
        </w:rPr>
        <w:br/>
        <w:t xml:space="preserve">                &lt;/СведенияВнесениеПолучениеНалДС&gt;</w:t>
      </w:r>
      <w:r>
        <w:rPr>
          <w:rFonts w:ascii="Ubuntu Mono" w:hAnsi="Ubuntu Mono"/>
          <w:color w:val="000000"/>
          <w:sz w:val="16"/>
          <w:shd w:val="clear" w:color="auto" w:fill="E0E0E0"/>
        </w:rPr>
        <w:br/>
        <w:t xml:space="preserve">            &lt;/Операция&gt;</w:t>
      </w:r>
      <w:r>
        <w:rPr>
          <w:rFonts w:ascii="Ubuntu Mono" w:hAnsi="Ubuntu Mono"/>
          <w:color w:val="000000"/>
          <w:sz w:val="16"/>
          <w:shd w:val="clear" w:color="auto" w:fill="E0E0E0"/>
        </w:rPr>
        <w:br/>
        <w:t xml:space="preserve">        &lt;/СведКО&gt;</w:t>
      </w:r>
      <w:r>
        <w:rPr>
          <w:rFonts w:ascii="Ubuntu Mono" w:hAnsi="Ubuntu Mono"/>
          <w:color w:val="000000"/>
          <w:sz w:val="16"/>
          <w:shd w:val="clear" w:color="auto" w:fill="E0E0E0"/>
        </w:rPr>
        <w:br/>
        <w:t xml:space="preserve">    &lt;/ИнформЧасть&gt;</w:t>
      </w:r>
      <w:r>
        <w:rPr>
          <w:rFonts w:ascii="Ubuntu Mono" w:hAnsi="Ubuntu Mono"/>
          <w:color w:val="000000"/>
          <w:sz w:val="16"/>
          <w:shd w:val="clear" w:color="auto" w:fill="E0E0E0"/>
        </w:rPr>
        <w:br/>
        <w:t>&lt;/СообщОперКО&gt;</w:t>
      </w:r>
    </w:p>
    <w:p w14:paraId="2AD296ED" w14:textId="77777777" w:rsidR="003D271F" w:rsidRDefault="00406DFC">
      <w:pPr>
        <w:spacing w:before="200" w:after="0" w:line="240" w:lineRule="auto"/>
      </w:pPr>
      <w:bookmarkStart w:id="655" w:name="settings_DocsVision"/>
      <w:bookmarkEnd w:id="653"/>
      <w:bookmarkEnd w:id="654"/>
      <w:r>
        <w:rPr>
          <w:rFonts w:ascii="Arial" w:hAnsi="Arial"/>
          <w:b/>
          <w:color w:val="000000"/>
          <w:sz w:val="20"/>
        </w:rPr>
        <w:t>4.3.2.3.7. Справочно: настройка параметра "Типы и/или коды систем, для которых будет вызыватьс</w:t>
      </w:r>
      <w:r>
        <w:rPr>
          <w:rFonts w:ascii="Arial" w:hAnsi="Arial"/>
          <w:b/>
          <w:color w:val="000000"/>
          <w:sz w:val="20"/>
        </w:rPr>
        <w:t>я сервис запроса подписи из УСБС"</w:t>
      </w:r>
    </w:p>
    <w:bookmarkEnd w:id="655"/>
    <w:p w14:paraId="6BF4DA49" w14:textId="77777777" w:rsidR="003D271F" w:rsidRDefault="00406DFC">
      <w:pPr>
        <w:spacing w:before="200" w:after="0" w:line="240" w:lineRule="auto"/>
      </w:pPr>
      <w:r>
        <w:rPr>
          <w:rFonts w:ascii="Times New Roman" w:hAnsi="Times New Roman"/>
          <w:color w:val="000000"/>
          <w:sz w:val="20"/>
        </w:rPr>
        <w:t xml:space="preserve">Для реализации требования по получению и отображению сканов подписей клиентов не требуется изменения значение кодификатора параметров, так как при инициировании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xml:space="preserve"> в Спектрум </w:t>
      </w:r>
      <w:r>
        <w:rPr>
          <w:rFonts w:ascii="Times New Roman" w:hAnsi="Times New Roman"/>
          <w:color w:val="000000"/>
          <w:sz w:val="20"/>
        </w:rPr>
        <w:t>приходит одна из систем ведения клиента:</w:t>
      </w:r>
    </w:p>
    <w:p w14:paraId="2B671AB5" w14:textId="77777777" w:rsidR="003D271F" w:rsidRDefault="003D271F">
      <w:pPr>
        <w:spacing w:after="0" w:line="240" w:lineRule="auto"/>
        <w:rPr>
          <w:sz w:val="20"/>
        </w:rPr>
      </w:pPr>
    </w:p>
    <w:tbl>
      <w:tblPr>
        <w:tblW w:w="0" w:type="auto"/>
        <w:tblInd w:w="25" w:type="dxa"/>
        <w:tblLayout w:type="fixed"/>
        <w:tblCellMar>
          <w:left w:w="10" w:type="dxa"/>
          <w:right w:w="10" w:type="dxa"/>
        </w:tblCellMar>
        <w:tblLook w:val="0000" w:firstRow="0" w:lastRow="0" w:firstColumn="0" w:lastColumn="0" w:noHBand="0" w:noVBand="0"/>
      </w:tblPr>
      <w:tblGrid>
        <w:gridCol w:w="3430"/>
        <w:gridCol w:w="5596"/>
      </w:tblGrid>
      <w:tr w:rsidR="003D271F" w:rsidRPr="000941B2" w14:paraId="2BE6EB85" w14:textId="77777777">
        <w:tblPrEx>
          <w:tblCellMar>
            <w:top w:w="0" w:type="dxa"/>
            <w:bottom w:w="0" w:type="dxa"/>
          </w:tblCellMar>
        </w:tblPrEx>
        <w:tc>
          <w:tcPr>
            <w:tcW w:w="3430" w:type="dxa"/>
            <w:tcBorders>
              <w:top w:val="single" w:sz="4" w:space="0" w:color="000000"/>
              <w:left w:val="single" w:sz="4" w:space="0" w:color="000000"/>
              <w:bottom w:val="single" w:sz="4" w:space="0" w:color="000000"/>
              <w:right w:val="single" w:sz="4" w:space="0" w:color="000000"/>
            </w:tcBorders>
            <w:tcMar>
              <w:top w:w="40" w:type="dxa"/>
              <w:left w:w="20" w:type="dxa"/>
              <w:bottom w:w="40" w:type="dxa"/>
              <w:right w:w="20" w:type="dxa"/>
            </w:tcMar>
          </w:tcPr>
          <w:p w14:paraId="2D7852B8" w14:textId="77777777" w:rsidR="003D271F" w:rsidRDefault="00406DFC">
            <w:pPr>
              <w:spacing w:after="0" w:line="240" w:lineRule="auto"/>
              <w:jc w:val="center"/>
            </w:pPr>
            <w:bookmarkStart w:id="656" w:name="d5e1014"/>
            <w:bookmarkStart w:id="657" w:name="d5e859"/>
            <w:r>
              <w:rPr>
                <w:rFonts w:ascii="Times New Roman" w:hAnsi="Times New Roman"/>
                <w:color w:val="000000"/>
                <w:sz w:val="20"/>
              </w:rPr>
              <w:t>Код параметра</w:t>
            </w:r>
          </w:p>
        </w:tc>
        <w:tc>
          <w:tcPr>
            <w:tcW w:w="5596" w:type="dxa"/>
            <w:tcBorders>
              <w:top w:val="single" w:sz="4" w:space="0" w:color="000000"/>
              <w:bottom w:val="single" w:sz="4" w:space="0" w:color="000000"/>
              <w:right w:val="single" w:sz="4" w:space="0" w:color="000000"/>
            </w:tcBorders>
            <w:tcMar>
              <w:top w:w="40" w:type="dxa"/>
              <w:left w:w="20" w:type="dxa"/>
              <w:bottom w:w="40" w:type="dxa"/>
              <w:right w:w="20" w:type="dxa"/>
            </w:tcMar>
          </w:tcPr>
          <w:p w14:paraId="7C0A22D3" w14:textId="77777777" w:rsidR="003D271F" w:rsidRPr="000941B2" w:rsidRDefault="00406DFC">
            <w:pPr>
              <w:spacing w:after="0" w:line="240" w:lineRule="auto"/>
              <w:rPr>
                <w:lang w:val="en-US"/>
              </w:rPr>
            </w:pPr>
            <w:r w:rsidRPr="000941B2">
              <w:rPr>
                <w:rFonts w:ascii="Times New Roman" w:hAnsi="Times New Roman"/>
                <w:color w:val="000000"/>
                <w:sz w:val="20"/>
                <w:lang w:val="en-US"/>
              </w:rPr>
              <w:t>VTB24_ASK_SIGN_ID_SYS_TYPES</w:t>
            </w:r>
          </w:p>
        </w:tc>
      </w:tr>
      <w:bookmarkEnd w:id="656"/>
      <w:bookmarkEnd w:id="657"/>
      <w:tr w:rsidR="003D271F" w14:paraId="27D2D5AD"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54E61253" w14:textId="77777777" w:rsidR="003D271F" w:rsidRDefault="00406DFC">
            <w:pPr>
              <w:spacing w:after="0" w:line="240" w:lineRule="auto"/>
              <w:jc w:val="center"/>
            </w:pPr>
            <w:r>
              <w:rPr>
                <w:rFonts w:ascii="Times New Roman" w:hAnsi="Times New Roman"/>
                <w:color w:val="000000"/>
                <w:sz w:val="20"/>
              </w:rPr>
              <w:t>Наименование параметра</w:t>
            </w:r>
          </w:p>
        </w:tc>
        <w:tc>
          <w:tcPr>
            <w:tcW w:w="5596" w:type="dxa"/>
            <w:tcBorders>
              <w:bottom w:val="single" w:sz="4" w:space="0" w:color="000000"/>
              <w:right w:val="single" w:sz="4" w:space="0" w:color="000000"/>
            </w:tcBorders>
            <w:tcMar>
              <w:top w:w="40" w:type="dxa"/>
              <w:left w:w="20" w:type="dxa"/>
              <w:bottom w:w="40" w:type="dxa"/>
              <w:right w:w="20" w:type="dxa"/>
            </w:tcMar>
          </w:tcPr>
          <w:p w14:paraId="1959DF29" w14:textId="77777777" w:rsidR="003D271F" w:rsidRDefault="00406DFC">
            <w:pPr>
              <w:spacing w:after="0" w:line="240" w:lineRule="auto"/>
            </w:pPr>
            <w:r>
              <w:rPr>
                <w:rFonts w:ascii="Times New Roman" w:hAnsi="Times New Roman"/>
                <w:color w:val="000000"/>
                <w:sz w:val="20"/>
              </w:rPr>
              <w:t>ВТБ24. Типы и/или коды систем, для которых будет вызываться сервис запроса подписи из УСБС</w:t>
            </w:r>
          </w:p>
        </w:tc>
      </w:tr>
      <w:tr w:rsidR="003D271F" w14:paraId="2152ED0C" w14:textId="77777777">
        <w:tblPrEx>
          <w:tblCellMar>
            <w:top w:w="0" w:type="dxa"/>
            <w:bottom w:w="0" w:type="dxa"/>
          </w:tblCellMar>
        </w:tblPrEx>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5E5C2703" w14:textId="77777777" w:rsidR="003D271F" w:rsidRDefault="00406DFC">
            <w:pPr>
              <w:spacing w:after="0" w:line="240" w:lineRule="auto"/>
              <w:jc w:val="center"/>
            </w:pPr>
            <w:r>
              <w:rPr>
                <w:rFonts w:ascii="Times New Roman" w:hAnsi="Times New Roman"/>
                <w:color w:val="000000"/>
                <w:sz w:val="20"/>
              </w:rPr>
              <w:t>Значение параметра</w:t>
            </w:r>
          </w:p>
        </w:tc>
        <w:tc>
          <w:tcPr>
            <w:tcW w:w="5596" w:type="dxa"/>
            <w:tcBorders>
              <w:bottom w:val="single" w:sz="4" w:space="0" w:color="000000"/>
              <w:right w:val="single" w:sz="4" w:space="0" w:color="000000"/>
            </w:tcBorders>
            <w:tcMar>
              <w:top w:w="40" w:type="dxa"/>
              <w:left w:w="20" w:type="dxa"/>
              <w:bottom w:w="40" w:type="dxa"/>
              <w:right w:w="20" w:type="dxa"/>
            </w:tcMar>
          </w:tcPr>
          <w:p w14:paraId="10517DC7" w14:textId="77777777" w:rsidR="003D271F" w:rsidRDefault="00406DFC">
            <w:pPr>
              <w:spacing w:after="0" w:line="240" w:lineRule="auto"/>
            </w:pPr>
            <w:r>
              <w:rPr>
                <w:rFonts w:ascii="Times New Roman" w:hAnsi="Times New Roman"/>
                <w:color w:val="000000"/>
                <w:sz w:val="20"/>
              </w:rPr>
              <w:t>BQ, SBL_FR, MBANK</w:t>
            </w:r>
          </w:p>
        </w:tc>
      </w:tr>
    </w:tbl>
    <w:p w14:paraId="055CB037" w14:textId="4F810A8D" w:rsidR="003D271F" w:rsidRDefault="00406DFC">
      <w:pPr>
        <w:spacing w:before="200" w:after="0" w:line="240" w:lineRule="auto"/>
      </w:pPr>
      <w:bookmarkStart w:id="658" w:name="form_deptRoute"/>
      <w:r>
        <w:rPr>
          <w:rFonts w:ascii="Arial" w:hAnsi="Arial"/>
          <w:b/>
          <w:color w:val="000000"/>
          <w:sz w:val="20"/>
        </w:rPr>
        <w:t>4.3.2.</w:t>
      </w:r>
      <w:del w:id="659" w:author="Yulia A. Trifonova" w:date="2021-08-09T23:51:00Z">
        <w:r w:rsidR="00CE5630">
          <w:rPr>
            <w:rFonts w:ascii="Arial" w:hAnsi="Arial"/>
            <w:b/>
            <w:color w:val="000000"/>
            <w:sz w:val="24"/>
          </w:rPr>
          <w:delText>4. Требования к задачам и методам реализуемой функциональности</w:delText>
        </w:r>
      </w:del>
      <w:ins w:id="660" w:author="Yulia A. Trifonova" w:date="2021-08-09T23:51:00Z">
        <w:r>
          <w:rPr>
            <w:rFonts w:ascii="Arial" w:hAnsi="Arial"/>
            <w:b/>
            <w:color w:val="000000"/>
            <w:sz w:val="20"/>
          </w:rPr>
          <w:t xml:space="preserve">3.8. </w:t>
        </w:r>
        <w:r>
          <w:rPr>
            <w:rFonts w:ascii="Arial" w:hAnsi="Arial"/>
            <w:b/>
            <w:color w:val="000000"/>
            <w:sz w:val="20"/>
          </w:rPr>
          <w:t>Справочно: форма "Маршрутизация документов подразделения"</w:t>
        </w:r>
      </w:ins>
    </w:p>
    <w:bookmarkEnd w:id="658"/>
    <w:p w14:paraId="4FE0F310" w14:textId="77777777" w:rsidR="003D271F" w:rsidRDefault="00406DFC">
      <w:pPr>
        <w:spacing w:before="200" w:after="0" w:line="240" w:lineRule="auto"/>
        <w:rPr>
          <w:ins w:id="661" w:author="Yulia A. Trifonova" w:date="2021-08-09T23:51:00Z"/>
        </w:rPr>
      </w:pPr>
      <w:ins w:id="662" w:author="Yulia A. Trifonova" w:date="2021-08-09T23:51:00Z">
        <w:r>
          <w:rPr>
            <w:rFonts w:ascii="Times New Roman" w:hAnsi="Times New Roman"/>
            <w:color w:val="000000"/>
            <w:sz w:val="20"/>
          </w:rPr>
          <w:t>Форма "Маршрутизация документов подразделения" предназначена для настройки филиалов для работы с ГК ЦФТ2.0 и доступна в меню:</w:t>
        </w:r>
      </w:ins>
    </w:p>
    <w:p w14:paraId="03D998CA" w14:textId="77777777" w:rsidR="003D271F" w:rsidRDefault="00406DFC">
      <w:pPr>
        <w:spacing w:before="200" w:after="0" w:line="240" w:lineRule="auto"/>
        <w:rPr>
          <w:ins w:id="663" w:author="Yulia A. Trifonova" w:date="2021-08-09T23:51:00Z"/>
        </w:rPr>
      </w:pPr>
      <w:ins w:id="664" w:author="Yulia A. Trifonova" w:date="2021-08-09T23:51:00Z">
        <w:r>
          <w:rPr>
            <w:rFonts w:ascii="Times New Roman" w:hAnsi="Times New Roman"/>
            <w:b/>
            <w:color w:val="000000"/>
            <w:sz w:val="20"/>
          </w:rPr>
          <w:t xml:space="preserve">Администрирование → Подразделения → Маршрутизация документов </w:t>
        </w:r>
        <w:r>
          <w:rPr>
            <w:rFonts w:ascii="Times New Roman" w:hAnsi="Times New Roman"/>
            <w:b/>
            <w:color w:val="000000"/>
            <w:sz w:val="20"/>
          </w:rPr>
          <w:t>подразделения</w:t>
        </w:r>
        <w:r>
          <w:rPr>
            <w:rFonts w:ascii="Times New Roman" w:hAnsi="Times New Roman"/>
            <w:color w:val="000000"/>
            <w:sz w:val="20"/>
          </w:rPr>
          <w:t xml:space="preserve"> (2152015)</w:t>
        </w:r>
      </w:ins>
    </w:p>
    <w:p w14:paraId="4DC7270B" w14:textId="77777777" w:rsidR="003D271F" w:rsidRDefault="00406DFC">
      <w:pPr>
        <w:spacing w:before="200" w:after="0" w:line="240" w:lineRule="auto"/>
        <w:rPr>
          <w:ins w:id="665" w:author="Yulia A. Trifonova" w:date="2021-08-09T23:51:00Z"/>
        </w:rPr>
      </w:pPr>
      <w:ins w:id="666" w:author="Yulia A. Trifonova" w:date="2021-08-09T23:51:00Z">
        <w:r>
          <w:rPr>
            <w:rFonts w:ascii="Times New Roman" w:hAnsi="Times New Roman"/>
            <w:color w:val="000000"/>
            <w:sz w:val="20"/>
          </w:rPr>
          <w:lastRenderedPageBreak/>
          <w:t>Доступна форма 12006 Администратор ОШС</w:t>
        </w:r>
        <w:r>
          <w:rPr>
            <w:rFonts w:ascii="Times New Roman" w:hAnsi="Times New Roman"/>
            <w:color w:val="000000"/>
            <w:sz w:val="15"/>
            <w:vertAlign w:val="superscript"/>
          </w:rPr>
          <w:footnoteReference w:customMarkFollows="1" w:id="3"/>
          <w:t>3</w:t>
        </w:r>
        <w:r>
          <w:rPr>
            <w:rFonts w:ascii="Times New Roman" w:hAnsi="Times New Roman"/>
            <w:color w:val="000000"/>
            <w:sz w:val="20"/>
          </w:rPr>
          <w:t>. Подразделения, подчиненные филиалу, маршрутизированному на главную книгу ЦФТ2.0, так же работают на главной книге ЦФТ2.0.</w:t>
        </w:r>
      </w:ins>
    </w:p>
    <w:p w14:paraId="6C31AA88" w14:textId="77777777" w:rsidR="003D271F" w:rsidRDefault="00406DFC">
      <w:pPr>
        <w:spacing w:before="200" w:after="0" w:line="240" w:lineRule="auto"/>
        <w:rPr>
          <w:ins w:id="669" w:author="Yulia A. Trifonova" w:date="2021-08-09T23:51:00Z"/>
        </w:rPr>
      </w:pPr>
      <w:bookmarkStart w:id="670" w:name="settings_KEY_STORE"/>
      <w:ins w:id="671" w:author="Yulia A. Trifonova" w:date="2021-08-09T23:51:00Z">
        <w:r>
          <w:rPr>
            <w:rFonts w:ascii="Arial" w:hAnsi="Arial"/>
            <w:b/>
            <w:color w:val="000000"/>
            <w:sz w:val="20"/>
          </w:rPr>
          <w:t>4.3.2.3.9. Создание нового параметра "Путь к сертификату keystore"</w:t>
        </w:r>
      </w:ins>
    </w:p>
    <w:bookmarkEnd w:id="670"/>
    <w:p w14:paraId="486825EE" w14:textId="77777777" w:rsidR="003D271F" w:rsidRDefault="00406DFC">
      <w:pPr>
        <w:spacing w:before="200" w:after="0" w:line="240" w:lineRule="auto"/>
        <w:rPr>
          <w:ins w:id="672" w:author="Yulia A. Trifonova" w:date="2021-08-09T23:51:00Z"/>
        </w:rPr>
      </w:pPr>
      <w:ins w:id="673" w:author="Yulia A. Trifonova" w:date="2021-08-09T23:51:00Z">
        <w:r>
          <w:rPr>
            <w:rFonts w:ascii="Times New Roman" w:hAnsi="Times New Roman"/>
            <w:color w:val="000000"/>
            <w:sz w:val="20"/>
          </w:rPr>
          <w:t>Не</w:t>
        </w:r>
        <w:r>
          <w:rPr>
            <w:rFonts w:ascii="Times New Roman" w:hAnsi="Times New Roman"/>
            <w:color w:val="000000"/>
            <w:sz w:val="20"/>
          </w:rPr>
          <w:t>обходимо создать новый параметр:</w:t>
        </w:r>
      </w:ins>
    </w:p>
    <w:p w14:paraId="5E84057C" w14:textId="77777777" w:rsidR="003D271F" w:rsidRDefault="003D271F">
      <w:pPr>
        <w:spacing w:after="0" w:line="240" w:lineRule="auto"/>
        <w:rPr>
          <w:ins w:id="674" w:author="Yulia A. Trifonova" w:date="2021-08-09T23:51:00Z"/>
          <w:sz w:val="20"/>
        </w:rPr>
      </w:pPr>
    </w:p>
    <w:tbl>
      <w:tblPr>
        <w:tblW w:w="0" w:type="auto"/>
        <w:tblInd w:w="25" w:type="dxa"/>
        <w:tblLayout w:type="fixed"/>
        <w:tblCellMar>
          <w:left w:w="10" w:type="dxa"/>
          <w:right w:w="10" w:type="dxa"/>
        </w:tblCellMar>
        <w:tblLook w:val="0000" w:firstRow="0" w:lastRow="0" w:firstColumn="0" w:lastColumn="0" w:noHBand="0" w:noVBand="0"/>
      </w:tblPr>
      <w:tblGrid>
        <w:gridCol w:w="3430"/>
        <w:gridCol w:w="5596"/>
      </w:tblGrid>
      <w:tr w:rsidR="003D271F" w14:paraId="593FD9E6" w14:textId="77777777">
        <w:tblPrEx>
          <w:tblCellMar>
            <w:top w:w="0" w:type="dxa"/>
            <w:bottom w:w="0" w:type="dxa"/>
          </w:tblCellMar>
        </w:tblPrEx>
        <w:trPr>
          <w:ins w:id="675" w:author="Yulia A. Trifonova" w:date="2021-08-09T23:51:00Z"/>
        </w:trPr>
        <w:tc>
          <w:tcPr>
            <w:tcW w:w="3430" w:type="dxa"/>
            <w:tcBorders>
              <w:top w:val="single" w:sz="4" w:space="0" w:color="000000"/>
              <w:left w:val="single" w:sz="4" w:space="0" w:color="000000"/>
              <w:bottom w:val="single" w:sz="4" w:space="0" w:color="000000"/>
              <w:right w:val="single" w:sz="4" w:space="0" w:color="000000"/>
            </w:tcBorders>
            <w:tcMar>
              <w:top w:w="40" w:type="dxa"/>
              <w:left w:w="20" w:type="dxa"/>
              <w:bottom w:w="40" w:type="dxa"/>
              <w:right w:w="20" w:type="dxa"/>
            </w:tcMar>
          </w:tcPr>
          <w:p w14:paraId="09D340B7" w14:textId="77777777" w:rsidR="003D271F" w:rsidRDefault="00406DFC">
            <w:pPr>
              <w:spacing w:after="0" w:line="240" w:lineRule="auto"/>
              <w:jc w:val="center"/>
              <w:rPr>
                <w:ins w:id="676" w:author="Yulia A. Trifonova" w:date="2021-08-09T23:51:00Z"/>
              </w:rPr>
            </w:pPr>
            <w:bookmarkStart w:id="677" w:name="d5e1044"/>
            <w:ins w:id="678" w:author="Yulia A. Trifonova" w:date="2021-08-09T23:51:00Z">
              <w:r>
                <w:rPr>
                  <w:rFonts w:ascii="Times New Roman" w:hAnsi="Times New Roman"/>
                  <w:color w:val="000000"/>
                  <w:sz w:val="20"/>
                </w:rPr>
                <w:t>Код параметра</w:t>
              </w:r>
            </w:ins>
          </w:p>
        </w:tc>
        <w:tc>
          <w:tcPr>
            <w:tcW w:w="5596" w:type="dxa"/>
            <w:tcBorders>
              <w:top w:val="single" w:sz="4" w:space="0" w:color="000000"/>
              <w:bottom w:val="single" w:sz="4" w:space="0" w:color="000000"/>
              <w:right w:val="single" w:sz="4" w:space="0" w:color="000000"/>
            </w:tcBorders>
            <w:tcMar>
              <w:top w:w="40" w:type="dxa"/>
              <w:left w:w="20" w:type="dxa"/>
              <w:bottom w:w="40" w:type="dxa"/>
              <w:right w:w="20" w:type="dxa"/>
            </w:tcMar>
          </w:tcPr>
          <w:p w14:paraId="086657B8" w14:textId="77777777" w:rsidR="003D271F" w:rsidRDefault="00406DFC">
            <w:pPr>
              <w:spacing w:after="0" w:line="240" w:lineRule="auto"/>
              <w:rPr>
                <w:ins w:id="679" w:author="Yulia A. Trifonova" w:date="2021-08-09T23:51:00Z"/>
              </w:rPr>
            </w:pPr>
            <w:ins w:id="680" w:author="Yulia A. Trifonova" w:date="2021-08-09T23:51:00Z">
              <w:r>
                <w:rPr>
                  <w:rFonts w:ascii="Times New Roman" w:hAnsi="Times New Roman"/>
                  <w:color w:val="000000"/>
                  <w:sz w:val="20"/>
                </w:rPr>
                <w:t>KEYSTORE</w:t>
              </w:r>
            </w:ins>
          </w:p>
        </w:tc>
      </w:tr>
      <w:bookmarkEnd w:id="677"/>
      <w:tr w:rsidR="003D271F" w14:paraId="4487AE21" w14:textId="77777777">
        <w:tblPrEx>
          <w:tblCellMar>
            <w:top w:w="0" w:type="dxa"/>
            <w:bottom w:w="0" w:type="dxa"/>
          </w:tblCellMar>
        </w:tblPrEx>
        <w:trPr>
          <w:ins w:id="681"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01974545" w14:textId="77777777" w:rsidR="003D271F" w:rsidRDefault="00406DFC">
            <w:pPr>
              <w:spacing w:after="0" w:line="240" w:lineRule="auto"/>
              <w:jc w:val="center"/>
              <w:rPr>
                <w:ins w:id="682" w:author="Yulia A. Trifonova" w:date="2021-08-09T23:51:00Z"/>
              </w:rPr>
            </w:pPr>
            <w:ins w:id="683" w:author="Yulia A. Trifonova" w:date="2021-08-09T23:51:00Z">
              <w:r>
                <w:rPr>
                  <w:rFonts w:ascii="Times New Roman" w:hAnsi="Times New Roman"/>
                  <w:color w:val="000000"/>
                  <w:sz w:val="20"/>
                </w:rPr>
                <w:t>Наименование параметра</w:t>
              </w:r>
            </w:ins>
          </w:p>
        </w:tc>
        <w:tc>
          <w:tcPr>
            <w:tcW w:w="5596" w:type="dxa"/>
            <w:tcBorders>
              <w:bottom w:val="single" w:sz="4" w:space="0" w:color="000000"/>
              <w:right w:val="single" w:sz="4" w:space="0" w:color="000000"/>
            </w:tcBorders>
            <w:tcMar>
              <w:top w:w="40" w:type="dxa"/>
              <w:left w:w="20" w:type="dxa"/>
              <w:bottom w:w="40" w:type="dxa"/>
              <w:right w:w="20" w:type="dxa"/>
            </w:tcMar>
          </w:tcPr>
          <w:p w14:paraId="23490D15" w14:textId="77777777" w:rsidR="003D271F" w:rsidRDefault="00406DFC">
            <w:pPr>
              <w:spacing w:after="0" w:line="240" w:lineRule="auto"/>
              <w:rPr>
                <w:ins w:id="684" w:author="Yulia A. Trifonova" w:date="2021-08-09T23:51:00Z"/>
              </w:rPr>
            </w:pPr>
            <w:ins w:id="685" w:author="Yulia A. Trifonova" w:date="2021-08-09T23:51:00Z">
              <w:r>
                <w:rPr>
                  <w:rFonts w:ascii="Times New Roman" w:hAnsi="Times New Roman"/>
                  <w:color w:val="000000"/>
                  <w:sz w:val="20"/>
                </w:rPr>
                <w:t>Путь к сертификату keystore</w:t>
              </w:r>
            </w:ins>
          </w:p>
        </w:tc>
      </w:tr>
      <w:tr w:rsidR="003D271F" w14:paraId="37ED683F" w14:textId="77777777">
        <w:tblPrEx>
          <w:tblCellMar>
            <w:top w:w="0" w:type="dxa"/>
            <w:bottom w:w="0" w:type="dxa"/>
          </w:tblCellMar>
        </w:tblPrEx>
        <w:trPr>
          <w:ins w:id="686"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2430029E" w14:textId="77777777" w:rsidR="003D271F" w:rsidRDefault="00406DFC">
            <w:pPr>
              <w:spacing w:after="0" w:line="240" w:lineRule="auto"/>
              <w:jc w:val="center"/>
              <w:rPr>
                <w:ins w:id="687" w:author="Yulia A. Trifonova" w:date="2021-08-09T23:51:00Z"/>
              </w:rPr>
            </w:pPr>
            <w:ins w:id="688" w:author="Yulia A. Trifonova" w:date="2021-08-09T23:51:00Z">
              <w:r>
                <w:rPr>
                  <w:rFonts w:ascii="Times New Roman" w:hAnsi="Times New Roman"/>
                  <w:color w:val="000000"/>
                  <w:sz w:val="20"/>
                </w:rPr>
                <w:t>Тип объекта</w:t>
              </w:r>
            </w:ins>
          </w:p>
        </w:tc>
        <w:tc>
          <w:tcPr>
            <w:tcW w:w="5596" w:type="dxa"/>
            <w:tcBorders>
              <w:bottom w:val="single" w:sz="4" w:space="0" w:color="000000"/>
              <w:right w:val="single" w:sz="4" w:space="0" w:color="000000"/>
            </w:tcBorders>
            <w:tcMar>
              <w:top w:w="40" w:type="dxa"/>
              <w:left w:w="20" w:type="dxa"/>
              <w:bottom w:w="40" w:type="dxa"/>
              <w:right w:w="20" w:type="dxa"/>
            </w:tcMar>
          </w:tcPr>
          <w:p w14:paraId="60E1224A" w14:textId="77777777" w:rsidR="003D271F" w:rsidRDefault="00406DFC">
            <w:pPr>
              <w:spacing w:after="0" w:line="240" w:lineRule="auto"/>
              <w:rPr>
                <w:ins w:id="689" w:author="Yulia A. Trifonova" w:date="2021-08-09T23:51:00Z"/>
              </w:rPr>
            </w:pPr>
            <w:ins w:id="690" w:author="Yulia A. Trifonova" w:date="2021-08-09T23:51:00Z">
              <w:r>
                <w:rPr>
                  <w:rFonts w:ascii="Times New Roman" w:hAnsi="Times New Roman"/>
                  <w:color w:val="000000"/>
                  <w:sz w:val="20"/>
                </w:rPr>
                <w:t>Система в целом</w:t>
              </w:r>
            </w:ins>
          </w:p>
        </w:tc>
      </w:tr>
      <w:tr w:rsidR="003D271F" w14:paraId="261EA91B" w14:textId="77777777">
        <w:tblPrEx>
          <w:tblCellMar>
            <w:top w:w="0" w:type="dxa"/>
            <w:bottom w:w="0" w:type="dxa"/>
          </w:tblCellMar>
        </w:tblPrEx>
        <w:trPr>
          <w:ins w:id="691"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29C4F9ED" w14:textId="77777777" w:rsidR="003D271F" w:rsidRDefault="00406DFC">
            <w:pPr>
              <w:spacing w:after="0" w:line="240" w:lineRule="auto"/>
              <w:jc w:val="center"/>
              <w:rPr>
                <w:ins w:id="692" w:author="Yulia A. Trifonova" w:date="2021-08-09T23:51:00Z"/>
              </w:rPr>
            </w:pPr>
            <w:ins w:id="693" w:author="Yulia A. Trifonova" w:date="2021-08-09T23:51:00Z">
              <w:r>
                <w:rPr>
                  <w:rFonts w:ascii="Times New Roman" w:hAnsi="Times New Roman"/>
                  <w:color w:val="000000"/>
                  <w:sz w:val="20"/>
                </w:rPr>
                <w:t>Код модуля</w:t>
              </w:r>
            </w:ins>
          </w:p>
        </w:tc>
        <w:tc>
          <w:tcPr>
            <w:tcW w:w="5596" w:type="dxa"/>
            <w:tcBorders>
              <w:bottom w:val="single" w:sz="4" w:space="0" w:color="000000"/>
              <w:right w:val="single" w:sz="4" w:space="0" w:color="000000"/>
            </w:tcBorders>
            <w:tcMar>
              <w:top w:w="40" w:type="dxa"/>
              <w:left w:w="20" w:type="dxa"/>
              <w:bottom w:w="40" w:type="dxa"/>
              <w:right w:w="20" w:type="dxa"/>
            </w:tcMar>
          </w:tcPr>
          <w:p w14:paraId="04B4C60E" w14:textId="77777777" w:rsidR="003D271F" w:rsidRDefault="00406DFC">
            <w:pPr>
              <w:spacing w:after="0" w:line="240" w:lineRule="auto"/>
              <w:rPr>
                <w:ins w:id="694" w:author="Yulia A. Trifonova" w:date="2021-08-09T23:51:00Z"/>
              </w:rPr>
            </w:pPr>
            <w:ins w:id="695" w:author="Yulia A. Trifonova" w:date="2021-08-09T23:51:00Z">
              <w:r>
                <w:rPr>
                  <w:rFonts w:ascii="Times New Roman" w:hAnsi="Times New Roman"/>
                  <w:color w:val="000000"/>
                  <w:sz w:val="20"/>
                </w:rPr>
                <w:t>Ядро</w:t>
              </w:r>
            </w:ins>
          </w:p>
        </w:tc>
      </w:tr>
      <w:tr w:rsidR="003D271F" w14:paraId="1AC2612C" w14:textId="77777777">
        <w:tblPrEx>
          <w:tblCellMar>
            <w:top w:w="0" w:type="dxa"/>
            <w:bottom w:w="0" w:type="dxa"/>
          </w:tblCellMar>
        </w:tblPrEx>
        <w:trPr>
          <w:ins w:id="696"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014A361F" w14:textId="77777777" w:rsidR="003D271F" w:rsidRDefault="00406DFC">
            <w:pPr>
              <w:spacing w:after="0" w:line="240" w:lineRule="auto"/>
              <w:jc w:val="center"/>
              <w:rPr>
                <w:ins w:id="697" w:author="Yulia A. Trifonova" w:date="2021-08-09T23:51:00Z"/>
              </w:rPr>
            </w:pPr>
            <w:ins w:id="698" w:author="Yulia A. Trifonova" w:date="2021-08-09T23:51:00Z">
              <w:r>
                <w:rPr>
                  <w:rFonts w:ascii="Times New Roman" w:hAnsi="Times New Roman"/>
                  <w:color w:val="000000"/>
                  <w:sz w:val="20"/>
                </w:rPr>
                <w:t>Признак статичности</w:t>
              </w:r>
            </w:ins>
          </w:p>
        </w:tc>
        <w:tc>
          <w:tcPr>
            <w:tcW w:w="5596" w:type="dxa"/>
            <w:tcBorders>
              <w:bottom w:val="single" w:sz="4" w:space="0" w:color="000000"/>
              <w:right w:val="single" w:sz="4" w:space="0" w:color="000000"/>
            </w:tcBorders>
            <w:tcMar>
              <w:top w:w="40" w:type="dxa"/>
              <w:left w:w="20" w:type="dxa"/>
              <w:bottom w:w="40" w:type="dxa"/>
              <w:right w:w="20" w:type="dxa"/>
            </w:tcMar>
          </w:tcPr>
          <w:p w14:paraId="170AF76A" w14:textId="77777777" w:rsidR="003D271F" w:rsidRDefault="00406DFC">
            <w:pPr>
              <w:spacing w:after="0" w:line="240" w:lineRule="auto"/>
              <w:rPr>
                <w:ins w:id="699" w:author="Yulia A. Trifonova" w:date="2021-08-09T23:51:00Z"/>
              </w:rPr>
            </w:pPr>
            <w:ins w:id="700" w:author="Yulia A. Trifonova" w:date="2021-08-09T23:51:00Z">
              <w:r>
                <w:rPr>
                  <w:rFonts w:ascii="Times New Roman" w:hAnsi="Times New Roman"/>
                  <w:color w:val="000000"/>
                  <w:sz w:val="20"/>
                </w:rPr>
                <w:t>Нет</w:t>
              </w:r>
            </w:ins>
          </w:p>
        </w:tc>
      </w:tr>
      <w:tr w:rsidR="003D271F" w14:paraId="228DDA8A" w14:textId="77777777">
        <w:tblPrEx>
          <w:tblCellMar>
            <w:top w:w="0" w:type="dxa"/>
            <w:bottom w:w="0" w:type="dxa"/>
          </w:tblCellMar>
        </w:tblPrEx>
        <w:trPr>
          <w:ins w:id="701"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2E1694CA" w14:textId="77777777" w:rsidR="003D271F" w:rsidRDefault="00406DFC">
            <w:pPr>
              <w:spacing w:after="0" w:line="240" w:lineRule="auto"/>
              <w:jc w:val="center"/>
              <w:rPr>
                <w:ins w:id="702" w:author="Yulia A. Trifonova" w:date="2021-08-09T23:51:00Z"/>
              </w:rPr>
            </w:pPr>
            <w:ins w:id="703" w:author="Yulia A. Trifonova" w:date="2021-08-09T23:51:00Z">
              <w:r>
                <w:rPr>
                  <w:rFonts w:ascii="Times New Roman" w:hAnsi="Times New Roman"/>
                  <w:color w:val="000000"/>
                  <w:sz w:val="20"/>
                </w:rPr>
                <w:t>Тип значения</w:t>
              </w:r>
            </w:ins>
          </w:p>
        </w:tc>
        <w:tc>
          <w:tcPr>
            <w:tcW w:w="5596" w:type="dxa"/>
            <w:tcBorders>
              <w:bottom w:val="single" w:sz="4" w:space="0" w:color="000000"/>
              <w:right w:val="single" w:sz="4" w:space="0" w:color="000000"/>
            </w:tcBorders>
            <w:tcMar>
              <w:top w:w="40" w:type="dxa"/>
              <w:left w:w="20" w:type="dxa"/>
              <w:bottom w:w="40" w:type="dxa"/>
              <w:right w:w="20" w:type="dxa"/>
            </w:tcMar>
          </w:tcPr>
          <w:p w14:paraId="3356C344" w14:textId="77777777" w:rsidR="003D271F" w:rsidRDefault="00406DFC">
            <w:pPr>
              <w:spacing w:after="0" w:line="240" w:lineRule="auto"/>
              <w:rPr>
                <w:ins w:id="704" w:author="Yulia A. Trifonova" w:date="2021-08-09T23:51:00Z"/>
              </w:rPr>
            </w:pPr>
            <w:ins w:id="705" w:author="Yulia A. Trifonova" w:date="2021-08-09T23:51:00Z">
              <w:r>
                <w:rPr>
                  <w:rFonts w:ascii="Times New Roman" w:hAnsi="Times New Roman"/>
                  <w:color w:val="000000"/>
                  <w:sz w:val="20"/>
                </w:rPr>
                <w:t>Строка</w:t>
              </w:r>
            </w:ins>
          </w:p>
        </w:tc>
      </w:tr>
      <w:tr w:rsidR="003D271F" w:rsidRPr="000941B2" w14:paraId="5058F051" w14:textId="77777777">
        <w:tblPrEx>
          <w:tblCellMar>
            <w:top w:w="0" w:type="dxa"/>
            <w:bottom w:w="0" w:type="dxa"/>
          </w:tblCellMar>
        </w:tblPrEx>
        <w:trPr>
          <w:ins w:id="706"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37059F43" w14:textId="77777777" w:rsidR="003D271F" w:rsidRDefault="00406DFC">
            <w:pPr>
              <w:spacing w:after="0" w:line="240" w:lineRule="auto"/>
              <w:jc w:val="center"/>
              <w:rPr>
                <w:ins w:id="707" w:author="Yulia A. Trifonova" w:date="2021-08-09T23:51:00Z"/>
              </w:rPr>
            </w:pPr>
            <w:ins w:id="708" w:author="Yulia A. Trifonova" w:date="2021-08-09T23:51:00Z">
              <w:r>
                <w:rPr>
                  <w:rFonts w:ascii="Times New Roman" w:hAnsi="Times New Roman"/>
                  <w:color w:val="000000"/>
                  <w:sz w:val="20"/>
                </w:rPr>
                <w:t>Значение по умолчанию</w:t>
              </w:r>
            </w:ins>
          </w:p>
        </w:tc>
        <w:tc>
          <w:tcPr>
            <w:tcW w:w="5596" w:type="dxa"/>
            <w:tcBorders>
              <w:bottom w:val="single" w:sz="4" w:space="0" w:color="000000"/>
              <w:right w:val="single" w:sz="4" w:space="0" w:color="000000"/>
            </w:tcBorders>
            <w:tcMar>
              <w:top w:w="40" w:type="dxa"/>
              <w:left w:w="20" w:type="dxa"/>
              <w:bottom w:w="40" w:type="dxa"/>
              <w:right w:w="20" w:type="dxa"/>
            </w:tcMar>
          </w:tcPr>
          <w:p w14:paraId="6DBB953B" w14:textId="77777777" w:rsidR="003D271F" w:rsidRPr="000941B2" w:rsidRDefault="00406DFC">
            <w:pPr>
              <w:spacing w:after="0" w:line="240" w:lineRule="auto"/>
              <w:rPr>
                <w:ins w:id="709" w:author="Yulia A. Trifonova" w:date="2021-08-09T23:51:00Z"/>
                <w:lang w:val="en-US"/>
              </w:rPr>
            </w:pPr>
            <w:ins w:id="710" w:author="Yulia A. Trifonova" w:date="2021-08-09T23:51:00Z">
              <w:r w:rsidRPr="000941B2">
                <w:rPr>
                  <w:rFonts w:ascii="Times New Roman" w:hAnsi="Times New Roman"/>
                  <w:color w:val="000000"/>
                  <w:sz w:val="20"/>
                  <w:lang w:val="en-US"/>
                </w:rPr>
                <w:t>/home/oracle/ibmmq/ssl/client_keystore.jks</w:t>
              </w:r>
            </w:ins>
          </w:p>
        </w:tc>
      </w:tr>
    </w:tbl>
    <w:p w14:paraId="7F08453D" w14:textId="77777777" w:rsidR="003D271F" w:rsidRDefault="00406DFC">
      <w:pPr>
        <w:spacing w:before="200" w:after="0" w:line="240" w:lineRule="auto"/>
        <w:rPr>
          <w:ins w:id="711" w:author="Yulia A. Trifonova" w:date="2021-08-09T23:51:00Z"/>
        </w:rPr>
      </w:pPr>
      <w:ins w:id="712" w:author="Yulia A. Trifonova" w:date="2021-08-09T23:51:00Z">
        <w:r>
          <w:rPr>
            <w:rFonts w:ascii="Times New Roman" w:hAnsi="Times New Roman"/>
            <w:color w:val="000000"/>
            <w:sz w:val="20"/>
          </w:rPr>
          <w:t xml:space="preserve">Примечание: Изменение значения по умолчанию осуществляется через справочник "Настройка хранилища сертификатов" (см. </w:t>
        </w:r>
        <w:r>
          <w:fldChar w:fldCharType="begin"/>
        </w:r>
        <w:r>
          <w:instrText xml:space="preserve"> HYPERLINK \l "settings_system_function_param" \h </w:instrText>
        </w:r>
        <w:r>
          <w:fldChar w:fldCharType="separate"/>
        </w:r>
        <w:r>
          <w:rPr>
            <w:rFonts w:ascii="Times New Roman" w:hAnsi="Times New Roman"/>
            <w:color w:val="000000"/>
            <w:sz w:val="20"/>
          </w:rPr>
          <w:t>Раздел 4.3.2.3.14, «Настройка системной фун</w:t>
        </w:r>
        <w:r>
          <w:rPr>
            <w:rFonts w:ascii="Times New Roman" w:hAnsi="Times New Roman"/>
            <w:color w:val="000000"/>
            <w:sz w:val="20"/>
          </w:rPr>
          <w:t>кции "Настройка хранилища сертификатов"»</w:t>
        </w:r>
        <w:r>
          <w:rPr>
            <w:rFonts w:ascii="Times New Roman" w:hAnsi="Times New Roman"/>
            <w:color w:val="000000"/>
            <w:sz w:val="20"/>
          </w:rPr>
          <w:fldChar w:fldCharType="end"/>
        </w:r>
        <w:r>
          <w:rPr>
            <w:rFonts w:ascii="Times New Roman" w:hAnsi="Times New Roman"/>
            <w:color w:val="000000"/>
            <w:sz w:val="20"/>
          </w:rPr>
          <w:t>).</w:t>
        </w:r>
      </w:ins>
    </w:p>
    <w:p w14:paraId="7B5531FD" w14:textId="77777777" w:rsidR="003D271F" w:rsidRDefault="00406DFC">
      <w:pPr>
        <w:spacing w:before="200" w:after="0" w:line="240" w:lineRule="auto"/>
        <w:rPr>
          <w:ins w:id="713" w:author="Yulia A. Trifonova" w:date="2021-08-09T23:51:00Z"/>
        </w:rPr>
      </w:pPr>
      <w:ins w:id="714" w:author="Yulia A. Trifonova" w:date="2021-08-09T23:51:00Z">
        <w:r>
          <w:rPr>
            <w:rFonts w:ascii="Times New Roman" w:hAnsi="Times New Roman"/>
            <w:color w:val="000000"/>
            <w:sz w:val="20"/>
          </w:rPr>
          <w:t xml:space="preserve">Необходимо добавить значение параметра, взяв его с одноименного по содержанию поля для шифрованных точек приема/отправки СХОД, что позволит не производить настройки параметров, если аналогичные параметры у точек </w:t>
        </w:r>
        <w:r>
          <w:rPr>
            <w:rFonts w:ascii="Times New Roman" w:hAnsi="Times New Roman"/>
            <w:color w:val="000000"/>
            <w:sz w:val="20"/>
          </w:rPr>
          <w:t>были корректно настроены ранее.</w:t>
        </w:r>
      </w:ins>
    </w:p>
    <w:p w14:paraId="0E6BA86E" w14:textId="77777777" w:rsidR="003D271F" w:rsidRDefault="00406DFC">
      <w:pPr>
        <w:spacing w:before="200" w:after="0" w:line="240" w:lineRule="auto"/>
        <w:ind w:left="360" w:right="360"/>
        <w:rPr>
          <w:ins w:id="715" w:author="Yulia A. Trifonova" w:date="2021-08-09T23:51:00Z"/>
        </w:rPr>
      </w:pPr>
      <w:bookmarkStart w:id="716" w:name="d5e1074"/>
      <w:ins w:id="717" w:author="Yulia A. Trifonova" w:date="2021-08-09T23:51:00Z">
        <w:r>
          <w:rPr>
            <w:rFonts w:ascii="Times New Roman" w:hAnsi="Times New Roman"/>
            <w:b/>
            <w:color w:val="000000"/>
            <w:sz w:val="28"/>
          </w:rPr>
          <w:t>Предупреждение</w:t>
        </w:r>
      </w:ins>
    </w:p>
    <w:bookmarkEnd w:id="716"/>
    <w:p w14:paraId="53293EA1" w14:textId="77777777" w:rsidR="003D271F" w:rsidRDefault="00406DFC">
      <w:pPr>
        <w:spacing w:before="200" w:after="0" w:line="240" w:lineRule="auto"/>
        <w:ind w:left="360" w:right="360"/>
        <w:rPr>
          <w:ins w:id="718" w:author="Yulia A. Trifonova" w:date="2021-08-09T23:51:00Z"/>
        </w:rPr>
      </w:pPr>
      <w:ins w:id="719" w:author="Yulia A. Trifonova" w:date="2021-08-09T23:51:00Z">
        <w:r>
          <w:rPr>
            <w:rFonts w:ascii="Times New Roman" w:hAnsi="Times New Roman"/>
            <w:color w:val="000000"/>
            <w:sz w:val="20"/>
          </w:rPr>
          <w:t xml:space="preserve">После установки версии необходимо проверить настроенное значение (см. </w:t>
        </w:r>
        <w:r>
          <w:fldChar w:fldCharType="begin"/>
        </w:r>
        <w:r>
          <w:instrText xml:space="preserve"> HYPERLINK \l "checkList" \h </w:instrText>
        </w:r>
        <w:r>
          <w:fldChar w:fldCharType="separate"/>
        </w:r>
        <w:r>
          <w:rPr>
            <w:rFonts w:ascii="Times New Roman" w:hAnsi="Times New Roman"/>
            <w:color w:val="000000"/>
            <w:sz w:val="20"/>
          </w:rPr>
          <w:t>Раздел 4.6.4.1, «Требования к внедрению»</w:t>
        </w:r>
        <w:r>
          <w:rPr>
            <w:rFonts w:ascii="Times New Roman" w:hAnsi="Times New Roman"/>
            <w:color w:val="000000"/>
            <w:sz w:val="20"/>
          </w:rPr>
          <w:fldChar w:fldCharType="end"/>
        </w:r>
        <w:r>
          <w:rPr>
            <w:rFonts w:ascii="Times New Roman" w:hAnsi="Times New Roman"/>
            <w:color w:val="000000"/>
            <w:sz w:val="20"/>
          </w:rPr>
          <w:t>).</w:t>
        </w:r>
      </w:ins>
    </w:p>
    <w:p w14:paraId="705488F1" w14:textId="77777777" w:rsidR="003D271F" w:rsidRDefault="00406DFC">
      <w:pPr>
        <w:spacing w:before="200" w:after="0" w:line="240" w:lineRule="auto"/>
        <w:rPr>
          <w:ins w:id="720" w:author="Yulia A. Trifonova" w:date="2021-08-09T23:51:00Z"/>
        </w:rPr>
      </w:pPr>
      <w:bookmarkStart w:id="721" w:name="settings_KEY_STORE_TYPE"/>
      <w:ins w:id="722" w:author="Yulia A. Trifonova" w:date="2021-08-09T23:51:00Z">
        <w:r>
          <w:rPr>
            <w:rFonts w:ascii="Arial" w:hAnsi="Arial"/>
            <w:b/>
            <w:color w:val="000000"/>
            <w:sz w:val="20"/>
          </w:rPr>
          <w:t>4.3.2.3.10. Создание нового параметра "Тип сертификата"</w:t>
        </w:r>
      </w:ins>
    </w:p>
    <w:bookmarkEnd w:id="721"/>
    <w:p w14:paraId="76167950" w14:textId="77777777" w:rsidR="003D271F" w:rsidRDefault="00406DFC">
      <w:pPr>
        <w:spacing w:before="200" w:after="0" w:line="240" w:lineRule="auto"/>
        <w:rPr>
          <w:ins w:id="723" w:author="Yulia A. Trifonova" w:date="2021-08-09T23:51:00Z"/>
        </w:rPr>
      </w:pPr>
      <w:ins w:id="724" w:author="Yulia A. Trifonova" w:date="2021-08-09T23:51:00Z">
        <w:r>
          <w:rPr>
            <w:rFonts w:ascii="Times New Roman" w:hAnsi="Times New Roman"/>
            <w:color w:val="000000"/>
            <w:sz w:val="20"/>
          </w:rPr>
          <w:t>Необходи</w:t>
        </w:r>
        <w:r>
          <w:rPr>
            <w:rFonts w:ascii="Times New Roman" w:hAnsi="Times New Roman"/>
            <w:color w:val="000000"/>
            <w:sz w:val="20"/>
          </w:rPr>
          <w:t>мо создать новый параметр:</w:t>
        </w:r>
      </w:ins>
    </w:p>
    <w:p w14:paraId="5738E454" w14:textId="77777777" w:rsidR="003D271F" w:rsidRDefault="003D271F">
      <w:pPr>
        <w:spacing w:after="0" w:line="240" w:lineRule="auto"/>
        <w:rPr>
          <w:ins w:id="725" w:author="Yulia A. Trifonova" w:date="2021-08-09T23:51:00Z"/>
          <w:sz w:val="20"/>
        </w:rPr>
      </w:pPr>
    </w:p>
    <w:tbl>
      <w:tblPr>
        <w:tblW w:w="0" w:type="auto"/>
        <w:tblInd w:w="25" w:type="dxa"/>
        <w:tblLayout w:type="fixed"/>
        <w:tblCellMar>
          <w:left w:w="10" w:type="dxa"/>
          <w:right w:w="10" w:type="dxa"/>
        </w:tblCellMar>
        <w:tblLook w:val="0000" w:firstRow="0" w:lastRow="0" w:firstColumn="0" w:lastColumn="0" w:noHBand="0" w:noVBand="0"/>
      </w:tblPr>
      <w:tblGrid>
        <w:gridCol w:w="3430"/>
        <w:gridCol w:w="5596"/>
      </w:tblGrid>
      <w:tr w:rsidR="003D271F" w14:paraId="6E6F3B1A" w14:textId="77777777">
        <w:tblPrEx>
          <w:tblCellMar>
            <w:top w:w="0" w:type="dxa"/>
            <w:bottom w:w="0" w:type="dxa"/>
          </w:tblCellMar>
        </w:tblPrEx>
        <w:trPr>
          <w:ins w:id="726" w:author="Yulia A. Trifonova" w:date="2021-08-09T23:51:00Z"/>
        </w:trPr>
        <w:tc>
          <w:tcPr>
            <w:tcW w:w="3430" w:type="dxa"/>
            <w:tcBorders>
              <w:top w:val="single" w:sz="4" w:space="0" w:color="000000"/>
              <w:left w:val="single" w:sz="4" w:space="0" w:color="000000"/>
              <w:bottom w:val="single" w:sz="4" w:space="0" w:color="000000"/>
              <w:right w:val="single" w:sz="4" w:space="0" w:color="000000"/>
            </w:tcBorders>
            <w:tcMar>
              <w:top w:w="40" w:type="dxa"/>
              <w:left w:w="20" w:type="dxa"/>
              <w:bottom w:w="40" w:type="dxa"/>
              <w:right w:w="20" w:type="dxa"/>
            </w:tcMar>
          </w:tcPr>
          <w:p w14:paraId="3C9C4481" w14:textId="77777777" w:rsidR="003D271F" w:rsidRDefault="00406DFC">
            <w:pPr>
              <w:spacing w:after="0" w:line="240" w:lineRule="auto"/>
              <w:jc w:val="center"/>
              <w:rPr>
                <w:ins w:id="727" w:author="Yulia A. Trifonova" w:date="2021-08-09T23:51:00Z"/>
              </w:rPr>
            </w:pPr>
            <w:bookmarkStart w:id="728" w:name="d5e1081"/>
            <w:ins w:id="729" w:author="Yulia A. Trifonova" w:date="2021-08-09T23:51:00Z">
              <w:r>
                <w:rPr>
                  <w:rFonts w:ascii="Times New Roman" w:hAnsi="Times New Roman"/>
                  <w:color w:val="000000"/>
                  <w:sz w:val="20"/>
                </w:rPr>
                <w:t>Код параметра</w:t>
              </w:r>
            </w:ins>
          </w:p>
        </w:tc>
        <w:tc>
          <w:tcPr>
            <w:tcW w:w="5596" w:type="dxa"/>
            <w:tcBorders>
              <w:top w:val="single" w:sz="4" w:space="0" w:color="000000"/>
              <w:bottom w:val="single" w:sz="4" w:space="0" w:color="000000"/>
              <w:right w:val="single" w:sz="4" w:space="0" w:color="000000"/>
            </w:tcBorders>
            <w:tcMar>
              <w:top w:w="40" w:type="dxa"/>
              <w:left w:w="20" w:type="dxa"/>
              <w:bottom w:w="40" w:type="dxa"/>
              <w:right w:w="20" w:type="dxa"/>
            </w:tcMar>
          </w:tcPr>
          <w:p w14:paraId="51FCE879" w14:textId="77777777" w:rsidR="003D271F" w:rsidRDefault="00406DFC">
            <w:pPr>
              <w:spacing w:after="0" w:line="240" w:lineRule="auto"/>
              <w:rPr>
                <w:ins w:id="730" w:author="Yulia A. Trifonova" w:date="2021-08-09T23:51:00Z"/>
              </w:rPr>
            </w:pPr>
            <w:ins w:id="731" w:author="Yulia A. Trifonova" w:date="2021-08-09T23:51:00Z">
              <w:r>
                <w:rPr>
                  <w:rFonts w:ascii="Times New Roman" w:hAnsi="Times New Roman"/>
                  <w:color w:val="000000"/>
                  <w:sz w:val="20"/>
                </w:rPr>
                <w:t>KEYSTORE_TYPE</w:t>
              </w:r>
            </w:ins>
          </w:p>
        </w:tc>
      </w:tr>
      <w:bookmarkEnd w:id="728"/>
      <w:tr w:rsidR="003D271F" w14:paraId="5DE656CE" w14:textId="77777777">
        <w:tblPrEx>
          <w:tblCellMar>
            <w:top w:w="0" w:type="dxa"/>
            <w:bottom w:w="0" w:type="dxa"/>
          </w:tblCellMar>
        </w:tblPrEx>
        <w:trPr>
          <w:ins w:id="732"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3C3B49C9" w14:textId="77777777" w:rsidR="003D271F" w:rsidRDefault="00406DFC">
            <w:pPr>
              <w:spacing w:after="0" w:line="240" w:lineRule="auto"/>
              <w:jc w:val="center"/>
              <w:rPr>
                <w:ins w:id="733" w:author="Yulia A. Trifonova" w:date="2021-08-09T23:51:00Z"/>
              </w:rPr>
            </w:pPr>
            <w:ins w:id="734" w:author="Yulia A. Trifonova" w:date="2021-08-09T23:51:00Z">
              <w:r>
                <w:rPr>
                  <w:rFonts w:ascii="Times New Roman" w:hAnsi="Times New Roman"/>
                  <w:color w:val="000000"/>
                  <w:sz w:val="20"/>
                </w:rPr>
                <w:t>Наименование параметра</w:t>
              </w:r>
            </w:ins>
          </w:p>
        </w:tc>
        <w:tc>
          <w:tcPr>
            <w:tcW w:w="5596" w:type="dxa"/>
            <w:tcBorders>
              <w:bottom w:val="single" w:sz="4" w:space="0" w:color="000000"/>
              <w:right w:val="single" w:sz="4" w:space="0" w:color="000000"/>
            </w:tcBorders>
            <w:tcMar>
              <w:top w:w="40" w:type="dxa"/>
              <w:left w:w="20" w:type="dxa"/>
              <w:bottom w:w="40" w:type="dxa"/>
              <w:right w:w="20" w:type="dxa"/>
            </w:tcMar>
          </w:tcPr>
          <w:p w14:paraId="498A68E1" w14:textId="77777777" w:rsidR="003D271F" w:rsidRDefault="00406DFC">
            <w:pPr>
              <w:spacing w:after="0" w:line="240" w:lineRule="auto"/>
              <w:rPr>
                <w:ins w:id="735" w:author="Yulia A. Trifonova" w:date="2021-08-09T23:51:00Z"/>
              </w:rPr>
            </w:pPr>
            <w:ins w:id="736" w:author="Yulia A. Trifonova" w:date="2021-08-09T23:51:00Z">
              <w:r>
                <w:rPr>
                  <w:rFonts w:ascii="Times New Roman" w:hAnsi="Times New Roman"/>
                  <w:color w:val="000000"/>
                  <w:sz w:val="20"/>
                </w:rPr>
                <w:t>Тип сертификата</w:t>
              </w:r>
            </w:ins>
          </w:p>
        </w:tc>
      </w:tr>
      <w:tr w:rsidR="003D271F" w14:paraId="6C9D03FC" w14:textId="77777777">
        <w:tblPrEx>
          <w:tblCellMar>
            <w:top w:w="0" w:type="dxa"/>
            <w:bottom w:w="0" w:type="dxa"/>
          </w:tblCellMar>
        </w:tblPrEx>
        <w:trPr>
          <w:ins w:id="737"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689CF938" w14:textId="77777777" w:rsidR="003D271F" w:rsidRDefault="00406DFC">
            <w:pPr>
              <w:spacing w:after="0" w:line="240" w:lineRule="auto"/>
              <w:jc w:val="center"/>
              <w:rPr>
                <w:ins w:id="738" w:author="Yulia A. Trifonova" w:date="2021-08-09T23:51:00Z"/>
              </w:rPr>
            </w:pPr>
            <w:ins w:id="739" w:author="Yulia A. Trifonova" w:date="2021-08-09T23:51:00Z">
              <w:r>
                <w:rPr>
                  <w:rFonts w:ascii="Times New Roman" w:hAnsi="Times New Roman"/>
                  <w:color w:val="000000"/>
                  <w:sz w:val="20"/>
                </w:rPr>
                <w:t>Тип объекта</w:t>
              </w:r>
            </w:ins>
          </w:p>
        </w:tc>
        <w:tc>
          <w:tcPr>
            <w:tcW w:w="5596" w:type="dxa"/>
            <w:tcBorders>
              <w:bottom w:val="single" w:sz="4" w:space="0" w:color="000000"/>
              <w:right w:val="single" w:sz="4" w:space="0" w:color="000000"/>
            </w:tcBorders>
            <w:tcMar>
              <w:top w:w="40" w:type="dxa"/>
              <w:left w:w="20" w:type="dxa"/>
              <w:bottom w:w="40" w:type="dxa"/>
              <w:right w:w="20" w:type="dxa"/>
            </w:tcMar>
          </w:tcPr>
          <w:p w14:paraId="6911D81F" w14:textId="77777777" w:rsidR="003D271F" w:rsidRDefault="00406DFC">
            <w:pPr>
              <w:spacing w:after="0" w:line="240" w:lineRule="auto"/>
              <w:rPr>
                <w:ins w:id="740" w:author="Yulia A. Trifonova" w:date="2021-08-09T23:51:00Z"/>
              </w:rPr>
            </w:pPr>
            <w:ins w:id="741" w:author="Yulia A. Trifonova" w:date="2021-08-09T23:51:00Z">
              <w:r>
                <w:rPr>
                  <w:rFonts w:ascii="Times New Roman" w:hAnsi="Times New Roman"/>
                  <w:color w:val="000000"/>
                  <w:sz w:val="20"/>
                </w:rPr>
                <w:t>Система в целом</w:t>
              </w:r>
            </w:ins>
          </w:p>
        </w:tc>
      </w:tr>
      <w:tr w:rsidR="003D271F" w14:paraId="300401BA" w14:textId="77777777">
        <w:tblPrEx>
          <w:tblCellMar>
            <w:top w:w="0" w:type="dxa"/>
            <w:bottom w:w="0" w:type="dxa"/>
          </w:tblCellMar>
        </w:tblPrEx>
        <w:trPr>
          <w:ins w:id="742"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5EAEDBDF" w14:textId="77777777" w:rsidR="003D271F" w:rsidRDefault="00406DFC">
            <w:pPr>
              <w:spacing w:after="0" w:line="240" w:lineRule="auto"/>
              <w:jc w:val="center"/>
              <w:rPr>
                <w:ins w:id="743" w:author="Yulia A. Trifonova" w:date="2021-08-09T23:51:00Z"/>
              </w:rPr>
            </w:pPr>
            <w:ins w:id="744" w:author="Yulia A. Trifonova" w:date="2021-08-09T23:51:00Z">
              <w:r>
                <w:rPr>
                  <w:rFonts w:ascii="Times New Roman" w:hAnsi="Times New Roman"/>
                  <w:color w:val="000000"/>
                  <w:sz w:val="20"/>
                </w:rPr>
                <w:t>Код модуля</w:t>
              </w:r>
            </w:ins>
          </w:p>
        </w:tc>
        <w:tc>
          <w:tcPr>
            <w:tcW w:w="5596" w:type="dxa"/>
            <w:tcBorders>
              <w:bottom w:val="single" w:sz="4" w:space="0" w:color="000000"/>
              <w:right w:val="single" w:sz="4" w:space="0" w:color="000000"/>
            </w:tcBorders>
            <w:tcMar>
              <w:top w:w="40" w:type="dxa"/>
              <w:left w:w="20" w:type="dxa"/>
              <w:bottom w:w="40" w:type="dxa"/>
              <w:right w:w="20" w:type="dxa"/>
            </w:tcMar>
          </w:tcPr>
          <w:p w14:paraId="7535E7A1" w14:textId="77777777" w:rsidR="003D271F" w:rsidRDefault="00406DFC">
            <w:pPr>
              <w:spacing w:after="0" w:line="240" w:lineRule="auto"/>
              <w:rPr>
                <w:ins w:id="745" w:author="Yulia A. Trifonova" w:date="2021-08-09T23:51:00Z"/>
              </w:rPr>
            </w:pPr>
            <w:ins w:id="746" w:author="Yulia A. Trifonova" w:date="2021-08-09T23:51:00Z">
              <w:r>
                <w:rPr>
                  <w:rFonts w:ascii="Times New Roman" w:hAnsi="Times New Roman"/>
                  <w:color w:val="000000"/>
                  <w:sz w:val="20"/>
                </w:rPr>
                <w:t>Ядро</w:t>
              </w:r>
            </w:ins>
          </w:p>
        </w:tc>
      </w:tr>
      <w:tr w:rsidR="003D271F" w14:paraId="042DE6E0" w14:textId="77777777">
        <w:tblPrEx>
          <w:tblCellMar>
            <w:top w:w="0" w:type="dxa"/>
            <w:bottom w:w="0" w:type="dxa"/>
          </w:tblCellMar>
        </w:tblPrEx>
        <w:trPr>
          <w:ins w:id="747"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24C30853" w14:textId="77777777" w:rsidR="003D271F" w:rsidRDefault="00406DFC">
            <w:pPr>
              <w:spacing w:after="0" w:line="240" w:lineRule="auto"/>
              <w:jc w:val="center"/>
              <w:rPr>
                <w:ins w:id="748" w:author="Yulia A. Trifonova" w:date="2021-08-09T23:51:00Z"/>
              </w:rPr>
            </w:pPr>
            <w:ins w:id="749" w:author="Yulia A. Trifonova" w:date="2021-08-09T23:51:00Z">
              <w:r>
                <w:rPr>
                  <w:rFonts w:ascii="Times New Roman" w:hAnsi="Times New Roman"/>
                  <w:color w:val="000000"/>
                  <w:sz w:val="20"/>
                </w:rPr>
                <w:t>Признак статичности</w:t>
              </w:r>
            </w:ins>
          </w:p>
        </w:tc>
        <w:tc>
          <w:tcPr>
            <w:tcW w:w="5596" w:type="dxa"/>
            <w:tcBorders>
              <w:bottom w:val="single" w:sz="4" w:space="0" w:color="000000"/>
              <w:right w:val="single" w:sz="4" w:space="0" w:color="000000"/>
            </w:tcBorders>
            <w:tcMar>
              <w:top w:w="40" w:type="dxa"/>
              <w:left w:w="20" w:type="dxa"/>
              <w:bottom w:w="40" w:type="dxa"/>
              <w:right w:w="20" w:type="dxa"/>
            </w:tcMar>
          </w:tcPr>
          <w:p w14:paraId="69232421" w14:textId="77777777" w:rsidR="003D271F" w:rsidRDefault="00406DFC">
            <w:pPr>
              <w:spacing w:after="0" w:line="240" w:lineRule="auto"/>
              <w:rPr>
                <w:ins w:id="750" w:author="Yulia A. Trifonova" w:date="2021-08-09T23:51:00Z"/>
              </w:rPr>
            </w:pPr>
            <w:ins w:id="751" w:author="Yulia A. Trifonova" w:date="2021-08-09T23:51:00Z">
              <w:r>
                <w:rPr>
                  <w:rFonts w:ascii="Times New Roman" w:hAnsi="Times New Roman"/>
                  <w:color w:val="000000"/>
                  <w:sz w:val="20"/>
                </w:rPr>
                <w:t>Нет</w:t>
              </w:r>
            </w:ins>
          </w:p>
        </w:tc>
      </w:tr>
      <w:tr w:rsidR="003D271F" w14:paraId="63B1ADE0" w14:textId="77777777">
        <w:tblPrEx>
          <w:tblCellMar>
            <w:top w:w="0" w:type="dxa"/>
            <w:bottom w:w="0" w:type="dxa"/>
          </w:tblCellMar>
        </w:tblPrEx>
        <w:trPr>
          <w:ins w:id="752"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6FFECD87" w14:textId="77777777" w:rsidR="003D271F" w:rsidRDefault="00406DFC">
            <w:pPr>
              <w:spacing w:after="0" w:line="240" w:lineRule="auto"/>
              <w:jc w:val="center"/>
              <w:rPr>
                <w:ins w:id="753" w:author="Yulia A. Trifonova" w:date="2021-08-09T23:51:00Z"/>
              </w:rPr>
            </w:pPr>
            <w:ins w:id="754" w:author="Yulia A. Trifonova" w:date="2021-08-09T23:51:00Z">
              <w:r>
                <w:rPr>
                  <w:rFonts w:ascii="Times New Roman" w:hAnsi="Times New Roman"/>
                  <w:color w:val="000000"/>
                  <w:sz w:val="20"/>
                </w:rPr>
                <w:t>Тип значения</w:t>
              </w:r>
            </w:ins>
          </w:p>
        </w:tc>
        <w:tc>
          <w:tcPr>
            <w:tcW w:w="5596" w:type="dxa"/>
            <w:tcBorders>
              <w:bottom w:val="single" w:sz="4" w:space="0" w:color="000000"/>
              <w:right w:val="single" w:sz="4" w:space="0" w:color="000000"/>
            </w:tcBorders>
            <w:tcMar>
              <w:top w:w="40" w:type="dxa"/>
              <w:left w:w="20" w:type="dxa"/>
              <w:bottom w:w="40" w:type="dxa"/>
              <w:right w:w="20" w:type="dxa"/>
            </w:tcMar>
          </w:tcPr>
          <w:p w14:paraId="1D1FB00D" w14:textId="77777777" w:rsidR="003D271F" w:rsidRDefault="00406DFC">
            <w:pPr>
              <w:spacing w:after="0" w:line="240" w:lineRule="auto"/>
              <w:rPr>
                <w:ins w:id="755" w:author="Yulia A. Trifonova" w:date="2021-08-09T23:51:00Z"/>
              </w:rPr>
            </w:pPr>
            <w:ins w:id="756" w:author="Yulia A. Trifonova" w:date="2021-08-09T23:51:00Z">
              <w:r>
                <w:rPr>
                  <w:rFonts w:ascii="Times New Roman" w:hAnsi="Times New Roman"/>
                  <w:color w:val="000000"/>
                  <w:sz w:val="20"/>
                </w:rPr>
                <w:t>Строка</w:t>
              </w:r>
            </w:ins>
          </w:p>
        </w:tc>
      </w:tr>
      <w:tr w:rsidR="003D271F" w14:paraId="483902AC" w14:textId="77777777">
        <w:tblPrEx>
          <w:tblCellMar>
            <w:top w:w="0" w:type="dxa"/>
            <w:bottom w:w="0" w:type="dxa"/>
          </w:tblCellMar>
        </w:tblPrEx>
        <w:trPr>
          <w:ins w:id="757"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32684B55" w14:textId="77777777" w:rsidR="003D271F" w:rsidRDefault="00406DFC">
            <w:pPr>
              <w:spacing w:after="0" w:line="240" w:lineRule="auto"/>
              <w:jc w:val="center"/>
              <w:rPr>
                <w:ins w:id="758" w:author="Yulia A. Trifonova" w:date="2021-08-09T23:51:00Z"/>
              </w:rPr>
            </w:pPr>
            <w:ins w:id="759" w:author="Yulia A. Trifonova" w:date="2021-08-09T23:51:00Z">
              <w:r>
                <w:rPr>
                  <w:rFonts w:ascii="Times New Roman" w:hAnsi="Times New Roman"/>
                  <w:color w:val="000000"/>
                  <w:sz w:val="20"/>
                </w:rPr>
                <w:t>Значение по умолчанию</w:t>
              </w:r>
            </w:ins>
          </w:p>
        </w:tc>
        <w:tc>
          <w:tcPr>
            <w:tcW w:w="5596" w:type="dxa"/>
            <w:tcBorders>
              <w:bottom w:val="single" w:sz="4" w:space="0" w:color="000000"/>
              <w:right w:val="single" w:sz="4" w:space="0" w:color="000000"/>
            </w:tcBorders>
            <w:tcMar>
              <w:top w:w="40" w:type="dxa"/>
              <w:left w:w="20" w:type="dxa"/>
              <w:bottom w:w="40" w:type="dxa"/>
              <w:right w:w="20" w:type="dxa"/>
            </w:tcMar>
          </w:tcPr>
          <w:p w14:paraId="661ED75D" w14:textId="77777777" w:rsidR="003D271F" w:rsidRDefault="00406DFC">
            <w:pPr>
              <w:spacing w:after="0" w:line="240" w:lineRule="auto"/>
              <w:rPr>
                <w:ins w:id="760" w:author="Yulia A. Trifonova" w:date="2021-08-09T23:51:00Z"/>
              </w:rPr>
            </w:pPr>
            <w:ins w:id="761" w:author="Yulia A. Trifonova" w:date="2021-08-09T23:51:00Z">
              <w:r>
                <w:rPr>
                  <w:rFonts w:ascii="Times New Roman" w:hAnsi="Times New Roman"/>
                  <w:color w:val="000000"/>
                  <w:sz w:val="20"/>
                </w:rPr>
                <w:t>jks</w:t>
              </w:r>
            </w:ins>
          </w:p>
        </w:tc>
      </w:tr>
    </w:tbl>
    <w:p w14:paraId="4E284BF0" w14:textId="77777777" w:rsidR="003D271F" w:rsidRDefault="00406DFC">
      <w:pPr>
        <w:spacing w:before="200" w:after="0" w:line="240" w:lineRule="auto"/>
        <w:rPr>
          <w:ins w:id="762" w:author="Yulia A. Trifonova" w:date="2021-08-09T23:51:00Z"/>
        </w:rPr>
      </w:pPr>
      <w:ins w:id="763" w:author="Yulia A. Trifonova" w:date="2021-08-09T23:51:00Z">
        <w:r>
          <w:rPr>
            <w:rFonts w:ascii="Times New Roman" w:hAnsi="Times New Roman"/>
            <w:color w:val="000000"/>
            <w:sz w:val="20"/>
          </w:rPr>
          <w:t xml:space="preserve">Примечание: Изменение значения по умолчанию осуществляется через справочник "Настройка хранилища сертификатов" (см. </w:t>
        </w:r>
        <w:r>
          <w:fldChar w:fldCharType="begin"/>
        </w:r>
        <w:r>
          <w:instrText xml:space="preserve"> HYPERLINK \l "settings_system_function_param" \h </w:instrText>
        </w:r>
        <w:r>
          <w:fldChar w:fldCharType="separate"/>
        </w:r>
        <w:r>
          <w:rPr>
            <w:rFonts w:ascii="Times New Roman" w:hAnsi="Times New Roman"/>
            <w:color w:val="000000"/>
            <w:sz w:val="20"/>
          </w:rPr>
          <w:t>Раздел 4.3.2.3.14, «Настройка системной функции "Настройка хранилища сертификатов"»</w:t>
        </w:r>
        <w:r>
          <w:rPr>
            <w:rFonts w:ascii="Times New Roman" w:hAnsi="Times New Roman"/>
            <w:color w:val="000000"/>
            <w:sz w:val="20"/>
          </w:rPr>
          <w:fldChar w:fldCharType="end"/>
        </w:r>
        <w:r>
          <w:rPr>
            <w:rFonts w:ascii="Times New Roman" w:hAnsi="Times New Roman"/>
            <w:color w:val="000000"/>
            <w:sz w:val="20"/>
          </w:rPr>
          <w:t>).</w:t>
        </w:r>
      </w:ins>
    </w:p>
    <w:p w14:paraId="7AF60CA7" w14:textId="77777777" w:rsidR="003D271F" w:rsidRDefault="00406DFC">
      <w:pPr>
        <w:spacing w:before="200" w:after="0" w:line="240" w:lineRule="auto"/>
        <w:rPr>
          <w:ins w:id="764" w:author="Yulia A. Trifonova" w:date="2021-08-09T23:51:00Z"/>
        </w:rPr>
      </w:pPr>
      <w:ins w:id="765" w:author="Yulia A. Trifonova" w:date="2021-08-09T23:51:00Z">
        <w:r>
          <w:rPr>
            <w:rFonts w:ascii="Times New Roman" w:hAnsi="Times New Roman"/>
            <w:color w:val="000000"/>
            <w:sz w:val="20"/>
          </w:rPr>
          <w:t>Необходимо добавить значение параметра, взяв его с одноименного по содержанию поля для шифрованных точек приема/отправки СХОД, что позволит не производить настройки параметров, если аналогичные параметры у точек были корректно настроены ранее.</w:t>
        </w:r>
      </w:ins>
    </w:p>
    <w:p w14:paraId="4C505409" w14:textId="77777777" w:rsidR="003D271F" w:rsidRDefault="00406DFC">
      <w:pPr>
        <w:spacing w:before="200" w:after="0" w:line="240" w:lineRule="auto"/>
        <w:ind w:left="360" w:right="360"/>
        <w:rPr>
          <w:ins w:id="766" w:author="Yulia A. Trifonova" w:date="2021-08-09T23:51:00Z"/>
        </w:rPr>
      </w:pPr>
      <w:bookmarkStart w:id="767" w:name="d5e1111"/>
      <w:ins w:id="768" w:author="Yulia A. Trifonova" w:date="2021-08-09T23:51:00Z">
        <w:r>
          <w:rPr>
            <w:rFonts w:ascii="Times New Roman" w:hAnsi="Times New Roman"/>
            <w:b/>
            <w:color w:val="000000"/>
            <w:sz w:val="28"/>
          </w:rPr>
          <w:t>Предупрежден</w:t>
        </w:r>
        <w:r>
          <w:rPr>
            <w:rFonts w:ascii="Times New Roman" w:hAnsi="Times New Roman"/>
            <w:b/>
            <w:color w:val="000000"/>
            <w:sz w:val="28"/>
          </w:rPr>
          <w:t>ие</w:t>
        </w:r>
      </w:ins>
    </w:p>
    <w:bookmarkEnd w:id="767"/>
    <w:p w14:paraId="40B4B05E" w14:textId="77777777" w:rsidR="003D271F" w:rsidRDefault="00406DFC">
      <w:pPr>
        <w:spacing w:before="200" w:after="0" w:line="240" w:lineRule="auto"/>
        <w:ind w:left="360" w:right="360"/>
        <w:rPr>
          <w:ins w:id="769" w:author="Yulia A. Trifonova" w:date="2021-08-09T23:51:00Z"/>
        </w:rPr>
      </w:pPr>
      <w:ins w:id="770" w:author="Yulia A. Trifonova" w:date="2021-08-09T23:51:00Z">
        <w:r>
          <w:rPr>
            <w:rFonts w:ascii="Times New Roman" w:hAnsi="Times New Roman"/>
            <w:color w:val="000000"/>
            <w:sz w:val="20"/>
          </w:rPr>
          <w:t xml:space="preserve">После установки версии необходимо проверить настроенное значение (см. </w:t>
        </w:r>
        <w:r>
          <w:fldChar w:fldCharType="begin"/>
        </w:r>
        <w:r>
          <w:instrText xml:space="preserve"> HYPERLINK \l "checkList" \h </w:instrText>
        </w:r>
        <w:r>
          <w:fldChar w:fldCharType="separate"/>
        </w:r>
        <w:r>
          <w:rPr>
            <w:rFonts w:ascii="Times New Roman" w:hAnsi="Times New Roman"/>
            <w:color w:val="000000"/>
            <w:sz w:val="20"/>
          </w:rPr>
          <w:t>Раздел 4.6.4.1, «Требования к внедрению»</w:t>
        </w:r>
        <w:r>
          <w:rPr>
            <w:rFonts w:ascii="Times New Roman" w:hAnsi="Times New Roman"/>
            <w:color w:val="000000"/>
            <w:sz w:val="20"/>
          </w:rPr>
          <w:fldChar w:fldCharType="end"/>
        </w:r>
        <w:r>
          <w:rPr>
            <w:rFonts w:ascii="Times New Roman" w:hAnsi="Times New Roman"/>
            <w:color w:val="000000"/>
            <w:sz w:val="20"/>
          </w:rPr>
          <w:t>).</w:t>
        </w:r>
      </w:ins>
    </w:p>
    <w:p w14:paraId="6EDECA7B" w14:textId="77777777" w:rsidR="003D271F" w:rsidRDefault="00406DFC">
      <w:pPr>
        <w:spacing w:before="200" w:after="0" w:line="240" w:lineRule="auto"/>
        <w:rPr>
          <w:ins w:id="771" w:author="Yulia A. Trifonova" w:date="2021-08-09T23:51:00Z"/>
        </w:rPr>
      </w:pPr>
      <w:bookmarkStart w:id="772" w:name="settings_KEY_STORE_PWD"/>
      <w:ins w:id="773" w:author="Yulia A. Trifonova" w:date="2021-08-09T23:51:00Z">
        <w:r>
          <w:rPr>
            <w:rFonts w:ascii="Arial" w:hAnsi="Arial"/>
            <w:b/>
            <w:color w:val="000000"/>
            <w:sz w:val="20"/>
          </w:rPr>
          <w:lastRenderedPageBreak/>
          <w:t>4.3.2.3.11. Создание нового параметра "Пароль к сертификату keystore"</w:t>
        </w:r>
      </w:ins>
    </w:p>
    <w:bookmarkEnd w:id="772"/>
    <w:p w14:paraId="740AC3B2" w14:textId="77777777" w:rsidR="003D271F" w:rsidRDefault="00406DFC">
      <w:pPr>
        <w:spacing w:before="200" w:after="0" w:line="240" w:lineRule="auto"/>
        <w:rPr>
          <w:ins w:id="774" w:author="Yulia A. Trifonova" w:date="2021-08-09T23:51:00Z"/>
        </w:rPr>
      </w:pPr>
      <w:ins w:id="775" w:author="Yulia A. Trifonova" w:date="2021-08-09T23:51:00Z">
        <w:r>
          <w:rPr>
            <w:rFonts w:ascii="Times New Roman" w:hAnsi="Times New Roman"/>
            <w:color w:val="000000"/>
            <w:sz w:val="20"/>
          </w:rPr>
          <w:t>Необходимо создать новый параметр:</w:t>
        </w:r>
      </w:ins>
    </w:p>
    <w:p w14:paraId="5C027CF9" w14:textId="77777777" w:rsidR="003D271F" w:rsidRDefault="003D271F">
      <w:pPr>
        <w:spacing w:after="0" w:line="240" w:lineRule="auto"/>
        <w:rPr>
          <w:ins w:id="776" w:author="Yulia A. Trifonova" w:date="2021-08-09T23:51:00Z"/>
          <w:sz w:val="20"/>
        </w:rPr>
      </w:pPr>
    </w:p>
    <w:tbl>
      <w:tblPr>
        <w:tblW w:w="0" w:type="auto"/>
        <w:tblInd w:w="25" w:type="dxa"/>
        <w:tblLayout w:type="fixed"/>
        <w:tblCellMar>
          <w:left w:w="10" w:type="dxa"/>
          <w:right w:w="10" w:type="dxa"/>
        </w:tblCellMar>
        <w:tblLook w:val="0000" w:firstRow="0" w:lastRow="0" w:firstColumn="0" w:lastColumn="0" w:noHBand="0" w:noVBand="0"/>
      </w:tblPr>
      <w:tblGrid>
        <w:gridCol w:w="3430"/>
        <w:gridCol w:w="5596"/>
      </w:tblGrid>
      <w:tr w:rsidR="003D271F" w14:paraId="7012D62B" w14:textId="77777777">
        <w:tblPrEx>
          <w:tblCellMar>
            <w:top w:w="0" w:type="dxa"/>
            <w:bottom w:w="0" w:type="dxa"/>
          </w:tblCellMar>
        </w:tblPrEx>
        <w:trPr>
          <w:ins w:id="777" w:author="Yulia A. Trifonova" w:date="2021-08-09T23:51:00Z"/>
        </w:trPr>
        <w:tc>
          <w:tcPr>
            <w:tcW w:w="3430" w:type="dxa"/>
            <w:tcBorders>
              <w:top w:val="single" w:sz="4" w:space="0" w:color="000000"/>
              <w:left w:val="single" w:sz="4" w:space="0" w:color="000000"/>
              <w:bottom w:val="single" w:sz="4" w:space="0" w:color="000000"/>
              <w:right w:val="single" w:sz="4" w:space="0" w:color="000000"/>
            </w:tcBorders>
            <w:tcMar>
              <w:top w:w="40" w:type="dxa"/>
              <w:left w:w="20" w:type="dxa"/>
              <w:bottom w:w="40" w:type="dxa"/>
              <w:right w:w="20" w:type="dxa"/>
            </w:tcMar>
          </w:tcPr>
          <w:p w14:paraId="6681394B" w14:textId="77777777" w:rsidR="003D271F" w:rsidRDefault="00406DFC">
            <w:pPr>
              <w:spacing w:after="0" w:line="240" w:lineRule="auto"/>
              <w:jc w:val="center"/>
              <w:rPr>
                <w:ins w:id="778" w:author="Yulia A. Trifonova" w:date="2021-08-09T23:51:00Z"/>
              </w:rPr>
            </w:pPr>
            <w:bookmarkStart w:id="779" w:name="d5e1118"/>
            <w:ins w:id="780" w:author="Yulia A. Trifonova" w:date="2021-08-09T23:51:00Z">
              <w:r>
                <w:rPr>
                  <w:rFonts w:ascii="Times New Roman" w:hAnsi="Times New Roman"/>
                  <w:color w:val="000000"/>
                  <w:sz w:val="20"/>
                </w:rPr>
                <w:t>Ко</w:t>
              </w:r>
              <w:r>
                <w:rPr>
                  <w:rFonts w:ascii="Times New Roman" w:hAnsi="Times New Roman"/>
                  <w:color w:val="000000"/>
                  <w:sz w:val="20"/>
                </w:rPr>
                <w:t>д параметра</w:t>
              </w:r>
            </w:ins>
          </w:p>
        </w:tc>
        <w:tc>
          <w:tcPr>
            <w:tcW w:w="5596" w:type="dxa"/>
            <w:tcBorders>
              <w:top w:val="single" w:sz="4" w:space="0" w:color="000000"/>
              <w:bottom w:val="single" w:sz="4" w:space="0" w:color="000000"/>
              <w:right w:val="single" w:sz="4" w:space="0" w:color="000000"/>
            </w:tcBorders>
            <w:tcMar>
              <w:top w:w="40" w:type="dxa"/>
              <w:left w:w="20" w:type="dxa"/>
              <w:bottom w:w="40" w:type="dxa"/>
              <w:right w:w="20" w:type="dxa"/>
            </w:tcMar>
          </w:tcPr>
          <w:p w14:paraId="067FCE1D" w14:textId="77777777" w:rsidR="003D271F" w:rsidRDefault="00406DFC">
            <w:pPr>
              <w:spacing w:after="0" w:line="240" w:lineRule="auto"/>
              <w:rPr>
                <w:ins w:id="781" w:author="Yulia A. Trifonova" w:date="2021-08-09T23:51:00Z"/>
              </w:rPr>
            </w:pPr>
            <w:ins w:id="782" w:author="Yulia A. Trifonova" w:date="2021-08-09T23:51:00Z">
              <w:r>
                <w:rPr>
                  <w:rFonts w:ascii="Times New Roman" w:hAnsi="Times New Roman"/>
                  <w:color w:val="000000"/>
                  <w:sz w:val="20"/>
                </w:rPr>
                <w:t>KEYSTORE_PWD</w:t>
              </w:r>
            </w:ins>
          </w:p>
        </w:tc>
      </w:tr>
      <w:bookmarkEnd w:id="779"/>
      <w:tr w:rsidR="003D271F" w14:paraId="2A7D7DA0" w14:textId="77777777">
        <w:tblPrEx>
          <w:tblCellMar>
            <w:top w:w="0" w:type="dxa"/>
            <w:bottom w:w="0" w:type="dxa"/>
          </w:tblCellMar>
        </w:tblPrEx>
        <w:trPr>
          <w:ins w:id="783"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1DAF3333" w14:textId="77777777" w:rsidR="003D271F" w:rsidRDefault="00406DFC">
            <w:pPr>
              <w:spacing w:after="0" w:line="240" w:lineRule="auto"/>
              <w:jc w:val="center"/>
              <w:rPr>
                <w:ins w:id="784" w:author="Yulia A. Trifonova" w:date="2021-08-09T23:51:00Z"/>
              </w:rPr>
            </w:pPr>
            <w:ins w:id="785" w:author="Yulia A. Trifonova" w:date="2021-08-09T23:51:00Z">
              <w:r>
                <w:rPr>
                  <w:rFonts w:ascii="Times New Roman" w:hAnsi="Times New Roman"/>
                  <w:color w:val="000000"/>
                  <w:sz w:val="20"/>
                </w:rPr>
                <w:t>Наименование параметра</w:t>
              </w:r>
            </w:ins>
          </w:p>
        </w:tc>
        <w:tc>
          <w:tcPr>
            <w:tcW w:w="5596" w:type="dxa"/>
            <w:tcBorders>
              <w:bottom w:val="single" w:sz="4" w:space="0" w:color="000000"/>
              <w:right w:val="single" w:sz="4" w:space="0" w:color="000000"/>
            </w:tcBorders>
            <w:tcMar>
              <w:top w:w="40" w:type="dxa"/>
              <w:left w:w="20" w:type="dxa"/>
              <w:bottom w:w="40" w:type="dxa"/>
              <w:right w:w="20" w:type="dxa"/>
            </w:tcMar>
          </w:tcPr>
          <w:p w14:paraId="654BDD81" w14:textId="77777777" w:rsidR="003D271F" w:rsidRDefault="00406DFC">
            <w:pPr>
              <w:spacing w:after="0" w:line="240" w:lineRule="auto"/>
              <w:rPr>
                <w:ins w:id="786" w:author="Yulia A. Trifonova" w:date="2021-08-09T23:51:00Z"/>
              </w:rPr>
            </w:pPr>
            <w:ins w:id="787" w:author="Yulia A. Trifonova" w:date="2021-08-09T23:51:00Z">
              <w:r>
                <w:rPr>
                  <w:rFonts w:ascii="Times New Roman" w:hAnsi="Times New Roman"/>
                  <w:color w:val="000000"/>
                  <w:sz w:val="20"/>
                </w:rPr>
                <w:t>Пароль к сертификату keystore</w:t>
              </w:r>
            </w:ins>
          </w:p>
        </w:tc>
      </w:tr>
      <w:tr w:rsidR="003D271F" w14:paraId="4E0DF222" w14:textId="77777777">
        <w:tblPrEx>
          <w:tblCellMar>
            <w:top w:w="0" w:type="dxa"/>
            <w:bottom w:w="0" w:type="dxa"/>
          </w:tblCellMar>
        </w:tblPrEx>
        <w:trPr>
          <w:ins w:id="788"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2B491BD9" w14:textId="77777777" w:rsidR="003D271F" w:rsidRDefault="00406DFC">
            <w:pPr>
              <w:spacing w:after="0" w:line="240" w:lineRule="auto"/>
              <w:jc w:val="center"/>
              <w:rPr>
                <w:ins w:id="789" w:author="Yulia A. Trifonova" w:date="2021-08-09T23:51:00Z"/>
              </w:rPr>
            </w:pPr>
            <w:ins w:id="790" w:author="Yulia A. Trifonova" w:date="2021-08-09T23:51:00Z">
              <w:r>
                <w:rPr>
                  <w:rFonts w:ascii="Times New Roman" w:hAnsi="Times New Roman"/>
                  <w:color w:val="000000"/>
                  <w:sz w:val="20"/>
                </w:rPr>
                <w:t>Тип объекта</w:t>
              </w:r>
            </w:ins>
          </w:p>
        </w:tc>
        <w:tc>
          <w:tcPr>
            <w:tcW w:w="5596" w:type="dxa"/>
            <w:tcBorders>
              <w:bottom w:val="single" w:sz="4" w:space="0" w:color="000000"/>
              <w:right w:val="single" w:sz="4" w:space="0" w:color="000000"/>
            </w:tcBorders>
            <w:tcMar>
              <w:top w:w="40" w:type="dxa"/>
              <w:left w:w="20" w:type="dxa"/>
              <w:bottom w:w="40" w:type="dxa"/>
              <w:right w:w="20" w:type="dxa"/>
            </w:tcMar>
          </w:tcPr>
          <w:p w14:paraId="2EBE1A91" w14:textId="77777777" w:rsidR="003D271F" w:rsidRDefault="00406DFC">
            <w:pPr>
              <w:spacing w:after="0" w:line="240" w:lineRule="auto"/>
              <w:rPr>
                <w:ins w:id="791" w:author="Yulia A. Trifonova" w:date="2021-08-09T23:51:00Z"/>
              </w:rPr>
            </w:pPr>
            <w:ins w:id="792" w:author="Yulia A. Trifonova" w:date="2021-08-09T23:51:00Z">
              <w:r>
                <w:rPr>
                  <w:rFonts w:ascii="Times New Roman" w:hAnsi="Times New Roman"/>
                  <w:color w:val="000000"/>
                  <w:sz w:val="20"/>
                </w:rPr>
                <w:t>Система в целом</w:t>
              </w:r>
            </w:ins>
          </w:p>
        </w:tc>
      </w:tr>
      <w:tr w:rsidR="003D271F" w14:paraId="5F414506" w14:textId="77777777">
        <w:tblPrEx>
          <w:tblCellMar>
            <w:top w:w="0" w:type="dxa"/>
            <w:bottom w:w="0" w:type="dxa"/>
          </w:tblCellMar>
        </w:tblPrEx>
        <w:trPr>
          <w:ins w:id="793"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080EEACE" w14:textId="77777777" w:rsidR="003D271F" w:rsidRDefault="00406DFC">
            <w:pPr>
              <w:spacing w:after="0" w:line="240" w:lineRule="auto"/>
              <w:jc w:val="center"/>
              <w:rPr>
                <w:ins w:id="794" w:author="Yulia A. Trifonova" w:date="2021-08-09T23:51:00Z"/>
              </w:rPr>
            </w:pPr>
            <w:ins w:id="795" w:author="Yulia A. Trifonova" w:date="2021-08-09T23:51:00Z">
              <w:r>
                <w:rPr>
                  <w:rFonts w:ascii="Times New Roman" w:hAnsi="Times New Roman"/>
                  <w:color w:val="000000"/>
                  <w:sz w:val="20"/>
                </w:rPr>
                <w:t>Код модуля</w:t>
              </w:r>
            </w:ins>
          </w:p>
        </w:tc>
        <w:tc>
          <w:tcPr>
            <w:tcW w:w="5596" w:type="dxa"/>
            <w:tcBorders>
              <w:bottom w:val="single" w:sz="4" w:space="0" w:color="000000"/>
              <w:right w:val="single" w:sz="4" w:space="0" w:color="000000"/>
            </w:tcBorders>
            <w:tcMar>
              <w:top w:w="40" w:type="dxa"/>
              <w:left w:w="20" w:type="dxa"/>
              <w:bottom w:w="40" w:type="dxa"/>
              <w:right w:w="20" w:type="dxa"/>
            </w:tcMar>
          </w:tcPr>
          <w:p w14:paraId="3F529C41" w14:textId="77777777" w:rsidR="003D271F" w:rsidRDefault="00406DFC">
            <w:pPr>
              <w:spacing w:after="0" w:line="240" w:lineRule="auto"/>
              <w:rPr>
                <w:ins w:id="796" w:author="Yulia A. Trifonova" w:date="2021-08-09T23:51:00Z"/>
              </w:rPr>
            </w:pPr>
            <w:ins w:id="797" w:author="Yulia A. Trifonova" w:date="2021-08-09T23:51:00Z">
              <w:r>
                <w:rPr>
                  <w:rFonts w:ascii="Times New Roman" w:hAnsi="Times New Roman"/>
                  <w:color w:val="000000"/>
                  <w:sz w:val="20"/>
                </w:rPr>
                <w:t>Ядро</w:t>
              </w:r>
            </w:ins>
          </w:p>
        </w:tc>
      </w:tr>
      <w:tr w:rsidR="003D271F" w14:paraId="7D04C11F" w14:textId="77777777">
        <w:tblPrEx>
          <w:tblCellMar>
            <w:top w:w="0" w:type="dxa"/>
            <w:bottom w:w="0" w:type="dxa"/>
          </w:tblCellMar>
        </w:tblPrEx>
        <w:trPr>
          <w:ins w:id="798"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6601E818" w14:textId="77777777" w:rsidR="003D271F" w:rsidRDefault="00406DFC">
            <w:pPr>
              <w:spacing w:after="0" w:line="240" w:lineRule="auto"/>
              <w:jc w:val="center"/>
              <w:rPr>
                <w:ins w:id="799" w:author="Yulia A. Trifonova" w:date="2021-08-09T23:51:00Z"/>
              </w:rPr>
            </w:pPr>
            <w:ins w:id="800" w:author="Yulia A. Trifonova" w:date="2021-08-09T23:51:00Z">
              <w:r>
                <w:rPr>
                  <w:rFonts w:ascii="Times New Roman" w:hAnsi="Times New Roman"/>
                  <w:color w:val="000000"/>
                  <w:sz w:val="20"/>
                </w:rPr>
                <w:t>Признак статичности</w:t>
              </w:r>
            </w:ins>
          </w:p>
        </w:tc>
        <w:tc>
          <w:tcPr>
            <w:tcW w:w="5596" w:type="dxa"/>
            <w:tcBorders>
              <w:bottom w:val="single" w:sz="4" w:space="0" w:color="000000"/>
              <w:right w:val="single" w:sz="4" w:space="0" w:color="000000"/>
            </w:tcBorders>
            <w:tcMar>
              <w:top w:w="40" w:type="dxa"/>
              <w:left w:w="20" w:type="dxa"/>
              <w:bottom w:w="40" w:type="dxa"/>
              <w:right w:w="20" w:type="dxa"/>
            </w:tcMar>
          </w:tcPr>
          <w:p w14:paraId="7231D6A7" w14:textId="77777777" w:rsidR="003D271F" w:rsidRDefault="00406DFC">
            <w:pPr>
              <w:spacing w:after="0" w:line="240" w:lineRule="auto"/>
              <w:rPr>
                <w:ins w:id="801" w:author="Yulia A. Trifonova" w:date="2021-08-09T23:51:00Z"/>
              </w:rPr>
            </w:pPr>
            <w:ins w:id="802" w:author="Yulia A. Trifonova" w:date="2021-08-09T23:51:00Z">
              <w:r>
                <w:rPr>
                  <w:rFonts w:ascii="Times New Roman" w:hAnsi="Times New Roman"/>
                  <w:color w:val="000000"/>
                  <w:sz w:val="20"/>
                </w:rPr>
                <w:t>Нет</w:t>
              </w:r>
            </w:ins>
          </w:p>
        </w:tc>
      </w:tr>
      <w:tr w:rsidR="003D271F" w14:paraId="0241EB95" w14:textId="77777777">
        <w:tblPrEx>
          <w:tblCellMar>
            <w:top w:w="0" w:type="dxa"/>
            <w:bottom w:w="0" w:type="dxa"/>
          </w:tblCellMar>
        </w:tblPrEx>
        <w:trPr>
          <w:ins w:id="803"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3A71B73A" w14:textId="77777777" w:rsidR="003D271F" w:rsidRDefault="00406DFC">
            <w:pPr>
              <w:spacing w:after="0" w:line="240" w:lineRule="auto"/>
              <w:jc w:val="center"/>
              <w:rPr>
                <w:ins w:id="804" w:author="Yulia A. Trifonova" w:date="2021-08-09T23:51:00Z"/>
              </w:rPr>
            </w:pPr>
            <w:ins w:id="805" w:author="Yulia A. Trifonova" w:date="2021-08-09T23:51:00Z">
              <w:r>
                <w:rPr>
                  <w:rFonts w:ascii="Times New Roman" w:hAnsi="Times New Roman"/>
                  <w:color w:val="000000"/>
                  <w:sz w:val="20"/>
                </w:rPr>
                <w:t>Тип значения</w:t>
              </w:r>
            </w:ins>
          </w:p>
        </w:tc>
        <w:tc>
          <w:tcPr>
            <w:tcW w:w="5596" w:type="dxa"/>
            <w:tcBorders>
              <w:bottom w:val="single" w:sz="4" w:space="0" w:color="000000"/>
              <w:right w:val="single" w:sz="4" w:space="0" w:color="000000"/>
            </w:tcBorders>
            <w:tcMar>
              <w:top w:w="40" w:type="dxa"/>
              <w:left w:w="20" w:type="dxa"/>
              <w:bottom w:w="40" w:type="dxa"/>
              <w:right w:w="20" w:type="dxa"/>
            </w:tcMar>
          </w:tcPr>
          <w:p w14:paraId="378EF461" w14:textId="77777777" w:rsidR="003D271F" w:rsidRDefault="00406DFC">
            <w:pPr>
              <w:spacing w:after="0" w:line="240" w:lineRule="auto"/>
              <w:rPr>
                <w:ins w:id="806" w:author="Yulia A. Trifonova" w:date="2021-08-09T23:51:00Z"/>
              </w:rPr>
            </w:pPr>
            <w:ins w:id="807" w:author="Yulia A. Trifonova" w:date="2021-08-09T23:51:00Z">
              <w:r>
                <w:rPr>
                  <w:rFonts w:ascii="Times New Roman" w:hAnsi="Times New Roman"/>
                  <w:color w:val="000000"/>
                  <w:sz w:val="20"/>
                </w:rPr>
                <w:t>Строка</w:t>
              </w:r>
            </w:ins>
          </w:p>
        </w:tc>
      </w:tr>
      <w:tr w:rsidR="003D271F" w14:paraId="02141B95" w14:textId="77777777">
        <w:tblPrEx>
          <w:tblCellMar>
            <w:top w:w="0" w:type="dxa"/>
            <w:bottom w:w="0" w:type="dxa"/>
          </w:tblCellMar>
        </w:tblPrEx>
        <w:trPr>
          <w:ins w:id="808"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35F76B67" w14:textId="77777777" w:rsidR="003D271F" w:rsidRDefault="00406DFC">
            <w:pPr>
              <w:spacing w:after="0" w:line="240" w:lineRule="auto"/>
              <w:jc w:val="center"/>
              <w:rPr>
                <w:ins w:id="809" w:author="Yulia A. Trifonova" w:date="2021-08-09T23:51:00Z"/>
              </w:rPr>
            </w:pPr>
            <w:ins w:id="810" w:author="Yulia A. Trifonova" w:date="2021-08-09T23:51:00Z">
              <w:r>
                <w:rPr>
                  <w:rFonts w:ascii="Times New Roman" w:hAnsi="Times New Roman"/>
                  <w:color w:val="000000"/>
                  <w:sz w:val="20"/>
                </w:rPr>
                <w:t>Значение по умолчанию</w:t>
              </w:r>
            </w:ins>
          </w:p>
        </w:tc>
        <w:tc>
          <w:tcPr>
            <w:tcW w:w="5596" w:type="dxa"/>
            <w:tcBorders>
              <w:bottom w:val="single" w:sz="4" w:space="0" w:color="000000"/>
              <w:right w:val="single" w:sz="4" w:space="0" w:color="000000"/>
            </w:tcBorders>
            <w:tcMar>
              <w:top w:w="40" w:type="dxa"/>
              <w:left w:w="20" w:type="dxa"/>
              <w:bottom w:w="40" w:type="dxa"/>
              <w:right w:w="20" w:type="dxa"/>
            </w:tcMar>
          </w:tcPr>
          <w:p w14:paraId="6FE011B4" w14:textId="77777777" w:rsidR="003D271F" w:rsidRDefault="00406DFC">
            <w:pPr>
              <w:spacing w:after="0" w:line="240" w:lineRule="auto"/>
              <w:rPr>
                <w:ins w:id="811" w:author="Yulia A. Trifonova" w:date="2021-08-09T23:51:00Z"/>
              </w:rPr>
            </w:pPr>
            <w:ins w:id="812" w:author="Yulia A. Trifonova" w:date="2021-08-09T23:51:00Z">
              <w:r>
                <w:rPr>
                  <w:rFonts w:ascii="Times New Roman" w:hAnsi="Times New Roman"/>
                  <w:color w:val="000000"/>
                  <w:sz w:val="20"/>
                </w:rPr>
                <w:t>123456</w:t>
              </w:r>
            </w:ins>
          </w:p>
        </w:tc>
      </w:tr>
    </w:tbl>
    <w:p w14:paraId="5872D9E6" w14:textId="77777777" w:rsidR="003D271F" w:rsidRDefault="00406DFC">
      <w:pPr>
        <w:spacing w:before="200" w:after="0" w:line="240" w:lineRule="auto"/>
        <w:rPr>
          <w:ins w:id="813" w:author="Yulia A. Trifonova" w:date="2021-08-09T23:51:00Z"/>
        </w:rPr>
      </w:pPr>
      <w:ins w:id="814" w:author="Yulia A. Trifonova" w:date="2021-08-09T23:51:00Z">
        <w:r>
          <w:rPr>
            <w:rFonts w:ascii="Times New Roman" w:hAnsi="Times New Roman"/>
            <w:color w:val="000000"/>
            <w:sz w:val="20"/>
          </w:rPr>
          <w:t xml:space="preserve">Примечание: Изменение значения по умолчанию осуществляется через справочник "Настройка хранилища сертификатов" (см. </w:t>
        </w:r>
        <w:r>
          <w:fldChar w:fldCharType="begin"/>
        </w:r>
        <w:r>
          <w:instrText xml:space="preserve"> HYPERLINK \l "settings_system_function_param" \h </w:instrText>
        </w:r>
        <w:r>
          <w:fldChar w:fldCharType="separate"/>
        </w:r>
        <w:r>
          <w:rPr>
            <w:rFonts w:ascii="Times New Roman" w:hAnsi="Times New Roman"/>
            <w:color w:val="000000"/>
            <w:sz w:val="20"/>
          </w:rPr>
          <w:t>Раздел 4.3.2.3.14, «Настройка системной функции "Настройка хранилища сертификатов"»</w:t>
        </w:r>
        <w:r>
          <w:rPr>
            <w:rFonts w:ascii="Times New Roman" w:hAnsi="Times New Roman"/>
            <w:color w:val="000000"/>
            <w:sz w:val="20"/>
          </w:rPr>
          <w:fldChar w:fldCharType="end"/>
        </w:r>
        <w:r>
          <w:rPr>
            <w:rFonts w:ascii="Times New Roman" w:hAnsi="Times New Roman"/>
            <w:color w:val="000000"/>
            <w:sz w:val="20"/>
          </w:rPr>
          <w:t>).</w:t>
        </w:r>
      </w:ins>
    </w:p>
    <w:p w14:paraId="491E444B" w14:textId="77777777" w:rsidR="003D271F" w:rsidRDefault="00406DFC">
      <w:pPr>
        <w:spacing w:before="200" w:after="0" w:line="240" w:lineRule="auto"/>
        <w:rPr>
          <w:ins w:id="815" w:author="Yulia A. Trifonova" w:date="2021-08-09T23:51:00Z"/>
        </w:rPr>
      </w:pPr>
      <w:ins w:id="816" w:author="Yulia A. Trifonova" w:date="2021-08-09T23:51:00Z">
        <w:r>
          <w:rPr>
            <w:rFonts w:ascii="Times New Roman" w:hAnsi="Times New Roman"/>
            <w:color w:val="000000"/>
            <w:sz w:val="20"/>
          </w:rPr>
          <w:t>Необходимо добавить значение параметра, взяв его с одноименного по содержанию поля для шифрованных точек приема/отправки СХОД, что позволит не производить настройки параметров, если аналогичные параметры у точек были корректно настроены ранее.</w:t>
        </w:r>
      </w:ins>
    </w:p>
    <w:p w14:paraId="292EC5C4" w14:textId="77777777" w:rsidR="003D271F" w:rsidRDefault="00406DFC">
      <w:pPr>
        <w:spacing w:before="200" w:after="0" w:line="240" w:lineRule="auto"/>
        <w:ind w:left="360" w:right="360"/>
        <w:rPr>
          <w:ins w:id="817" w:author="Yulia A. Trifonova" w:date="2021-08-09T23:51:00Z"/>
        </w:rPr>
      </w:pPr>
      <w:bookmarkStart w:id="818" w:name="d5e1148"/>
      <w:ins w:id="819" w:author="Yulia A. Trifonova" w:date="2021-08-09T23:51:00Z">
        <w:r>
          <w:rPr>
            <w:rFonts w:ascii="Times New Roman" w:hAnsi="Times New Roman"/>
            <w:b/>
            <w:color w:val="000000"/>
            <w:sz w:val="28"/>
          </w:rPr>
          <w:t>Предупрежден</w:t>
        </w:r>
        <w:r>
          <w:rPr>
            <w:rFonts w:ascii="Times New Roman" w:hAnsi="Times New Roman"/>
            <w:b/>
            <w:color w:val="000000"/>
            <w:sz w:val="28"/>
          </w:rPr>
          <w:t>ие</w:t>
        </w:r>
      </w:ins>
    </w:p>
    <w:bookmarkEnd w:id="818"/>
    <w:p w14:paraId="0265C5DA" w14:textId="77777777" w:rsidR="003D271F" w:rsidRDefault="00406DFC">
      <w:pPr>
        <w:spacing w:before="200" w:after="0" w:line="240" w:lineRule="auto"/>
        <w:ind w:left="360" w:right="360"/>
        <w:rPr>
          <w:ins w:id="820" w:author="Yulia A. Trifonova" w:date="2021-08-09T23:51:00Z"/>
        </w:rPr>
      </w:pPr>
      <w:ins w:id="821" w:author="Yulia A. Trifonova" w:date="2021-08-09T23:51:00Z">
        <w:r>
          <w:rPr>
            <w:rFonts w:ascii="Times New Roman" w:hAnsi="Times New Roman"/>
            <w:color w:val="000000"/>
            <w:sz w:val="20"/>
          </w:rPr>
          <w:t xml:space="preserve">После установки версии необходимо проверить настроенное значение (см. </w:t>
        </w:r>
        <w:r>
          <w:fldChar w:fldCharType="begin"/>
        </w:r>
        <w:r>
          <w:instrText xml:space="preserve"> HYPERLINK \l "checkList" \h </w:instrText>
        </w:r>
        <w:r>
          <w:fldChar w:fldCharType="separate"/>
        </w:r>
        <w:r>
          <w:rPr>
            <w:rFonts w:ascii="Times New Roman" w:hAnsi="Times New Roman"/>
            <w:color w:val="000000"/>
            <w:sz w:val="20"/>
          </w:rPr>
          <w:t>Раздел 4.6.4.1, «Требования к внедрению»</w:t>
        </w:r>
        <w:r>
          <w:rPr>
            <w:rFonts w:ascii="Times New Roman" w:hAnsi="Times New Roman"/>
            <w:color w:val="000000"/>
            <w:sz w:val="20"/>
          </w:rPr>
          <w:fldChar w:fldCharType="end"/>
        </w:r>
        <w:r>
          <w:rPr>
            <w:rFonts w:ascii="Times New Roman" w:hAnsi="Times New Roman"/>
            <w:color w:val="000000"/>
            <w:sz w:val="20"/>
          </w:rPr>
          <w:t>).</w:t>
        </w:r>
      </w:ins>
    </w:p>
    <w:p w14:paraId="1563E0EA" w14:textId="77777777" w:rsidR="003D271F" w:rsidRDefault="00406DFC">
      <w:pPr>
        <w:spacing w:before="200" w:after="0" w:line="240" w:lineRule="auto"/>
        <w:rPr>
          <w:ins w:id="822" w:author="Yulia A. Trifonova" w:date="2021-08-09T23:51:00Z"/>
        </w:rPr>
      </w:pPr>
      <w:bookmarkStart w:id="823" w:name="settings_TRUST_STORE"/>
      <w:ins w:id="824" w:author="Yulia A. Trifonova" w:date="2021-08-09T23:51:00Z">
        <w:r>
          <w:rPr>
            <w:rFonts w:ascii="Arial" w:hAnsi="Arial"/>
            <w:b/>
            <w:color w:val="000000"/>
            <w:sz w:val="20"/>
          </w:rPr>
          <w:t>4.3.2.3.12. Создание нового параметра "Путь к сертификату keystore"</w:t>
        </w:r>
      </w:ins>
    </w:p>
    <w:bookmarkEnd w:id="823"/>
    <w:p w14:paraId="33B824A3" w14:textId="77777777" w:rsidR="003D271F" w:rsidRDefault="00406DFC">
      <w:pPr>
        <w:spacing w:before="200" w:after="0" w:line="240" w:lineRule="auto"/>
        <w:rPr>
          <w:ins w:id="825" w:author="Yulia A. Trifonova" w:date="2021-08-09T23:51:00Z"/>
        </w:rPr>
      </w:pPr>
      <w:ins w:id="826" w:author="Yulia A. Trifonova" w:date="2021-08-09T23:51:00Z">
        <w:r>
          <w:rPr>
            <w:rFonts w:ascii="Times New Roman" w:hAnsi="Times New Roman"/>
            <w:color w:val="000000"/>
            <w:sz w:val="20"/>
          </w:rPr>
          <w:t>Необходимо создать новый параметр:</w:t>
        </w:r>
      </w:ins>
    </w:p>
    <w:p w14:paraId="3A625177" w14:textId="77777777" w:rsidR="003D271F" w:rsidRDefault="003D271F">
      <w:pPr>
        <w:spacing w:after="0" w:line="240" w:lineRule="auto"/>
        <w:rPr>
          <w:ins w:id="827" w:author="Yulia A. Trifonova" w:date="2021-08-09T23:51:00Z"/>
          <w:sz w:val="20"/>
        </w:rPr>
      </w:pPr>
    </w:p>
    <w:tbl>
      <w:tblPr>
        <w:tblW w:w="0" w:type="auto"/>
        <w:tblInd w:w="25" w:type="dxa"/>
        <w:tblLayout w:type="fixed"/>
        <w:tblCellMar>
          <w:left w:w="10" w:type="dxa"/>
          <w:right w:w="10" w:type="dxa"/>
        </w:tblCellMar>
        <w:tblLook w:val="0000" w:firstRow="0" w:lastRow="0" w:firstColumn="0" w:lastColumn="0" w:noHBand="0" w:noVBand="0"/>
      </w:tblPr>
      <w:tblGrid>
        <w:gridCol w:w="3430"/>
        <w:gridCol w:w="5596"/>
      </w:tblGrid>
      <w:tr w:rsidR="003D271F" w14:paraId="5F9DD8EB" w14:textId="77777777">
        <w:tblPrEx>
          <w:tblCellMar>
            <w:top w:w="0" w:type="dxa"/>
            <w:bottom w:w="0" w:type="dxa"/>
          </w:tblCellMar>
        </w:tblPrEx>
        <w:trPr>
          <w:ins w:id="828" w:author="Yulia A. Trifonova" w:date="2021-08-09T23:51:00Z"/>
        </w:trPr>
        <w:tc>
          <w:tcPr>
            <w:tcW w:w="3430" w:type="dxa"/>
            <w:tcBorders>
              <w:top w:val="single" w:sz="4" w:space="0" w:color="000000"/>
              <w:left w:val="single" w:sz="4" w:space="0" w:color="000000"/>
              <w:bottom w:val="single" w:sz="4" w:space="0" w:color="000000"/>
              <w:right w:val="single" w:sz="4" w:space="0" w:color="000000"/>
            </w:tcBorders>
            <w:tcMar>
              <w:top w:w="40" w:type="dxa"/>
              <w:left w:w="20" w:type="dxa"/>
              <w:bottom w:w="40" w:type="dxa"/>
              <w:right w:w="20" w:type="dxa"/>
            </w:tcMar>
          </w:tcPr>
          <w:p w14:paraId="68DC0A4F" w14:textId="77777777" w:rsidR="003D271F" w:rsidRDefault="00406DFC">
            <w:pPr>
              <w:spacing w:after="0" w:line="240" w:lineRule="auto"/>
              <w:jc w:val="center"/>
              <w:rPr>
                <w:ins w:id="829" w:author="Yulia A. Trifonova" w:date="2021-08-09T23:51:00Z"/>
              </w:rPr>
            </w:pPr>
            <w:bookmarkStart w:id="830" w:name="d5e1155"/>
            <w:ins w:id="831" w:author="Yulia A. Trifonova" w:date="2021-08-09T23:51:00Z">
              <w:r>
                <w:rPr>
                  <w:rFonts w:ascii="Times New Roman" w:hAnsi="Times New Roman"/>
                  <w:color w:val="000000"/>
                  <w:sz w:val="20"/>
                </w:rPr>
                <w:t xml:space="preserve">Код </w:t>
              </w:r>
              <w:r>
                <w:rPr>
                  <w:rFonts w:ascii="Times New Roman" w:hAnsi="Times New Roman"/>
                  <w:color w:val="000000"/>
                  <w:sz w:val="20"/>
                </w:rPr>
                <w:t>параметра</w:t>
              </w:r>
            </w:ins>
          </w:p>
        </w:tc>
        <w:tc>
          <w:tcPr>
            <w:tcW w:w="5596" w:type="dxa"/>
            <w:tcBorders>
              <w:top w:val="single" w:sz="4" w:space="0" w:color="000000"/>
              <w:bottom w:val="single" w:sz="4" w:space="0" w:color="000000"/>
              <w:right w:val="single" w:sz="4" w:space="0" w:color="000000"/>
            </w:tcBorders>
            <w:tcMar>
              <w:top w:w="40" w:type="dxa"/>
              <w:left w:w="20" w:type="dxa"/>
              <w:bottom w:w="40" w:type="dxa"/>
              <w:right w:w="20" w:type="dxa"/>
            </w:tcMar>
          </w:tcPr>
          <w:p w14:paraId="5C846EDC" w14:textId="77777777" w:rsidR="003D271F" w:rsidRDefault="00406DFC">
            <w:pPr>
              <w:spacing w:after="0" w:line="240" w:lineRule="auto"/>
              <w:rPr>
                <w:ins w:id="832" w:author="Yulia A. Trifonova" w:date="2021-08-09T23:51:00Z"/>
              </w:rPr>
            </w:pPr>
            <w:ins w:id="833" w:author="Yulia A. Trifonova" w:date="2021-08-09T23:51:00Z">
              <w:r>
                <w:rPr>
                  <w:rFonts w:ascii="Times New Roman" w:hAnsi="Times New Roman"/>
                  <w:color w:val="000000"/>
                  <w:sz w:val="20"/>
                </w:rPr>
                <w:t>TRUSTSTORE</w:t>
              </w:r>
            </w:ins>
          </w:p>
        </w:tc>
      </w:tr>
      <w:bookmarkEnd w:id="830"/>
      <w:tr w:rsidR="003D271F" w14:paraId="354F38D8" w14:textId="77777777">
        <w:tblPrEx>
          <w:tblCellMar>
            <w:top w:w="0" w:type="dxa"/>
            <w:bottom w:w="0" w:type="dxa"/>
          </w:tblCellMar>
        </w:tblPrEx>
        <w:trPr>
          <w:ins w:id="834"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459797E5" w14:textId="77777777" w:rsidR="003D271F" w:rsidRDefault="00406DFC">
            <w:pPr>
              <w:spacing w:after="0" w:line="240" w:lineRule="auto"/>
              <w:jc w:val="center"/>
              <w:rPr>
                <w:ins w:id="835" w:author="Yulia A. Trifonova" w:date="2021-08-09T23:51:00Z"/>
              </w:rPr>
            </w:pPr>
            <w:ins w:id="836" w:author="Yulia A. Trifonova" w:date="2021-08-09T23:51:00Z">
              <w:r>
                <w:rPr>
                  <w:rFonts w:ascii="Times New Roman" w:hAnsi="Times New Roman"/>
                  <w:color w:val="000000"/>
                  <w:sz w:val="20"/>
                </w:rPr>
                <w:t>Наименование параметра</w:t>
              </w:r>
            </w:ins>
          </w:p>
        </w:tc>
        <w:tc>
          <w:tcPr>
            <w:tcW w:w="5596" w:type="dxa"/>
            <w:tcBorders>
              <w:bottom w:val="single" w:sz="4" w:space="0" w:color="000000"/>
              <w:right w:val="single" w:sz="4" w:space="0" w:color="000000"/>
            </w:tcBorders>
            <w:tcMar>
              <w:top w:w="40" w:type="dxa"/>
              <w:left w:w="20" w:type="dxa"/>
              <w:bottom w:w="40" w:type="dxa"/>
              <w:right w:w="20" w:type="dxa"/>
            </w:tcMar>
          </w:tcPr>
          <w:p w14:paraId="63AB14F0" w14:textId="77777777" w:rsidR="003D271F" w:rsidRDefault="00406DFC">
            <w:pPr>
              <w:spacing w:after="0" w:line="240" w:lineRule="auto"/>
              <w:rPr>
                <w:ins w:id="837" w:author="Yulia A. Trifonova" w:date="2021-08-09T23:51:00Z"/>
              </w:rPr>
            </w:pPr>
            <w:ins w:id="838" w:author="Yulia A. Trifonova" w:date="2021-08-09T23:51:00Z">
              <w:r>
                <w:rPr>
                  <w:rFonts w:ascii="Times New Roman" w:hAnsi="Times New Roman"/>
                  <w:color w:val="000000"/>
                  <w:sz w:val="20"/>
                </w:rPr>
                <w:t>Путь к сертификату truststore</w:t>
              </w:r>
            </w:ins>
          </w:p>
        </w:tc>
      </w:tr>
      <w:tr w:rsidR="003D271F" w14:paraId="7A68DDA8" w14:textId="77777777">
        <w:tblPrEx>
          <w:tblCellMar>
            <w:top w:w="0" w:type="dxa"/>
            <w:bottom w:w="0" w:type="dxa"/>
          </w:tblCellMar>
        </w:tblPrEx>
        <w:trPr>
          <w:ins w:id="839"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3B448166" w14:textId="77777777" w:rsidR="003D271F" w:rsidRDefault="00406DFC">
            <w:pPr>
              <w:spacing w:after="0" w:line="240" w:lineRule="auto"/>
              <w:jc w:val="center"/>
              <w:rPr>
                <w:ins w:id="840" w:author="Yulia A. Trifonova" w:date="2021-08-09T23:51:00Z"/>
              </w:rPr>
            </w:pPr>
            <w:ins w:id="841" w:author="Yulia A. Trifonova" w:date="2021-08-09T23:51:00Z">
              <w:r>
                <w:rPr>
                  <w:rFonts w:ascii="Times New Roman" w:hAnsi="Times New Roman"/>
                  <w:color w:val="000000"/>
                  <w:sz w:val="20"/>
                </w:rPr>
                <w:t>Тип объекта</w:t>
              </w:r>
            </w:ins>
          </w:p>
        </w:tc>
        <w:tc>
          <w:tcPr>
            <w:tcW w:w="5596" w:type="dxa"/>
            <w:tcBorders>
              <w:bottom w:val="single" w:sz="4" w:space="0" w:color="000000"/>
              <w:right w:val="single" w:sz="4" w:space="0" w:color="000000"/>
            </w:tcBorders>
            <w:tcMar>
              <w:top w:w="40" w:type="dxa"/>
              <w:left w:w="20" w:type="dxa"/>
              <w:bottom w:w="40" w:type="dxa"/>
              <w:right w:w="20" w:type="dxa"/>
            </w:tcMar>
          </w:tcPr>
          <w:p w14:paraId="4E24F21B" w14:textId="77777777" w:rsidR="003D271F" w:rsidRDefault="00406DFC">
            <w:pPr>
              <w:spacing w:after="0" w:line="240" w:lineRule="auto"/>
              <w:rPr>
                <w:ins w:id="842" w:author="Yulia A. Trifonova" w:date="2021-08-09T23:51:00Z"/>
              </w:rPr>
            </w:pPr>
            <w:ins w:id="843" w:author="Yulia A. Trifonova" w:date="2021-08-09T23:51:00Z">
              <w:r>
                <w:rPr>
                  <w:rFonts w:ascii="Times New Roman" w:hAnsi="Times New Roman"/>
                  <w:color w:val="000000"/>
                  <w:sz w:val="20"/>
                </w:rPr>
                <w:t>Система в целом</w:t>
              </w:r>
            </w:ins>
          </w:p>
        </w:tc>
      </w:tr>
      <w:tr w:rsidR="003D271F" w14:paraId="73066FA1" w14:textId="77777777">
        <w:tblPrEx>
          <w:tblCellMar>
            <w:top w:w="0" w:type="dxa"/>
            <w:bottom w:w="0" w:type="dxa"/>
          </w:tblCellMar>
        </w:tblPrEx>
        <w:trPr>
          <w:ins w:id="844"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240C6CCB" w14:textId="77777777" w:rsidR="003D271F" w:rsidRDefault="00406DFC">
            <w:pPr>
              <w:spacing w:after="0" w:line="240" w:lineRule="auto"/>
              <w:jc w:val="center"/>
              <w:rPr>
                <w:ins w:id="845" w:author="Yulia A. Trifonova" w:date="2021-08-09T23:51:00Z"/>
              </w:rPr>
            </w:pPr>
            <w:ins w:id="846" w:author="Yulia A. Trifonova" w:date="2021-08-09T23:51:00Z">
              <w:r>
                <w:rPr>
                  <w:rFonts w:ascii="Times New Roman" w:hAnsi="Times New Roman"/>
                  <w:color w:val="000000"/>
                  <w:sz w:val="20"/>
                </w:rPr>
                <w:t>Код модуля</w:t>
              </w:r>
            </w:ins>
          </w:p>
        </w:tc>
        <w:tc>
          <w:tcPr>
            <w:tcW w:w="5596" w:type="dxa"/>
            <w:tcBorders>
              <w:bottom w:val="single" w:sz="4" w:space="0" w:color="000000"/>
              <w:right w:val="single" w:sz="4" w:space="0" w:color="000000"/>
            </w:tcBorders>
            <w:tcMar>
              <w:top w:w="40" w:type="dxa"/>
              <w:left w:w="20" w:type="dxa"/>
              <w:bottom w:w="40" w:type="dxa"/>
              <w:right w:w="20" w:type="dxa"/>
            </w:tcMar>
          </w:tcPr>
          <w:p w14:paraId="0BB67DD8" w14:textId="77777777" w:rsidR="003D271F" w:rsidRDefault="00406DFC">
            <w:pPr>
              <w:spacing w:after="0" w:line="240" w:lineRule="auto"/>
              <w:rPr>
                <w:ins w:id="847" w:author="Yulia A. Trifonova" w:date="2021-08-09T23:51:00Z"/>
              </w:rPr>
            </w:pPr>
            <w:ins w:id="848" w:author="Yulia A. Trifonova" w:date="2021-08-09T23:51:00Z">
              <w:r>
                <w:rPr>
                  <w:rFonts w:ascii="Times New Roman" w:hAnsi="Times New Roman"/>
                  <w:color w:val="000000"/>
                  <w:sz w:val="20"/>
                </w:rPr>
                <w:t>Ядро</w:t>
              </w:r>
            </w:ins>
          </w:p>
        </w:tc>
      </w:tr>
      <w:tr w:rsidR="003D271F" w14:paraId="60D04394" w14:textId="77777777">
        <w:tblPrEx>
          <w:tblCellMar>
            <w:top w:w="0" w:type="dxa"/>
            <w:bottom w:w="0" w:type="dxa"/>
          </w:tblCellMar>
        </w:tblPrEx>
        <w:trPr>
          <w:ins w:id="849"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58F55B1D" w14:textId="77777777" w:rsidR="003D271F" w:rsidRDefault="00406DFC">
            <w:pPr>
              <w:spacing w:after="0" w:line="240" w:lineRule="auto"/>
              <w:jc w:val="center"/>
              <w:rPr>
                <w:ins w:id="850" w:author="Yulia A. Trifonova" w:date="2021-08-09T23:51:00Z"/>
              </w:rPr>
            </w:pPr>
            <w:ins w:id="851" w:author="Yulia A. Trifonova" w:date="2021-08-09T23:51:00Z">
              <w:r>
                <w:rPr>
                  <w:rFonts w:ascii="Times New Roman" w:hAnsi="Times New Roman"/>
                  <w:color w:val="000000"/>
                  <w:sz w:val="20"/>
                </w:rPr>
                <w:t>Признак статичности</w:t>
              </w:r>
            </w:ins>
          </w:p>
        </w:tc>
        <w:tc>
          <w:tcPr>
            <w:tcW w:w="5596" w:type="dxa"/>
            <w:tcBorders>
              <w:bottom w:val="single" w:sz="4" w:space="0" w:color="000000"/>
              <w:right w:val="single" w:sz="4" w:space="0" w:color="000000"/>
            </w:tcBorders>
            <w:tcMar>
              <w:top w:w="40" w:type="dxa"/>
              <w:left w:w="20" w:type="dxa"/>
              <w:bottom w:w="40" w:type="dxa"/>
              <w:right w:w="20" w:type="dxa"/>
            </w:tcMar>
          </w:tcPr>
          <w:p w14:paraId="57B54977" w14:textId="77777777" w:rsidR="003D271F" w:rsidRDefault="00406DFC">
            <w:pPr>
              <w:spacing w:after="0" w:line="240" w:lineRule="auto"/>
              <w:rPr>
                <w:ins w:id="852" w:author="Yulia A. Trifonova" w:date="2021-08-09T23:51:00Z"/>
              </w:rPr>
            </w:pPr>
            <w:ins w:id="853" w:author="Yulia A. Trifonova" w:date="2021-08-09T23:51:00Z">
              <w:r>
                <w:rPr>
                  <w:rFonts w:ascii="Times New Roman" w:hAnsi="Times New Roman"/>
                  <w:color w:val="000000"/>
                  <w:sz w:val="20"/>
                </w:rPr>
                <w:t>Нет</w:t>
              </w:r>
            </w:ins>
          </w:p>
        </w:tc>
      </w:tr>
      <w:tr w:rsidR="003D271F" w14:paraId="507729EC" w14:textId="77777777">
        <w:tblPrEx>
          <w:tblCellMar>
            <w:top w:w="0" w:type="dxa"/>
            <w:bottom w:w="0" w:type="dxa"/>
          </w:tblCellMar>
        </w:tblPrEx>
        <w:trPr>
          <w:ins w:id="854"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30BD6D71" w14:textId="77777777" w:rsidR="003D271F" w:rsidRDefault="00406DFC">
            <w:pPr>
              <w:spacing w:after="0" w:line="240" w:lineRule="auto"/>
              <w:jc w:val="center"/>
              <w:rPr>
                <w:ins w:id="855" w:author="Yulia A. Trifonova" w:date="2021-08-09T23:51:00Z"/>
              </w:rPr>
            </w:pPr>
            <w:ins w:id="856" w:author="Yulia A. Trifonova" w:date="2021-08-09T23:51:00Z">
              <w:r>
                <w:rPr>
                  <w:rFonts w:ascii="Times New Roman" w:hAnsi="Times New Roman"/>
                  <w:color w:val="000000"/>
                  <w:sz w:val="20"/>
                </w:rPr>
                <w:t>Тип значения</w:t>
              </w:r>
            </w:ins>
          </w:p>
        </w:tc>
        <w:tc>
          <w:tcPr>
            <w:tcW w:w="5596" w:type="dxa"/>
            <w:tcBorders>
              <w:bottom w:val="single" w:sz="4" w:space="0" w:color="000000"/>
              <w:right w:val="single" w:sz="4" w:space="0" w:color="000000"/>
            </w:tcBorders>
            <w:tcMar>
              <w:top w:w="40" w:type="dxa"/>
              <w:left w:w="20" w:type="dxa"/>
              <w:bottom w:w="40" w:type="dxa"/>
              <w:right w:w="20" w:type="dxa"/>
            </w:tcMar>
          </w:tcPr>
          <w:p w14:paraId="6E1C585F" w14:textId="77777777" w:rsidR="003D271F" w:rsidRDefault="00406DFC">
            <w:pPr>
              <w:spacing w:after="0" w:line="240" w:lineRule="auto"/>
              <w:rPr>
                <w:ins w:id="857" w:author="Yulia A. Trifonova" w:date="2021-08-09T23:51:00Z"/>
              </w:rPr>
            </w:pPr>
            <w:ins w:id="858" w:author="Yulia A. Trifonova" w:date="2021-08-09T23:51:00Z">
              <w:r>
                <w:rPr>
                  <w:rFonts w:ascii="Times New Roman" w:hAnsi="Times New Roman"/>
                  <w:color w:val="000000"/>
                  <w:sz w:val="20"/>
                </w:rPr>
                <w:t>Строка</w:t>
              </w:r>
            </w:ins>
          </w:p>
        </w:tc>
      </w:tr>
      <w:tr w:rsidR="003D271F" w:rsidRPr="000941B2" w14:paraId="23DE87DE" w14:textId="77777777">
        <w:tblPrEx>
          <w:tblCellMar>
            <w:top w:w="0" w:type="dxa"/>
            <w:bottom w:w="0" w:type="dxa"/>
          </w:tblCellMar>
        </w:tblPrEx>
        <w:trPr>
          <w:ins w:id="859"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069034DB" w14:textId="77777777" w:rsidR="003D271F" w:rsidRDefault="00406DFC">
            <w:pPr>
              <w:spacing w:after="0" w:line="240" w:lineRule="auto"/>
              <w:jc w:val="center"/>
              <w:rPr>
                <w:ins w:id="860" w:author="Yulia A. Trifonova" w:date="2021-08-09T23:51:00Z"/>
              </w:rPr>
            </w:pPr>
            <w:ins w:id="861" w:author="Yulia A. Trifonova" w:date="2021-08-09T23:51:00Z">
              <w:r>
                <w:rPr>
                  <w:rFonts w:ascii="Times New Roman" w:hAnsi="Times New Roman"/>
                  <w:color w:val="000000"/>
                  <w:sz w:val="20"/>
                </w:rPr>
                <w:t>Значение по умолчанию</w:t>
              </w:r>
            </w:ins>
          </w:p>
        </w:tc>
        <w:tc>
          <w:tcPr>
            <w:tcW w:w="5596" w:type="dxa"/>
            <w:tcBorders>
              <w:bottom w:val="single" w:sz="4" w:space="0" w:color="000000"/>
              <w:right w:val="single" w:sz="4" w:space="0" w:color="000000"/>
            </w:tcBorders>
            <w:tcMar>
              <w:top w:w="40" w:type="dxa"/>
              <w:left w:w="20" w:type="dxa"/>
              <w:bottom w:w="40" w:type="dxa"/>
              <w:right w:w="20" w:type="dxa"/>
            </w:tcMar>
          </w:tcPr>
          <w:p w14:paraId="65485B2C" w14:textId="77777777" w:rsidR="003D271F" w:rsidRPr="000941B2" w:rsidRDefault="00406DFC">
            <w:pPr>
              <w:spacing w:after="0" w:line="240" w:lineRule="auto"/>
              <w:rPr>
                <w:ins w:id="862" w:author="Yulia A. Trifonova" w:date="2021-08-09T23:51:00Z"/>
                <w:lang w:val="en-US"/>
              </w:rPr>
            </w:pPr>
            <w:ins w:id="863" w:author="Yulia A. Trifonova" w:date="2021-08-09T23:51:00Z">
              <w:r w:rsidRPr="000941B2">
                <w:rPr>
                  <w:rFonts w:ascii="Times New Roman" w:hAnsi="Times New Roman"/>
                  <w:color w:val="000000"/>
                  <w:sz w:val="20"/>
                  <w:lang w:val="en-US"/>
                </w:rPr>
                <w:t>/home/oracle/ibmmq/ssl/client_keystore.jks</w:t>
              </w:r>
            </w:ins>
          </w:p>
        </w:tc>
      </w:tr>
    </w:tbl>
    <w:p w14:paraId="2B0F242B" w14:textId="77777777" w:rsidR="003D271F" w:rsidRDefault="00406DFC">
      <w:pPr>
        <w:spacing w:before="200" w:after="0" w:line="240" w:lineRule="auto"/>
        <w:rPr>
          <w:ins w:id="864" w:author="Yulia A. Trifonova" w:date="2021-08-09T23:51:00Z"/>
        </w:rPr>
      </w:pPr>
      <w:ins w:id="865" w:author="Yulia A. Trifonova" w:date="2021-08-09T23:51:00Z">
        <w:r>
          <w:rPr>
            <w:rFonts w:ascii="Times New Roman" w:hAnsi="Times New Roman"/>
            <w:color w:val="000000"/>
            <w:sz w:val="20"/>
          </w:rPr>
          <w:t xml:space="preserve">Примечание: Изменение значения по умолчанию осуществляется через справочник "Настройка хранилища сертификатов" (см. </w:t>
        </w:r>
        <w:r>
          <w:fldChar w:fldCharType="begin"/>
        </w:r>
        <w:r>
          <w:instrText xml:space="preserve"> HYPERLINK \l "settings_system_function_param" \h </w:instrText>
        </w:r>
        <w:r>
          <w:fldChar w:fldCharType="separate"/>
        </w:r>
        <w:r>
          <w:rPr>
            <w:rFonts w:ascii="Times New Roman" w:hAnsi="Times New Roman"/>
            <w:color w:val="000000"/>
            <w:sz w:val="20"/>
          </w:rPr>
          <w:t>Раздел 4.3.2.3.14, «Настройка системной функции "Настройка хранилища сертификатов"»</w:t>
        </w:r>
        <w:r>
          <w:rPr>
            <w:rFonts w:ascii="Times New Roman" w:hAnsi="Times New Roman"/>
            <w:color w:val="000000"/>
            <w:sz w:val="20"/>
          </w:rPr>
          <w:fldChar w:fldCharType="end"/>
        </w:r>
        <w:r>
          <w:rPr>
            <w:rFonts w:ascii="Times New Roman" w:hAnsi="Times New Roman"/>
            <w:color w:val="000000"/>
            <w:sz w:val="20"/>
          </w:rPr>
          <w:t>).</w:t>
        </w:r>
      </w:ins>
    </w:p>
    <w:p w14:paraId="7EEB5B43" w14:textId="77777777" w:rsidR="003D271F" w:rsidRDefault="00406DFC">
      <w:pPr>
        <w:spacing w:before="200" w:after="0" w:line="240" w:lineRule="auto"/>
        <w:rPr>
          <w:ins w:id="866" w:author="Yulia A. Trifonova" w:date="2021-08-09T23:51:00Z"/>
        </w:rPr>
      </w:pPr>
      <w:ins w:id="867" w:author="Yulia A. Trifonova" w:date="2021-08-09T23:51:00Z">
        <w:r>
          <w:rPr>
            <w:rFonts w:ascii="Times New Roman" w:hAnsi="Times New Roman"/>
            <w:color w:val="000000"/>
            <w:sz w:val="20"/>
          </w:rPr>
          <w:t>Необходимо добавить значение параметра, взяв его с одноименного по содержанию поля для шифрованных точек приема/отправки СХОД, что позволит не производить настройки параметров, если аналогичные параметры у точек были корректно настроены ранее.</w:t>
        </w:r>
      </w:ins>
    </w:p>
    <w:p w14:paraId="26190AC8" w14:textId="77777777" w:rsidR="003D271F" w:rsidRDefault="00406DFC">
      <w:pPr>
        <w:spacing w:before="200" w:after="0" w:line="240" w:lineRule="auto"/>
        <w:ind w:left="360" w:right="360"/>
        <w:rPr>
          <w:ins w:id="868" w:author="Yulia A. Trifonova" w:date="2021-08-09T23:51:00Z"/>
        </w:rPr>
      </w:pPr>
      <w:bookmarkStart w:id="869" w:name="d5e1185"/>
      <w:ins w:id="870" w:author="Yulia A. Trifonova" w:date="2021-08-09T23:51:00Z">
        <w:r>
          <w:rPr>
            <w:rFonts w:ascii="Times New Roman" w:hAnsi="Times New Roman"/>
            <w:b/>
            <w:color w:val="000000"/>
            <w:sz w:val="28"/>
          </w:rPr>
          <w:t>Предупрежден</w:t>
        </w:r>
        <w:r>
          <w:rPr>
            <w:rFonts w:ascii="Times New Roman" w:hAnsi="Times New Roman"/>
            <w:b/>
            <w:color w:val="000000"/>
            <w:sz w:val="28"/>
          </w:rPr>
          <w:t>ие</w:t>
        </w:r>
      </w:ins>
    </w:p>
    <w:bookmarkEnd w:id="869"/>
    <w:p w14:paraId="29BF74CC" w14:textId="77777777" w:rsidR="003D271F" w:rsidRDefault="00406DFC">
      <w:pPr>
        <w:spacing w:before="200" w:after="0" w:line="240" w:lineRule="auto"/>
        <w:ind w:left="360" w:right="360"/>
        <w:rPr>
          <w:ins w:id="871" w:author="Yulia A. Trifonova" w:date="2021-08-09T23:51:00Z"/>
        </w:rPr>
      </w:pPr>
      <w:ins w:id="872" w:author="Yulia A. Trifonova" w:date="2021-08-09T23:51:00Z">
        <w:r>
          <w:rPr>
            <w:rFonts w:ascii="Times New Roman" w:hAnsi="Times New Roman"/>
            <w:color w:val="000000"/>
            <w:sz w:val="20"/>
          </w:rPr>
          <w:t xml:space="preserve">После установки версии необходимо проверить настроенное значение (см. </w:t>
        </w:r>
        <w:r>
          <w:fldChar w:fldCharType="begin"/>
        </w:r>
        <w:r>
          <w:instrText xml:space="preserve"> HYPERLINK \l "checkList" \h </w:instrText>
        </w:r>
        <w:r>
          <w:fldChar w:fldCharType="separate"/>
        </w:r>
        <w:r>
          <w:rPr>
            <w:rFonts w:ascii="Times New Roman" w:hAnsi="Times New Roman"/>
            <w:color w:val="000000"/>
            <w:sz w:val="20"/>
          </w:rPr>
          <w:t>Раздел 4.6.4.1, «Требования к внедрению»</w:t>
        </w:r>
        <w:r>
          <w:rPr>
            <w:rFonts w:ascii="Times New Roman" w:hAnsi="Times New Roman"/>
            <w:color w:val="000000"/>
            <w:sz w:val="20"/>
          </w:rPr>
          <w:fldChar w:fldCharType="end"/>
        </w:r>
        <w:r>
          <w:rPr>
            <w:rFonts w:ascii="Times New Roman" w:hAnsi="Times New Roman"/>
            <w:color w:val="000000"/>
            <w:sz w:val="20"/>
          </w:rPr>
          <w:t>).</w:t>
        </w:r>
      </w:ins>
    </w:p>
    <w:p w14:paraId="30F07D4B" w14:textId="77777777" w:rsidR="003D271F" w:rsidRDefault="00406DFC">
      <w:pPr>
        <w:spacing w:before="200" w:after="0" w:line="240" w:lineRule="auto"/>
        <w:rPr>
          <w:ins w:id="873" w:author="Yulia A. Trifonova" w:date="2021-08-09T23:51:00Z"/>
        </w:rPr>
      </w:pPr>
      <w:bookmarkStart w:id="874" w:name="settings_TRUST_STORE_PWD"/>
      <w:ins w:id="875" w:author="Yulia A. Trifonova" w:date="2021-08-09T23:51:00Z">
        <w:r>
          <w:rPr>
            <w:rFonts w:ascii="Arial" w:hAnsi="Arial"/>
            <w:b/>
            <w:color w:val="000000"/>
            <w:sz w:val="20"/>
          </w:rPr>
          <w:t>4.3.2.3.13. Создание нового параметра "Пароль к сертификату truststore"</w:t>
        </w:r>
      </w:ins>
    </w:p>
    <w:bookmarkEnd w:id="874"/>
    <w:p w14:paraId="15036F27" w14:textId="77777777" w:rsidR="003D271F" w:rsidRDefault="00406DFC">
      <w:pPr>
        <w:spacing w:before="200" w:after="0" w:line="240" w:lineRule="auto"/>
        <w:rPr>
          <w:ins w:id="876" w:author="Yulia A. Trifonova" w:date="2021-08-09T23:51:00Z"/>
        </w:rPr>
      </w:pPr>
      <w:ins w:id="877" w:author="Yulia A. Trifonova" w:date="2021-08-09T23:51:00Z">
        <w:r>
          <w:rPr>
            <w:rFonts w:ascii="Times New Roman" w:hAnsi="Times New Roman"/>
            <w:color w:val="000000"/>
            <w:sz w:val="20"/>
          </w:rPr>
          <w:t>Необходимо создать новый параметр:</w:t>
        </w:r>
      </w:ins>
    </w:p>
    <w:p w14:paraId="3FCBFAE4" w14:textId="77777777" w:rsidR="003D271F" w:rsidRDefault="003D271F">
      <w:pPr>
        <w:spacing w:after="0" w:line="240" w:lineRule="auto"/>
        <w:rPr>
          <w:ins w:id="878" w:author="Yulia A. Trifonova" w:date="2021-08-09T23:51:00Z"/>
          <w:sz w:val="20"/>
        </w:rPr>
      </w:pPr>
    </w:p>
    <w:tbl>
      <w:tblPr>
        <w:tblW w:w="0" w:type="auto"/>
        <w:tblInd w:w="25" w:type="dxa"/>
        <w:tblLayout w:type="fixed"/>
        <w:tblCellMar>
          <w:left w:w="10" w:type="dxa"/>
          <w:right w:w="10" w:type="dxa"/>
        </w:tblCellMar>
        <w:tblLook w:val="0000" w:firstRow="0" w:lastRow="0" w:firstColumn="0" w:lastColumn="0" w:noHBand="0" w:noVBand="0"/>
      </w:tblPr>
      <w:tblGrid>
        <w:gridCol w:w="3430"/>
        <w:gridCol w:w="5596"/>
      </w:tblGrid>
      <w:tr w:rsidR="003D271F" w14:paraId="747A9943" w14:textId="77777777">
        <w:tblPrEx>
          <w:tblCellMar>
            <w:top w:w="0" w:type="dxa"/>
            <w:bottom w:w="0" w:type="dxa"/>
          </w:tblCellMar>
        </w:tblPrEx>
        <w:trPr>
          <w:ins w:id="879" w:author="Yulia A. Trifonova" w:date="2021-08-09T23:51:00Z"/>
        </w:trPr>
        <w:tc>
          <w:tcPr>
            <w:tcW w:w="3430" w:type="dxa"/>
            <w:tcBorders>
              <w:top w:val="single" w:sz="4" w:space="0" w:color="000000"/>
              <w:left w:val="single" w:sz="4" w:space="0" w:color="000000"/>
              <w:bottom w:val="single" w:sz="4" w:space="0" w:color="000000"/>
              <w:right w:val="single" w:sz="4" w:space="0" w:color="000000"/>
            </w:tcBorders>
            <w:tcMar>
              <w:top w:w="40" w:type="dxa"/>
              <w:left w:w="20" w:type="dxa"/>
              <w:bottom w:w="40" w:type="dxa"/>
              <w:right w:w="20" w:type="dxa"/>
            </w:tcMar>
          </w:tcPr>
          <w:p w14:paraId="0F64E0DC" w14:textId="77777777" w:rsidR="003D271F" w:rsidRDefault="00406DFC">
            <w:pPr>
              <w:spacing w:after="0" w:line="240" w:lineRule="auto"/>
              <w:jc w:val="center"/>
              <w:rPr>
                <w:ins w:id="880" w:author="Yulia A. Trifonova" w:date="2021-08-09T23:51:00Z"/>
              </w:rPr>
            </w:pPr>
            <w:bookmarkStart w:id="881" w:name="d5e1192"/>
            <w:ins w:id="882" w:author="Yulia A. Trifonova" w:date="2021-08-09T23:51:00Z">
              <w:r>
                <w:rPr>
                  <w:rFonts w:ascii="Times New Roman" w:hAnsi="Times New Roman"/>
                  <w:color w:val="000000"/>
                  <w:sz w:val="20"/>
                </w:rPr>
                <w:t>Код параметра</w:t>
              </w:r>
            </w:ins>
          </w:p>
        </w:tc>
        <w:tc>
          <w:tcPr>
            <w:tcW w:w="5596" w:type="dxa"/>
            <w:tcBorders>
              <w:top w:val="single" w:sz="4" w:space="0" w:color="000000"/>
              <w:bottom w:val="single" w:sz="4" w:space="0" w:color="000000"/>
              <w:right w:val="single" w:sz="4" w:space="0" w:color="000000"/>
            </w:tcBorders>
            <w:tcMar>
              <w:top w:w="40" w:type="dxa"/>
              <w:left w:w="20" w:type="dxa"/>
              <w:bottom w:w="40" w:type="dxa"/>
              <w:right w:w="20" w:type="dxa"/>
            </w:tcMar>
          </w:tcPr>
          <w:p w14:paraId="2C131E35" w14:textId="77777777" w:rsidR="003D271F" w:rsidRDefault="00406DFC">
            <w:pPr>
              <w:spacing w:after="0" w:line="240" w:lineRule="auto"/>
              <w:rPr>
                <w:ins w:id="883" w:author="Yulia A. Trifonova" w:date="2021-08-09T23:51:00Z"/>
              </w:rPr>
            </w:pPr>
            <w:ins w:id="884" w:author="Yulia A. Trifonova" w:date="2021-08-09T23:51:00Z">
              <w:r>
                <w:rPr>
                  <w:rFonts w:ascii="Times New Roman" w:hAnsi="Times New Roman"/>
                  <w:color w:val="000000"/>
                  <w:sz w:val="20"/>
                </w:rPr>
                <w:t>TRUSTSTORE_PWD</w:t>
              </w:r>
            </w:ins>
          </w:p>
        </w:tc>
      </w:tr>
      <w:bookmarkEnd w:id="881"/>
      <w:tr w:rsidR="003D271F" w14:paraId="74E9D096" w14:textId="77777777">
        <w:tblPrEx>
          <w:tblCellMar>
            <w:top w:w="0" w:type="dxa"/>
            <w:bottom w:w="0" w:type="dxa"/>
          </w:tblCellMar>
        </w:tblPrEx>
        <w:trPr>
          <w:ins w:id="885"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1E56A085" w14:textId="77777777" w:rsidR="003D271F" w:rsidRDefault="00406DFC">
            <w:pPr>
              <w:spacing w:after="0" w:line="240" w:lineRule="auto"/>
              <w:jc w:val="center"/>
              <w:rPr>
                <w:ins w:id="886" w:author="Yulia A. Trifonova" w:date="2021-08-09T23:51:00Z"/>
              </w:rPr>
            </w:pPr>
            <w:ins w:id="887" w:author="Yulia A. Trifonova" w:date="2021-08-09T23:51:00Z">
              <w:r>
                <w:rPr>
                  <w:rFonts w:ascii="Times New Roman" w:hAnsi="Times New Roman"/>
                  <w:color w:val="000000"/>
                  <w:sz w:val="20"/>
                </w:rPr>
                <w:lastRenderedPageBreak/>
                <w:t>Наименование параметра</w:t>
              </w:r>
            </w:ins>
          </w:p>
        </w:tc>
        <w:tc>
          <w:tcPr>
            <w:tcW w:w="5596" w:type="dxa"/>
            <w:tcBorders>
              <w:bottom w:val="single" w:sz="4" w:space="0" w:color="000000"/>
              <w:right w:val="single" w:sz="4" w:space="0" w:color="000000"/>
            </w:tcBorders>
            <w:tcMar>
              <w:top w:w="40" w:type="dxa"/>
              <w:left w:w="20" w:type="dxa"/>
              <w:bottom w:w="40" w:type="dxa"/>
              <w:right w:w="20" w:type="dxa"/>
            </w:tcMar>
          </w:tcPr>
          <w:p w14:paraId="7C58C77C" w14:textId="77777777" w:rsidR="003D271F" w:rsidRDefault="00406DFC">
            <w:pPr>
              <w:spacing w:after="0" w:line="240" w:lineRule="auto"/>
              <w:rPr>
                <w:ins w:id="888" w:author="Yulia A. Trifonova" w:date="2021-08-09T23:51:00Z"/>
              </w:rPr>
            </w:pPr>
            <w:ins w:id="889" w:author="Yulia A. Trifonova" w:date="2021-08-09T23:51:00Z">
              <w:r>
                <w:rPr>
                  <w:rFonts w:ascii="Times New Roman" w:hAnsi="Times New Roman"/>
                  <w:color w:val="000000"/>
                  <w:sz w:val="20"/>
                </w:rPr>
                <w:t>Пароль к сертификату truststore</w:t>
              </w:r>
            </w:ins>
          </w:p>
        </w:tc>
      </w:tr>
      <w:tr w:rsidR="003D271F" w14:paraId="55F2D61F" w14:textId="77777777">
        <w:tblPrEx>
          <w:tblCellMar>
            <w:top w:w="0" w:type="dxa"/>
            <w:bottom w:w="0" w:type="dxa"/>
          </w:tblCellMar>
        </w:tblPrEx>
        <w:trPr>
          <w:ins w:id="890"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48F4041A" w14:textId="77777777" w:rsidR="003D271F" w:rsidRDefault="00406DFC">
            <w:pPr>
              <w:spacing w:after="0" w:line="240" w:lineRule="auto"/>
              <w:jc w:val="center"/>
              <w:rPr>
                <w:ins w:id="891" w:author="Yulia A. Trifonova" w:date="2021-08-09T23:51:00Z"/>
              </w:rPr>
            </w:pPr>
            <w:ins w:id="892" w:author="Yulia A. Trifonova" w:date="2021-08-09T23:51:00Z">
              <w:r>
                <w:rPr>
                  <w:rFonts w:ascii="Times New Roman" w:hAnsi="Times New Roman"/>
                  <w:color w:val="000000"/>
                  <w:sz w:val="20"/>
                </w:rPr>
                <w:t>Тип объекта</w:t>
              </w:r>
            </w:ins>
          </w:p>
        </w:tc>
        <w:tc>
          <w:tcPr>
            <w:tcW w:w="5596" w:type="dxa"/>
            <w:tcBorders>
              <w:bottom w:val="single" w:sz="4" w:space="0" w:color="000000"/>
              <w:right w:val="single" w:sz="4" w:space="0" w:color="000000"/>
            </w:tcBorders>
            <w:tcMar>
              <w:top w:w="40" w:type="dxa"/>
              <w:left w:w="20" w:type="dxa"/>
              <w:bottom w:w="40" w:type="dxa"/>
              <w:right w:w="20" w:type="dxa"/>
            </w:tcMar>
          </w:tcPr>
          <w:p w14:paraId="544E2BCA" w14:textId="77777777" w:rsidR="003D271F" w:rsidRDefault="00406DFC">
            <w:pPr>
              <w:spacing w:after="0" w:line="240" w:lineRule="auto"/>
              <w:rPr>
                <w:ins w:id="893" w:author="Yulia A. Trifonova" w:date="2021-08-09T23:51:00Z"/>
              </w:rPr>
            </w:pPr>
            <w:ins w:id="894" w:author="Yulia A. Trifonova" w:date="2021-08-09T23:51:00Z">
              <w:r>
                <w:rPr>
                  <w:rFonts w:ascii="Times New Roman" w:hAnsi="Times New Roman"/>
                  <w:color w:val="000000"/>
                  <w:sz w:val="20"/>
                </w:rPr>
                <w:t>Система в целом</w:t>
              </w:r>
            </w:ins>
          </w:p>
        </w:tc>
      </w:tr>
      <w:tr w:rsidR="003D271F" w14:paraId="399A6B66" w14:textId="77777777">
        <w:tblPrEx>
          <w:tblCellMar>
            <w:top w:w="0" w:type="dxa"/>
            <w:bottom w:w="0" w:type="dxa"/>
          </w:tblCellMar>
        </w:tblPrEx>
        <w:trPr>
          <w:ins w:id="895"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600D591F" w14:textId="77777777" w:rsidR="003D271F" w:rsidRDefault="00406DFC">
            <w:pPr>
              <w:spacing w:after="0" w:line="240" w:lineRule="auto"/>
              <w:jc w:val="center"/>
              <w:rPr>
                <w:ins w:id="896" w:author="Yulia A. Trifonova" w:date="2021-08-09T23:51:00Z"/>
              </w:rPr>
            </w:pPr>
            <w:ins w:id="897" w:author="Yulia A. Trifonova" w:date="2021-08-09T23:51:00Z">
              <w:r>
                <w:rPr>
                  <w:rFonts w:ascii="Times New Roman" w:hAnsi="Times New Roman"/>
                  <w:color w:val="000000"/>
                  <w:sz w:val="20"/>
                </w:rPr>
                <w:t>Код модуля</w:t>
              </w:r>
            </w:ins>
          </w:p>
        </w:tc>
        <w:tc>
          <w:tcPr>
            <w:tcW w:w="5596" w:type="dxa"/>
            <w:tcBorders>
              <w:bottom w:val="single" w:sz="4" w:space="0" w:color="000000"/>
              <w:right w:val="single" w:sz="4" w:space="0" w:color="000000"/>
            </w:tcBorders>
            <w:tcMar>
              <w:top w:w="40" w:type="dxa"/>
              <w:left w:w="20" w:type="dxa"/>
              <w:bottom w:w="40" w:type="dxa"/>
              <w:right w:w="20" w:type="dxa"/>
            </w:tcMar>
          </w:tcPr>
          <w:p w14:paraId="7B20EFBF" w14:textId="77777777" w:rsidR="003D271F" w:rsidRDefault="00406DFC">
            <w:pPr>
              <w:spacing w:after="0" w:line="240" w:lineRule="auto"/>
              <w:rPr>
                <w:ins w:id="898" w:author="Yulia A. Trifonova" w:date="2021-08-09T23:51:00Z"/>
              </w:rPr>
            </w:pPr>
            <w:ins w:id="899" w:author="Yulia A. Trifonova" w:date="2021-08-09T23:51:00Z">
              <w:r>
                <w:rPr>
                  <w:rFonts w:ascii="Times New Roman" w:hAnsi="Times New Roman"/>
                  <w:color w:val="000000"/>
                  <w:sz w:val="20"/>
                </w:rPr>
                <w:t>Ядро</w:t>
              </w:r>
            </w:ins>
          </w:p>
        </w:tc>
      </w:tr>
      <w:tr w:rsidR="003D271F" w14:paraId="57D4C720" w14:textId="77777777">
        <w:tblPrEx>
          <w:tblCellMar>
            <w:top w:w="0" w:type="dxa"/>
            <w:bottom w:w="0" w:type="dxa"/>
          </w:tblCellMar>
        </w:tblPrEx>
        <w:trPr>
          <w:ins w:id="900"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7416E904" w14:textId="77777777" w:rsidR="003D271F" w:rsidRDefault="00406DFC">
            <w:pPr>
              <w:spacing w:after="0" w:line="240" w:lineRule="auto"/>
              <w:jc w:val="center"/>
              <w:rPr>
                <w:ins w:id="901" w:author="Yulia A. Trifonova" w:date="2021-08-09T23:51:00Z"/>
              </w:rPr>
            </w:pPr>
            <w:ins w:id="902" w:author="Yulia A. Trifonova" w:date="2021-08-09T23:51:00Z">
              <w:r>
                <w:rPr>
                  <w:rFonts w:ascii="Times New Roman" w:hAnsi="Times New Roman"/>
                  <w:color w:val="000000"/>
                  <w:sz w:val="20"/>
                </w:rPr>
                <w:t>Признак статичности</w:t>
              </w:r>
            </w:ins>
          </w:p>
        </w:tc>
        <w:tc>
          <w:tcPr>
            <w:tcW w:w="5596" w:type="dxa"/>
            <w:tcBorders>
              <w:bottom w:val="single" w:sz="4" w:space="0" w:color="000000"/>
              <w:right w:val="single" w:sz="4" w:space="0" w:color="000000"/>
            </w:tcBorders>
            <w:tcMar>
              <w:top w:w="40" w:type="dxa"/>
              <w:left w:w="20" w:type="dxa"/>
              <w:bottom w:w="40" w:type="dxa"/>
              <w:right w:w="20" w:type="dxa"/>
            </w:tcMar>
          </w:tcPr>
          <w:p w14:paraId="2DF62ACD" w14:textId="77777777" w:rsidR="003D271F" w:rsidRDefault="00406DFC">
            <w:pPr>
              <w:spacing w:after="0" w:line="240" w:lineRule="auto"/>
              <w:rPr>
                <w:ins w:id="903" w:author="Yulia A. Trifonova" w:date="2021-08-09T23:51:00Z"/>
              </w:rPr>
            </w:pPr>
            <w:ins w:id="904" w:author="Yulia A. Trifonova" w:date="2021-08-09T23:51:00Z">
              <w:r>
                <w:rPr>
                  <w:rFonts w:ascii="Times New Roman" w:hAnsi="Times New Roman"/>
                  <w:color w:val="000000"/>
                  <w:sz w:val="20"/>
                </w:rPr>
                <w:t>Нет</w:t>
              </w:r>
            </w:ins>
          </w:p>
        </w:tc>
      </w:tr>
      <w:tr w:rsidR="003D271F" w14:paraId="4CACBD7A" w14:textId="77777777">
        <w:tblPrEx>
          <w:tblCellMar>
            <w:top w:w="0" w:type="dxa"/>
            <w:bottom w:w="0" w:type="dxa"/>
          </w:tblCellMar>
        </w:tblPrEx>
        <w:trPr>
          <w:ins w:id="905"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18E7E980" w14:textId="77777777" w:rsidR="003D271F" w:rsidRDefault="00406DFC">
            <w:pPr>
              <w:spacing w:after="0" w:line="240" w:lineRule="auto"/>
              <w:jc w:val="center"/>
              <w:rPr>
                <w:ins w:id="906" w:author="Yulia A. Trifonova" w:date="2021-08-09T23:51:00Z"/>
              </w:rPr>
            </w:pPr>
            <w:ins w:id="907" w:author="Yulia A. Trifonova" w:date="2021-08-09T23:51:00Z">
              <w:r>
                <w:rPr>
                  <w:rFonts w:ascii="Times New Roman" w:hAnsi="Times New Roman"/>
                  <w:color w:val="000000"/>
                  <w:sz w:val="20"/>
                </w:rPr>
                <w:t>Тип значения</w:t>
              </w:r>
            </w:ins>
          </w:p>
        </w:tc>
        <w:tc>
          <w:tcPr>
            <w:tcW w:w="5596" w:type="dxa"/>
            <w:tcBorders>
              <w:bottom w:val="single" w:sz="4" w:space="0" w:color="000000"/>
              <w:right w:val="single" w:sz="4" w:space="0" w:color="000000"/>
            </w:tcBorders>
            <w:tcMar>
              <w:top w:w="40" w:type="dxa"/>
              <w:left w:w="20" w:type="dxa"/>
              <w:bottom w:w="40" w:type="dxa"/>
              <w:right w:w="20" w:type="dxa"/>
            </w:tcMar>
          </w:tcPr>
          <w:p w14:paraId="13F582EF" w14:textId="77777777" w:rsidR="003D271F" w:rsidRDefault="00406DFC">
            <w:pPr>
              <w:spacing w:after="0" w:line="240" w:lineRule="auto"/>
              <w:rPr>
                <w:ins w:id="908" w:author="Yulia A. Trifonova" w:date="2021-08-09T23:51:00Z"/>
              </w:rPr>
            </w:pPr>
            <w:ins w:id="909" w:author="Yulia A. Trifonova" w:date="2021-08-09T23:51:00Z">
              <w:r>
                <w:rPr>
                  <w:rFonts w:ascii="Times New Roman" w:hAnsi="Times New Roman"/>
                  <w:color w:val="000000"/>
                  <w:sz w:val="20"/>
                </w:rPr>
                <w:t>Строка</w:t>
              </w:r>
            </w:ins>
          </w:p>
        </w:tc>
      </w:tr>
      <w:tr w:rsidR="003D271F" w14:paraId="1B68A8E0" w14:textId="77777777">
        <w:tblPrEx>
          <w:tblCellMar>
            <w:top w:w="0" w:type="dxa"/>
            <w:bottom w:w="0" w:type="dxa"/>
          </w:tblCellMar>
        </w:tblPrEx>
        <w:trPr>
          <w:ins w:id="910" w:author="Yulia A. Trifonova" w:date="2021-08-09T23:51:00Z"/>
        </w:trPr>
        <w:tc>
          <w:tcPr>
            <w:tcW w:w="3430" w:type="dxa"/>
            <w:tcBorders>
              <w:left w:val="single" w:sz="4" w:space="0" w:color="000000"/>
              <w:bottom w:val="single" w:sz="4" w:space="0" w:color="000000"/>
              <w:right w:val="single" w:sz="4" w:space="0" w:color="000000"/>
            </w:tcBorders>
            <w:tcMar>
              <w:top w:w="40" w:type="dxa"/>
              <w:left w:w="20" w:type="dxa"/>
              <w:bottom w:w="40" w:type="dxa"/>
              <w:right w:w="20" w:type="dxa"/>
            </w:tcMar>
          </w:tcPr>
          <w:p w14:paraId="19EDC312" w14:textId="77777777" w:rsidR="003D271F" w:rsidRDefault="00406DFC">
            <w:pPr>
              <w:spacing w:after="0" w:line="240" w:lineRule="auto"/>
              <w:jc w:val="center"/>
              <w:rPr>
                <w:ins w:id="911" w:author="Yulia A. Trifonova" w:date="2021-08-09T23:51:00Z"/>
              </w:rPr>
            </w:pPr>
            <w:ins w:id="912" w:author="Yulia A. Trifonova" w:date="2021-08-09T23:51:00Z">
              <w:r>
                <w:rPr>
                  <w:rFonts w:ascii="Times New Roman" w:hAnsi="Times New Roman"/>
                  <w:color w:val="000000"/>
                  <w:sz w:val="20"/>
                </w:rPr>
                <w:t>Значение по умолчанию</w:t>
              </w:r>
            </w:ins>
          </w:p>
        </w:tc>
        <w:tc>
          <w:tcPr>
            <w:tcW w:w="5596" w:type="dxa"/>
            <w:tcBorders>
              <w:bottom w:val="single" w:sz="4" w:space="0" w:color="000000"/>
              <w:right w:val="single" w:sz="4" w:space="0" w:color="000000"/>
            </w:tcBorders>
            <w:tcMar>
              <w:top w:w="40" w:type="dxa"/>
              <w:left w:w="20" w:type="dxa"/>
              <w:bottom w:w="40" w:type="dxa"/>
              <w:right w:w="20" w:type="dxa"/>
            </w:tcMar>
          </w:tcPr>
          <w:p w14:paraId="51614388" w14:textId="77777777" w:rsidR="003D271F" w:rsidRDefault="00406DFC">
            <w:pPr>
              <w:spacing w:after="0" w:line="240" w:lineRule="auto"/>
              <w:rPr>
                <w:ins w:id="913" w:author="Yulia A. Trifonova" w:date="2021-08-09T23:51:00Z"/>
              </w:rPr>
            </w:pPr>
            <w:ins w:id="914" w:author="Yulia A. Trifonova" w:date="2021-08-09T23:51:00Z">
              <w:r>
                <w:rPr>
                  <w:rFonts w:ascii="Times New Roman" w:hAnsi="Times New Roman"/>
                  <w:color w:val="000000"/>
                  <w:sz w:val="20"/>
                </w:rPr>
                <w:t>123456</w:t>
              </w:r>
            </w:ins>
          </w:p>
        </w:tc>
      </w:tr>
    </w:tbl>
    <w:p w14:paraId="19236581" w14:textId="77777777" w:rsidR="003D271F" w:rsidRDefault="00406DFC">
      <w:pPr>
        <w:spacing w:before="200" w:after="0" w:line="240" w:lineRule="auto"/>
        <w:rPr>
          <w:ins w:id="915" w:author="Yulia A. Trifonova" w:date="2021-08-09T23:51:00Z"/>
        </w:rPr>
      </w:pPr>
      <w:ins w:id="916" w:author="Yulia A. Trifonova" w:date="2021-08-09T23:51:00Z">
        <w:r>
          <w:rPr>
            <w:rFonts w:ascii="Times New Roman" w:hAnsi="Times New Roman"/>
            <w:color w:val="000000"/>
            <w:sz w:val="20"/>
          </w:rPr>
          <w:t xml:space="preserve">Примечание: Изменение значения по умолчанию осуществляется через справочник "Настройка хранилища сертификатов" (см. </w:t>
        </w:r>
        <w:r>
          <w:fldChar w:fldCharType="begin"/>
        </w:r>
        <w:r>
          <w:instrText xml:space="preserve"> HYPERLINK \l "settings_system_function_param" \h </w:instrText>
        </w:r>
        <w:r>
          <w:fldChar w:fldCharType="separate"/>
        </w:r>
        <w:r>
          <w:rPr>
            <w:rFonts w:ascii="Times New Roman" w:hAnsi="Times New Roman"/>
            <w:color w:val="000000"/>
            <w:sz w:val="20"/>
          </w:rPr>
          <w:t>Раздел 4.3.2.3.14, «Настройка системной функции "Настройка хранилища сертификатов"»</w:t>
        </w:r>
        <w:r>
          <w:rPr>
            <w:rFonts w:ascii="Times New Roman" w:hAnsi="Times New Roman"/>
            <w:color w:val="000000"/>
            <w:sz w:val="20"/>
          </w:rPr>
          <w:fldChar w:fldCharType="end"/>
        </w:r>
        <w:r>
          <w:rPr>
            <w:rFonts w:ascii="Times New Roman" w:hAnsi="Times New Roman"/>
            <w:color w:val="000000"/>
            <w:sz w:val="20"/>
          </w:rPr>
          <w:t>).</w:t>
        </w:r>
      </w:ins>
    </w:p>
    <w:p w14:paraId="7DF9CE51" w14:textId="77777777" w:rsidR="003D271F" w:rsidRDefault="00406DFC">
      <w:pPr>
        <w:spacing w:before="200" w:after="0" w:line="240" w:lineRule="auto"/>
        <w:rPr>
          <w:ins w:id="917" w:author="Yulia A. Trifonova" w:date="2021-08-09T23:51:00Z"/>
        </w:rPr>
      </w:pPr>
      <w:ins w:id="918" w:author="Yulia A. Trifonova" w:date="2021-08-09T23:51:00Z">
        <w:r>
          <w:rPr>
            <w:rFonts w:ascii="Times New Roman" w:hAnsi="Times New Roman"/>
            <w:color w:val="000000"/>
            <w:sz w:val="20"/>
          </w:rPr>
          <w:t>Необходимо добавить значение параметра, взяв его с одноименного по содержанию поля для шифрованных точек приема/отправки СХОД, что позволит не производить настройки параметров, если аналогичные параметры у точек были корректно настроены ранее.</w:t>
        </w:r>
      </w:ins>
    </w:p>
    <w:p w14:paraId="736CEC10" w14:textId="77777777" w:rsidR="003D271F" w:rsidRDefault="00406DFC">
      <w:pPr>
        <w:spacing w:before="200" w:after="0" w:line="240" w:lineRule="auto"/>
        <w:ind w:left="360" w:right="360"/>
        <w:rPr>
          <w:ins w:id="919" w:author="Yulia A. Trifonova" w:date="2021-08-09T23:51:00Z"/>
        </w:rPr>
      </w:pPr>
      <w:bookmarkStart w:id="920" w:name="d5e1222"/>
      <w:ins w:id="921" w:author="Yulia A. Trifonova" w:date="2021-08-09T23:51:00Z">
        <w:r>
          <w:rPr>
            <w:rFonts w:ascii="Times New Roman" w:hAnsi="Times New Roman"/>
            <w:b/>
            <w:color w:val="000000"/>
            <w:sz w:val="28"/>
          </w:rPr>
          <w:t>Предупрежден</w:t>
        </w:r>
        <w:r>
          <w:rPr>
            <w:rFonts w:ascii="Times New Roman" w:hAnsi="Times New Roman"/>
            <w:b/>
            <w:color w:val="000000"/>
            <w:sz w:val="28"/>
          </w:rPr>
          <w:t>ие</w:t>
        </w:r>
      </w:ins>
    </w:p>
    <w:bookmarkEnd w:id="920"/>
    <w:p w14:paraId="34A91EB8" w14:textId="77777777" w:rsidR="003D271F" w:rsidRDefault="00406DFC">
      <w:pPr>
        <w:spacing w:before="200" w:after="0" w:line="240" w:lineRule="auto"/>
        <w:ind w:left="360" w:right="360"/>
        <w:rPr>
          <w:ins w:id="922" w:author="Yulia A. Trifonova" w:date="2021-08-09T23:51:00Z"/>
        </w:rPr>
      </w:pPr>
      <w:ins w:id="923" w:author="Yulia A. Trifonova" w:date="2021-08-09T23:51:00Z">
        <w:r>
          <w:rPr>
            <w:rFonts w:ascii="Times New Roman" w:hAnsi="Times New Roman"/>
            <w:color w:val="000000"/>
            <w:sz w:val="20"/>
          </w:rPr>
          <w:t xml:space="preserve">После установки версии необходимо проверить настроенное значение (см. </w:t>
        </w:r>
        <w:r>
          <w:fldChar w:fldCharType="begin"/>
        </w:r>
        <w:r>
          <w:instrText xml:space="preserve"> HYPERLINK \l "checkList" \h </w:instrText>
        </w:r>
        <w:r>
          <w:fldChar w:fldCharType="separate"/>
        </w:r>
        <w:r>
          <w:rPr>
            <w:rFonts w:ascii="Times New Roman" w:hAnsi="Times New Roman"/>
            <w:color w:val="000000"/>
            <w:sz w:val="20"/>
          </w:rPr>
          <w:t>Раздел 4.6.4.1, «Требования к внедрению»</w:t>
        </w:r>
        <w:r>
          <w:rPr>
            <w:rFonts w:ascii="Times New Roman" w:hAnsi="Times New Roman"/>
            <w:color w:val="000000"/>
            <w:sz w:val="20"/>
          </w:rPr>
          <w:fldChar w:fldCharType="end"/>
        </w:r>
        <w:r>
          <w:rPr>
            <w:rFonts w:ascii="Times New Roman" w:hAnsi="Times New Roman"/>
            <w:color w:val="000000"/>
            <w:sz w:val="20"/>
          </w:rPr>
          <w:t>).</w:t>
        </w:r>
      </w:ins>
    </w:p>
    <w:p w14:paraId="570C4AE4" w14:textId="77777777" w:rsidR="003D271F" w:rsidRDefault="00406DFC">
      <w:pPr>
        <w:spacing w:before="200" w:after="0" w:line="240" w:lineRule="auto"/>
        <w:rPr>
          <w:ins w:id="924" w:author="Yulia A. Trifonova" w:date="2021-08-09T23:51:00Z"/>
        </w:rPr>
      </w:pPr>
      <w:bookmarkStart w:id="925" w:name="settings_system_function_param"/>
      <w:ins w:id="926" w:author="Yulia A. Trifonova" w:date="2021-08-09T23:51:00Z">
        <w:r>
          <w:rPr>
            <w:rFonts w:ascii="Arial" w:hAnsi="Arial"/>
            <w:b/>
            <w:color w:val="000000"/>
            <w:sz w:val="20"/>
          </w:rPr>
          <w:t>4.3.2.3.14. Настройка системной функции "Настройка хранилища сертификатов"</w:t>
        </w:r>
      </w:ins>
    </w:p>
    <w:bookmarkEnd w:id="925"/>
    <w:p w14:paraId="0DA1E2B3" w14:textId="77777777" w:rsidR="003D271F" w:rsidRDefault="00406DFC">
      <w:pPr>
        <w:spacing w:before="200" w:after="0" w:line="240" w:lineRule="auto"/>
        <w:rPr>
          <w:ins w:id="927" w:author="Yulia A. Trifonova" w:date="2021-08-09T23:51:00Z"/>
        </w:rPr>
      </w:pPr>
      <w:ins w:id="928" w:author="Yulia A. Trifonova" w:date="2021-08-09T23:51:00Z">
        <w:r>
          <w:rPr>
            <w:rFonts w:ascii="Times New Roman" w:hAnsi="Times New Roman"/>
            <w:color w:val="000000"/>
            <w:sz w:val="20"/>
          </w:rPr>
          <w:t>Необходимо создать стандартную си</w:t>
        </w:r>
        <w:r>
          <w:rPr>
            <w:rFonts w:ascii="Times New Roman" w:hAnsi="Times New Roman"/>
            <w:color w:val="000000"/>
            <w:sz w:val="20"/>
          </w:rPr>
          <w:t>стемную функцию с идентификатором 2201070 "Настройка хранилища сертификатов". На данной форме должны отображаться системные параметры с кодами:</w:t>
        </w:r>
      </w:ins>
    </w:p>
    <w:p w14:paraId="1682A6A6" w14:textId="77777777" w:rsidR="003D271F" w:rsidRDefault="00406DFC">
      <w:pPr>
        <w:numPr>
          <w:ilvl w:val="0"/>
          <w:numId w:val="25"/>
        </w:numPr>
        <w:tabs>
          <w:tab w:val="left" w:pos="200"/>
        </w:tabs>
        <w:spacing w:before="200" w:after="0" w:line="240" w:lineRule="auto"/>
        <w:ind w:left="200" w:hanging="200"/>
        <w:rPr>
          <w:ins w:id="929" w:author="Yulia A. Trifonova" w:date="2021-08-09T23:51:00Z"/>
        </w:rPr>
      </w:pPr>
      <w:bookmarkStart w:id="930" w:name="d5e1229"/>
      <w:bookmarkStart w:id="931" w:name="d5e1228"/>
      <w:ins w:id="932" w:author="Yulia A. Trifonova" w:date="2021-08-09T23:51:00Z">
        <w:r>
          <w:rPr>
            <w:rFonts w:ascii="Times New Roman" w:hAnsi="Times New Roman"/>
            <w:color w:val="000000"/>
            <w:sz w:val="20"/>
          </w:rPr>
          <w:t xml:space="preserve">KEYSTORE (см. </w:t>
        </w:r>
        <w:r>
          <w:fldChar w:fldCharType="begin"/>
        </w:r>
        <w:r>
          <w:instrText xml:space="preserve"> HYPERLINK \l "settings_KEY_STORE" \h </w:instrText>
        </w:r>
        <w:r>
          <w:fldChar w:fldCharType="separate"/>
        </w:r>
        <w:r>
          <w:rPr>
            <w:rFonts w:ascii="Times New Roman" w:hAnsi="Times New Roman"/>
            <w:color w:val="000000"/>
            <w:sz w:val="20"/>
          </w:rPr>
          <w:t>Раздел 4.3.2.3.9, «Создание нового параметра "Путь к серт</w:t>
        </w:r>
        <w:r>
          <w:rPr>
            <w:rFonts w:ascii="Times New Roman" w:hAnsi="Times New Roman"/>
            <w:color w:val="000000"/>
            <w:sz w:val="20"/>
          </w:rPr>
          <w:t>ификату keystore"»</w:t>
        </w:r>
        <w:r>
          <w:rPr>
            <w:rFonts w:ascii="Times New Roman" w:hAnsi="Times New Roman"/>
            <w:color w:val="000000"/>
            <w:sz w:val="20"/>
          </w:rPr>
          <w:fldChar w:fldCharType="end"/>
        </w:r>
        <w:r>
          <w:rPr>
            <w:rFonts w:ascii="Times New Roman" w:hAnsi="Times New Roman"/>
            <w:color w:val="000000"/>
            <w:sz w:val="20"/>
          </w:rPr>
          <w:t>)</w:t>
        </w:r>
      </w:ins>
    </w:p>
    <w:p w14:paraId="2D3FFBEF" w14:textId="77777777" w:rsidR="003D271F" w:rsidRDefault="00406DFC">
      <w:pPr>
        <w:numPr>
          <w:ilvl w:val="0"/>
          <w:numId w:val="25"/>
        </w:numPr>
        <w:tabs>
          <w:tab w:val="left" w:pos="200"/>
        </w:tabs>
        <w:spacing w:before="200" w:after="0" w:line="240" w:lineRule="auto"/>
        <w:ind w:left="200" w:hanging="200"/>
        <w:rPr>
          <w:ins w:id="933" w:author="Yulia A. Trifonova" w:date="2021-08-09T23:51:00Z"/>
        </w:rPr>
      </w:pPr>
      <w:bookmarkStart w:id="934" w:name="d5e1232"/>
      <w:bookmarkEnd w:id="930"/>
      <w:bookmarkEnd w:id="931"/>
      <w:ins w:id="935" w:author="Yulia A. Trifonova" w:date="2021-08-09T23:51:00Z">
        <w:r>
          <w:rPr>
            <w:rFonts w:ascii="Times New Roman" w:hAnsi="Times New Roman"/>
            <w:color w:val="000000"/>
            <w:sz w:val="20"/>
          </w:rPr>
          <w:t xml:space="preserve">KEYSTORE_TYPE (см. </w:t>
        </w:r>
        <w:r>
          <w:fldChar w:fldCharType="begin"/>
        </w:r>
        <w:r>
          <w:instrText xml:space="preserve"> HYPERLINK \l "settings_KEY_STORE_TYPE" \h </w:instrText>
        </w:r>
        <w:r>
          <w:fldChar w:fldCharType="separate"/>
        </w:r>
        <w:r>
          <w:rPr>
            <w:rFonts w:ascii="Times New Roman" w:hAnsi="Times New Roman"/>
            <w:color w:val="000000"/>
            <w:sz w:val="20"/>
          </w:rPr>
          <w:t>Раздел 4.3.2.3.10, «Создание нового параметра "Тип сертификата"»</w:t>
        </w:r>
        <w:r>
          <w:rPr>
            <w:rFonts w:ascii="Times New Roman" w:hAnsi="Times New Roman"/>
            <w:color w:val="000000"/>
            <w:sz w:val="20"/>
          </w:rPr>
          <w:fldChar w:fldCharType="end"/>
        </w:r>
        <w:r>
          <w:rPr>
            <w:rFonts w:ascii="Times New Roman" w:hAnsi="Times New Roman"/>
            <w:color w:val="000000"/>
            <w:sz w:val="20"/>
          </w:rPr>
          <w:t>)</w:t>
        </w:r>
      </w:ins>
    </w:p>
    <w:p w14:paraId="0AB0BA32" w14:textId="77777777" w:rsidR="003D271F" w:rsidRDefault="00406DFC">
      <w:pPr>
        <w:numPr>
          <w:ilvl w:val="0"/>
          <w:numId w:val="25"/>
        </w:numPr>
        <w:tabs>
          <w:tab w:val="left" w:pos="200"/>
        </w:tabs>
        <w:spacing w:before="200" w:after="0" w:line="240" w:lineRule="auto"/>
        <w:ind w:left="200" w:hanging="200"/>
        <w:rPr>
          <w:ins w:id="936" w:author="Yulia A. Trifonova" w:date="2021-08-09T23:51:00Z"/>
        </w:rPr>
      </w:pPr>
      <w:bookmarkStart w:id="937" w:name="d5e1235"/>
      <w:bookmarkEnd w:id="934"/>
      <w:ins w:id="938" w:author="Yulia A. Trifonova" w:date="2021-08-09T23:51:00Z">
        <w:r>
          <w:rPr>
            <w:rFonts w:ascii="Times New Roman" w:hAnsi="Times New Roman"/>
            <w:color w:val="000000"/>
            <w:sz w:val="20"/>
          </w:rPr>
          <w:t xml:space="preserve">KEYSTORE_PWD (см. </w:t>
        </w:r>
        <w:r>
          <w:fldChar w:fldCharType="begin"/>
        </w:r>
        <w:r>
          <w:instrText xml:space="preserve"> HYPERLINK \l "settings_KEY_STORE_PWD" \h </w:instrText>
        </w:r>
        <w:r>
          <w:fldChar w:fldCharType="separate"/>
        </w:r>
        <w:r>
          <w:rPr>
            <w:rFonts w:ascii="Times New Roman" w:hAnsi="Times New Roman"/>
            <w:color w:val="000000"/>
            <w:sz w:val="20"/>
          </w:rPr>
          <w:t>Раздел 4.3.2.3.11, «Создание нового параме</w:t>
        </w:r>
        <w:r>
          <w:rPr>
            <w:rFonts w:ascii="Times New Roman" w:hAnsi="Times New Roman"/>
            <w:color w:val="000000"/>
            <w:sz w:val="20"/>
          </w:rPr>
          <w:t>тра "Пароль к сертификату keystore"»</w:t>
        </w:r>
        <w:r>
          <w:rPr>
            <w:rFonts w:ascii="Times New Roman" w:hAnsi="Times New Roman"/>
            <w:color w:val="000000"/>
            <w:sz w:val="20"/>
          </w:rPr>
          <w:fldChar w:fldCharType="end"/>
        </w:r>
        <w:r>
          <w:rPr>
            <w:rFonts w:ascii="Times New Roman" w:hAnsi="Times New Roman"/>
            <w:color w:val="000000"/>
            <w:sz w:val="20"/>
          </w:rPr>
          <w:t>)</w:t>
        </w:r>
      </w:ins>
    </w:p>
    <w:p w14:paraId="38E3D6BF" w14:textId="77777777" w:rsidR="003D271F" w:rsidRDefault="00406DFC">
      <w:pPr>
        <w:numPr>
          <w:ilvl w:val="0"/>
          <w:numId w:val="25"/>
        </w:numPr>
        <w:tabs>
          <w:tab w:val="left" w:pos="200"/>
        </w:tabs>
        <w:spacing w:before="200" w:after="0" w:line="240" w:lineRule="auto"/>
        <w:ind w:left="200" w:hanging="200"/>
        <w:rPr>
          <w:ins w:id="939" w:author="Yulia A. Trifonova" w:date="2021-08-09T23:51:00Z"/>
        </w:rPr>
      </w:pPr>
      <w:bookmarkStart w:id="940" w:name="d5e1238"/>
      <w:bookmarkEnd w:id="937"/>
      <w:ins w:id="941" w:author="Yulia A. Trifonova" w:date="2021-08-09T23:51:00Z">
        <w:r>
          <w:rPr>
            <w:rFonts w:ascii="Times New Roman" w:hAnsi="Times New Roman"/>
            <w:color w:val="000000"/>
            <w:sz w:val="20"/>
          </w:rPr>
          <w:t xml:space="preserve">TRUSTSTORE (см. </w:t>
        </w:r>
        <w:r>
          <w:fldChar w:fldCharType="begin"/>
        </w:r>
        <w:r>
          <w:instrText xml:space="preserve"> HYPERLINK \l "settings_TRUST_STORE" \h </w:instrText>
        </w:r>
        <w:r>
          <w:fldChar w:fldCharType="separate"/>
        </w:r>
        <w:r>
          <w:rPr>
            <w:rFonts w:ascii="Times New Roman" w:hAnsi="Times New Roman"/>
            <w:color w:val="000000"/>
            <w:sz w:val="20"/>
          </w:rPr>
          <w:t>Раздел 4.3.2.3.12, «Создание нового параметра "Путь к сертификату keystore"»</w:t>
        </w:r>
        <w:r>
          <w:rPr>
            <w:rFonts w:ascii="Times New Roman" w:hAnsi="Times New Roman"/>
            <w:color w:val="000000"/>
            <w:sz w:val="20"/>
          </w:rPr>
          <w:fldChar w:fldCharType="end"/>
        </w:r>
        <w:r>
          <w:rPr>
            <w:rFonts w:ascii="Times New Roman" w:hAnsi="Times New Roman"/>
            <w:color w:val="000000"/>
            <w:sz w:val="20"/>
          </w:rPr>
          <w:t>)</w:t>
        </w:r>
      </w:ins>
    </w:p>
    <w:p w14:paraId="17B23B46" w14:textId="77777777" w:rsidR="003D271F" w:rsidRDefault="00406DFC">
      <w:pPr>
        <w:numPr>
          <w:ilvl w:val="0"/>
          <w:numId w:val="25"/>
        </w:numPr>
        <w:tabs>
          <w:tab w:val="left" w:pos="200"/>
        </w:tabs>
        <w:spacing w:before="200" w:after="0" w:line="240" w:lineRule="auto"/>
        <w:ind w:left="200" w:hanging="200"/>
        <w:rPr>
          <w:ins w:id="942" w:author="Yulia A. Trifonova" w:date="2021-08-09T23:51:00Z"/>
        </w:rPr>
      </w:pPr>
      <w:bookmarkStart w:id="943" w:name="d5e1241"/>
      <w:bookmarkEnd w:id="940"/>
      <w:ins w:id="944" w:author="Yulia A. Trifonova" w:date="2021-08-09T23:51:00Z">
        <w:r>
          <w:rPr>
            <w:rFonts w:ascii="Times New Roman" w:hAnsi="Times New Roman"/>
            <w:color w:val="000000"/>
            <w:sz w:val="20"/>
          </w:rPr>
          <w:t xml:space="preserve">TRUSTSTORE_PWD (см. </w:t>
        </w:r>
        <w:r>
          <w:fldChar w:fldCharType="begin"/>
        </w:r>
        <w:r>
          <w:instrText xml:space="preserve"> HYPERLINK \l "settings_TRUST_STORE_PWD" \h </w:instrText>
        </w:r>
        <w:r>
          <w:fldChar w:fldCharType="separate"/>
        </w:r>
        <w:r>
          <w:rPr>
            <w:rFonts w:ascii="Times New Roman" w:hAnsi="Times New Roman"/>
            <w:color w:val="000000"/>
            <w:sz w:val="20"/>
          </w:rPr>
          <w:t>Раздел 4.3.2.3.13, «Создание нового параметра "Пароль к сертификату truststore"»</w:t>
        </w:r>
        <w:r>
          <w:rPr>
            <w:rFonts w:ascii="Times New Roman" w:hAnsi="Times New Roman"/>
            <w:color w:val="000000"/>
            <w:sz w:val="20"/>
          </w:rPr>
          <w:fldChar w:fldCharType="end"/>
        </w:r>
        <w:r>
          <w:rPr>
            <w:rFonts w:ascii="Times New Roman" w:hAnsi="Times New Roman"/>
            <w:color w:val="000000"/>
            <w:sz w:val="20"/>
          </w:rPr>
          <w:t>)</w:t>
        </w:r>
      </w:ins>
    </w:p>
    <w:p w14:paraId="2B98B6C3" w14:textId="77777777" w:rsidR="003D271F" w:rsidRDefault="00406DFC">
      <w:pPr>
        <w:spacing w:before="200" w:after="0" w:line="240" w:lineRule="auto"/>
        <w:rPr>
          <w:ins w:id="945" w:author="Yulia A. Trifonova" w:date="2021-08-09T23:51:00Z"/>
        </w:rPr>
      </w:pPr>
      <w:bookmarkStart w:id="946" w:name="settings_role_function_param"/>
      <w:bookmarkEnd w:id="943"/>
      <w:ins w:id="947" w:author="Yulia A. Trifonova" w:date="2021-08-09T23:51:00Z">
        <w:r>
          <w:rPr>
            <w:rFonts w:ascii="Arial" w:hAnsi="Arial"/>
            <w:b/>
            <w:color w:val="000000"/>
            <w:sz w:val="20"/>
          </w:rPr>
          <w:t>4.3.2.3.15. Настройка ролей для формы "Настройка хранилища сертификатов"</w:t>
        </w:r>
      </w:ins>
    </w:p>
    <w:bookmarkEnd w:id="946"/>
    <w:p w14:paraId="1CA81183" w14:textId="77777777" w:rsidR="003D271F" w:rsidRDefault="00406DFC">
      <w:pPr>
        <w:spacing w:before="200" w:after="0" w:line="240" w:lineRule="auto"/>
        <w:rPr>
          <w:ins w:id="948" w:author="Yulia A. Trifonova" w:date="2021-08-09T23:51:00Z"/>
        </w:rPr>
      </w:pPr>
      <w:ins w:id="949" w:author="Yulia A. Trifonova" w:date="2021-08-09T23:51:00Z">
        <w:r>
          <w:rPr>
            <w:rFonts w:ascii="Times New Roman" w:hAnsi="Times New Roman"/>
            <w:color w:val="000000"/>
            <w:sz w:val="20"/>
          </w:rPr>
          <w:t xml:space="preserve">Разработанная форма "Настройка хранилища сертификатов" (см. </w:t>
        </w:r>
        <w:r>
          <w:fldChar w:fldCharType="begin"/>
        </w:r>
        <w:r>
          <w:instrText xml:space="preserve"> HYPERLINK \l "settings_system_function</w:instrText>
        </w:r>
        <w:r>
          <w:instrText xml:space="preserve">_param" \h </w:instrText>
        </w:r>
        <w:r>
          <w:fldChar w:fldCharType="separate"/>
        </w:r>
        <w:r>
          <w:rPr>
            <w:rFonts w:ascii="Times New Roman" w:hAnsi="Times New Roman"/>
            <w:color w:val="000000"/>
            <w:sz w:val="20"/>
          </w:rPr>
          <w:t>Раздел 4.3.2.3.14, «Настройка системной функции "Настройка хранилища сертификатов"»</w:t>
        </w:r>
        <w:r>
          <w:rPr>
            <w:rFonts w:ascii="Times New Roman" w:hAnsi="Times New Roman"/>
            <w:color w:val="000000"/>
            <w:sz w:val="20"/>
          </w:rPr>
          <w:fldChar w:fldCharType="end"/>
        </w:r>
        <w:r>
          <w:rPr>
            <w:rFonts w:ascii="Times New Roman" w:hAnsi="Times New Roman"/>
            <w:color w:val="000000"/>
            <w:sz w:val="20"/>
          </w:rPr>
          <w:t>) доступна ролям:</w:t>
        </w:r>
      </w:ins>
    </w:p>
    <w:p w14:paraId="76B48AAE" w14:textId="77777777" w:rsidR="003D271F" w:rsidRDefault="00406DFC">
      <w:pPr>
        <w:numPr>
          <w:ilvl w:val="0"/>
          <w:numId w:val="26"/>
        </w:numPr>
        <w:tabs>
          <w:tab w:val="left" w:pos="200"/>
        </w:tabs>
        <w:spacing w:before="200" w:after="0" w:line="240" w:lineRule="auto"/>
        <w:ind w:left="200" w:hanging="200"/>
        <w:rPr>
          <w:ins w:id="950" w:author="Yulia A. Trifonova" w:date="2021-08-09T23:51:00Z"/>
        </w:rPr>
      </w:pPr>
      <w:bookmarkStart w:id="951" w:name="d5e1249"/>
      <w:bookmarkStart w:id="952" w:name="d5e1248"/>
      <w:ins w:id="953" w:author="Yulia A. Trifonova" w:date="2021-08-09T23:51:00Z">
        <w:r>
          <w:rPr>
            <w:rFonts w:ascii="Times New Roman" w:hAnsi="Times New Roman"/>
            <w:color w:val="000000"/>
            <w:sz w:val="20"/>
          </w:rPr>
          <w:t>12002 Администратор внешних интерфейсов</w:t>
        </w:r>
      </w:ins>
    </w:p>
    <w:bookmarkEnd w:id="951"/>
    <w:bookmarkEnd w:id="952"/>
    <w:p w14:paraId="073928FB" w14:textId="77777777" w:rsidR="003D271F" w:rsidRDefault="00406DFC">
      <w:pPr>
        <w:spacing w:before="200" w:after="0" w:line="240" w:lineRule="auto"/>
        <w:rPr>
          <w:ins w:id="954" w:author="Yulia A. Trifonova" w:date="2021-08-09T23:51:00Z"/>
        </w:rPr>
      </w:pPr>
      <w:ins w:id="955" w:author="Yulia A. Trifonova" w:date="2021-08-09T23:51:00Z">
        <w:r>
          <w:rPr>
            <w:rFonts w:ascii="Times New Roman" w:hAnsi="Times New Roman"/>
            <w:color w:val="000000"/>
            <w:sz w:val="20"/>
          </w:rPr>
          <w:t>и расположена в пункте меню (идентификатор 2201070):</w:t>
        </w:r>
      </w:ins>
    </w:p>
    <w:p w14:paraId="36E5CAB9" w14:textId="77777777" w:rsidR="003D271F" w:rsidRDefault="00406DFC">
      <w:pPr>
        <w:spacing w:before="200" w:after="0" w:line="240" w:lineRule="auto"/>
        <w:rPr>
          <w:ins w:id="956" w:author="Yulia A. Trifonova" w:date="2021-08-09T23:51:00Z"/>
        </w:rPr>
      </w:pPr>
      <w:ins w:id="957" w:author="Yulia A. Trifonova" w:date="2021-08-09T23:51:00Z">
        <w:r>
          <w:rPr>
            <w:rFonts w:ascii="Times New Roman" w:hAnsi="Times New Roman"/>
            <w:b/>
            <w:color w:val="000000"/>
            <w:sz w:val="20"/>
          </w:rPr>
          <w:t>Внешние интерфейсы → Настройка → Настройка хранили</w:t>
        </w:r>
        <w:r>
          <w:rPr>
            <w:rFonts w:ascii="Times New Roman" w:hAnsi="Times New Roman"/>
            <w:b/>
            <w:color w:val="000000"/>
            <w:sz w:val="20"/>
          </w:rPr>
          <w:t>ща сертификатов</w:t>
        </w:r>
      </w:ins>
    </w:p>
    <w:p w14:paraId="289EF51F" w14:textId="77777777" w:rsidR="003D271F" w:rsidRDefault="00406DFC">
      <w:pPr>
        <w:spacing w:before="200" w:after="0" w:line="240" w:lineRule="auto"/>
        <w:rPr>
          <w:ins w:id="958" w:author="Yulia A. Trifonova" w:date="2021-08-09T23:51:00Z"/>
        </w:rPr>
      </w:pPr>
      <w:bookmarkStart w:id="959" w:name="settings_feature_front_SSL"/>
      <w:ins w:id="960" w:author="Yulia A. Trifonova" w:date="2021-08-09T23:51:00Z">
        <w:r>
          <w:rPr>
            <w:rFonts w:ascii="Arial" w:hAnsi="Arial"/>
            <w:b/>
            <w:color w:val="000000"/>
            <w:sz w:val="20"/>
          </w:rPr>
          <w:t>4.3.2.3.16. Настройка переключения между шифрованным (SSL) и не шифрованным (без SSL) обменом с MQ (front)</w:t>
        </w:r>
      </w:ins>
    </w:p>
    <w:bookmarkEnd w:id="959"/>
    <w:p w14:paraId="752E7EE6" w14:textId="77777777" w:rsidR="003D271F" w:rsidRDefault="00406DFC">
      <w:pPr>
        <w:spacing w:before="200" w:after="0" w:line="240" w:lineRule="auto"/>
        <w:rPr>
          <w:ins w:id="961" w:author="Yulia A. Trifonova" w:date="2021-08-09T23:51:00Z"/>
        </w:rPr>
      </w:pPr>
      <w:ins w:id="962" w:author="Yulia A. Trifonova" w:date="2021-08-09T23:51:00Z">
        <w:r>
          <w:rPr>
            <w:rFonts w:ascii="Times New Roman" w:hAnsi="Times New Roman"/>
            <w:color w:val="000000"/>
            <w:sz w:val="20"/>
          </w:rPr>
          <w:t>Необходимо доработать следующее:</w:t>
        </w:r>
      </w:ins>
    </w:p>
    <w:p w14:paraId="13C73930" w14:textId="77777777" w:rsidR="003D271F" w:rsidRDefault="00406DFC">
      <w:pPr>
        <w:numPr>
          <w:ilvl w:val="0"/>
          <w:numId w:val="27"/>
        </w:numPr>
        <w:tabs>
          <w:tab w:val="left" w:pos="240"/>
        </w:tabs>
        <w:spacing w:before="200" w:after="0" w:line="240" w:lineRule="auto"/>
        <w:ind w:left="240" w:hanging="40"/>
        <w:rPr>
          <w:ins w:id="963" w:author="Yulia A. Trifonova" w:date="2021-08-09T23:51:00Z"/>
        </w:rPr>
      </w:pPr>
      <w:bookmarkStart w:id="964" w:name="d5e1262"/>
      <w:bookmarkStart w:id="965" w:name="d5e1261"/>
      <w:ins w:id="966" w:author="Yulia A. Trifonova" w:date="2021-08-09T23:51:00Z">
        <w:r>
          <w:rPr>
            <w:rFonts w:ascii="Times New Roman" w:hAnsi="Times New Roman"/>
            <w:color w:val="000000"/>
            <w:sz w:val="20"/>
          </w:rPr>
          <w:t>Переименовать системную функцию: Использование SSL при взаимодействии с каналами MQ</w:t>
        </w:r>
      </w:ins>
    </w:p>
    <w:p w14:paraId="5CE9B530" w14:textId="77777777" w:rsidR="003D271F" w:rsidRDefault="00406DFC">
      <w:pPr>
        <w:numPr>
          <w:ilvl w:val="0"/>
          <w:numId w:val="27"/>
        </w:numPr>
        <w:tabs>
          <w:tab w:val="left" w:pos="240"/>
        </w:tabs>
        <w:spacing w:before="200" w:after="0" w:line="240" w:lineRule="auto"/>
        <w:ind w:left="240" w:hanging="40"/>
        <w:rPr>
          <w:ins w:id="967" w:author="Yulia A. Trifonova" w:date="2021-08-09T23:51:00Z"/>
        </w:rPr>
      </w:pPr>
      <w:bookmarkStart w:id="968" w:name="d5e1264"/>
      <w:bookmarkEnd w:id="964"/>
      <w:bookmarkEnd w:id="965"/>
      <w:ins w:id="969" w:author="Yulia A. Trifonova" w:date="2021-08-09T23:51:00Z">
        <w:r>
          <w:rPr>
            <w:rFonts w:ascii="Times New Roman" w:hAnsi="Times New Roman"/>
            <w:color w:val="000000"/>
            <w:sz w:val="20"/>
          </w:rPr>
          <w:t xml:space="preserve">Добавить еще </w:t>
        </w:r>
        <w:r>
          <w:rPr>
            <w:rFonts w:ascii="Times New Roman" w:hAnsi="Times New Roman"/>
            <w:color w:val="000000"/>
            <w:sz w:val="20"/>
          </w:rPr>
          <w:t>одну возможность для переключения шифрования (новая строка в таблице): Использование SSL при взаимодействии с каналами СУБО "Наличные операции".</w:t>
        </w:r>
      </w:ins>
    </w:p>
    <w:bookmarkEnd w:id="968"/>
    <w:p w14:paraId="0CD8C89C" w14:textId="77777777" w:rsidR="003D271F" w:rsidRDefault="00406DFC">
      <w:pPr>
        <w:spacing w:before="200" w:after="0" w:line="240" w:lineRule="auto"/>
        <w:ind w:left="240"/>
        <w:rPr>
          <w:ins w:id="970" w:author="Yulia A. Trifonova" w:date="2021-08-09T23:51:00Z"/>
        </w:rPr>
      </w:pPr>
      <w:ins w:id="971" w:author="Yulia A. Trifonova" w:date="2021-08-09T23:51:00Z">
        <w:r>
          <w:rPr>
            <w:rFonts w:ascii="Times New Roman" w:hAnsi="Times New Roman"/>
            <w:color w:val="000000"/>
            <w:sz w:val="20"/>
          </w:rPr>
          <w:lastRenderedPageBreak/>
          <w:t xml:space="preserve">При нажатии кнопки "Применить SSL шифрование" необходимо доработать переключение следующим образом (см. </w:t>
        </w:r>
        <w:r>
          <w:fldChar w:fldCharType="begin"/>
        </w:r>
        <w:r>
          <w:instrText xml:space="preserve"> HYPE</w:instrText>
        </w:r>
        <w:r>
          <w:instrText xml:space="preserve">RLINK \l "form_feature_front_SSL" \h </w:instrText>
        </w:r>
        <w:r>
          <w:fldChar w:fldCharType="separate"/>
        </w:r>
        <w:r>
          <w:rPr>
            <w:rFonts w:ascii="Times New Roman" w:hAnsi="Times New Roman"/>
            <w:color w:val="000000"/>
            <w:sz w:val="20"/>
          </w:rPr>
          <w:t>Раздел 4.3.2.1.7, «Доработка формы переключения между шифрованным (SSL) и не шифрованным (без SSL) обменом с MQ (front)»</w:t>
        </w:r>
        <w:r>
          <w:rPr>
            <w:rFonts w:ascii="Times New Roman" w:hAnsi="Times New Roman"/>
            <w:color w:val="000000"/>
            <w:sz w:val="20"/>
          </w:rPr>
          <w:fldChar w:fldCharType="end"/>
        </w:r>
        <w:r>
          <w:rPr>
            <w:rFonts w:ascii="Times New Roman" w:hAnsi="Times New Roman"/>
            <w:color w:val="000000"/>
            <w:sz w:val="20"/>
          </w:rPr>
          <w:t>):</w:t>
        </w:r>
      </w:ins>
    </w:p>
    <w:p w14:paraId="7394B7CD" w14:textId="77777777" w:rsidR="003D271F" w:rsidRDefault="003D271F">
      <w:pPr>
        <w:spacing w:after="0" w:line="240" w:lineRule="auto"/>
        <w:rPr>
          <w:ins w:id="972" w:author="Yulia A. Trifonova" w:date="2021-08-09T23:51:00Z"/>
          <w:sz w:val="20"/>
        </w:rPr>
      </w:pPr>
    </w:p>
    <w:tbl>
      <w:tblPr>
        <w:tblW w:w="0" w:type="auto"/>
        <w:tblInd w:w="265" w:type="dxa"/>
        <w:tblLayout w:type="fixed"/>
        <w:tblCellMar>
          <w:left w:w="10" w:type="dxa"/>
          <w:right w:w="10" w:type="dxa"/>
        </w:tblCellMar>
        <w:tblLook w:val="0000" w:firstRow="0" w:lastRow="0" w:firstColumn="0" w:lastColumn="0" w:noHBand="0" w:noVBand="0"/>
      </w:tblPr>
      <w:tblGrid>
        <w:gridCol w:w="1581"/>
        <w:gridCol w:w="1845"/>
        <w:gridCol w:w="2460"/>
        <w:gridCol w:w="2899"/>
      </w:tblGrid>
      <w:tr w:rsidR="003D271F" w14:paraId="38E2E39D" w14:textId="77777777">
        <w:tblPrEx>
          <w:tblCellMar>
            <w:top w:w="0" w:type="dxa"/>
            <w:bottom w:w="0" w:type="dxa"/>
          </w:tblCellMar>
        </w:tblPrEx>
        <w:trPr>
          <w:tblHeader/>
          <w:ins w:id="973" w:author="Yulia A. Trifonova" w:date="2021-08-09T23:51:00Z"/>
        </w:trPr>
        <w:tc>
          <w:tcPr>
            <w:tcW w:w="1581" w:type="dxa"/>
            <w:tcBorders>
              <w:top w:val="single" w:sz="4" w:space="0" w:color="000000"/>
              <w:left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2B5C16FB" w14:textId="77777777" w:rsidR="003D271F" w:rsidRDefault="00406DFC">
            <w:pPr>
              <w:spacing w:after="0" w:line="240" w:lineRule="auto"/>
              <w:jc w:val="center"/>
              <w:rPr>
                <w:ins w:id="974" w:author="Yulia A. Trifonova" w:date="2021-08-09T23:51:00Z"/>
              </w:rPr>
            </w:pPr>
            <w:bookmarkStart w:id="975" w:name="d5e1269"/>
            <w:ins w:id="976" w:author="Yulia A. Trifonova" w:date="2021-08-09T23:51:00Z">
              <w:r>
                <w:rPr>
                  <w:rFonts w:ascii="Times New Roman" w:hAnsi="Times New Roman"/>
                  <w:b/>
                  <w:color w:val="000000"/>
                  <w:sz w:val="20"/>
                </w:rPr>
                <w:t>Приложение</w:t>
              </w:r>
            </w:ins>
          </w:p>
        </w:tc>
        <w:tc>
          <w:tcPr>
            <w:tcW w:w="1845"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06EA570E" w14:textId="77777777" w:rsidR="003D271F" w:rsidRDefault="00406DFC">
            <w:pPr>
              <w:spacing w:after="0" w:line="240" w:lineRule="auto"/>
              <w:jc w:val="center"/>
              <w:rPr>
                <w:ins w:id="977" w:author="Yulia A. Trifonova" w:date="2021-08-09T23:51:00Z"/>
              </w:rPr>
            </w:pPr>
            <w:ins w:id="978" w:author="Yulia A. Trifonova" w:date="2021-08-09T23:51:00Z">
              <w:r>
                <w:rPr>
                  <w:rFonts w:ascii="Times New Roman" w:hAnsi="Times New Roman"/>
                  <w:b/>
                  <w:color w:val="000000"/>
                  <w:sz w:val="20"/>
                </w:rPr>
                <w:t>Точки приема / отправки</w:t>
              </w:r>
            </w:ins>
          </w:p>
        </w:tc>
        <w:tc>
          <w:tcPr>
            <w:tcW w:w="2460"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671A6C94" w14:textId="77777777" w:rsidR="003D271F" w:rsidRDefault="00406DFC">
            <w:pPr>
              <w:spacing w:after="0" w:line="240" w:lineRule="auto"/>
              <w:jc w:val="center"/>
              <w:rPr>
                <w:ins w:id="979" w:author="Yulia A. Trifonova" w:date="2021-08-09T23:51:00Z"/>
              </w:rPr>
            </w:pPr>
            <w:ins w:id="980" w:author="Yulia A. Trifonova" w:date="2021-08-09T23:51:00Z">
              <w:r>
                <w:rPr>
                  <w:rFonts w:ascii="Times New Roman" w:hAnsi="Times New Roman"/>
                  <w:b/>
                  <w:color w:val="000000"/>
                  <w:sz w:val="20"/>
                </w:rPr>
                <w:t>Код и название точки отправки (без SSL)</w:t>
              </w:r>
            </w:ins>
          </w:p>
        </w:tc>
        <w:tc>
          <w:tcPr>
            <w:tcW w:w="2899"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7BC46851" w14:textId="77777777" w:rsidR="003D271F" w:rsidRDefault="00406DFC">
            <w:pPr>
              <w:spacing w:after="0" w:line="240" w:lineRule="auto"/>
              <w:jc w:val="center"/>
              <w:rPr>
                <w:ins w:id="981" w:author="Yulia A. Trifonova" w:date="2021-08-09T23:51:00Z"/>
              </w:rPr>
            </w:pPr>
            <w:ins w:id="982" w:author="Yulia A. Trifonova" w:date="2021-08-09T23:51:00Z">
              <w:r>
                <w:rPr>
                  <w:rFonts w:ascii="Times New Roman" w:hAnsi="Times New Roman"/>
                  <w:b/>
                  <w:color w:val="000000"/>
                  <w:sz w:val="20"/>
                </w:rPr>
                <w:t>Код и название точк</w:t>
              </w:r>
              <w:r>
                <w:rPr>
                  <w:rFonts w:ascii="Times New Roman" w:hAnsi="Times New Roman"/>
                  <w:b/>
                  <w:color w:val="000000"/>
                  <w:sz w:val="20"/>
                </w:rPr>
                <w:t>и отправки (c SSL)</w:t>
              </w:r>
            </w:ins>
          </w:p>
        </w:tc>
      </w:tr>
      <w:bookmarkEnd w:id="975"/>
      <w:tr w:rsidR="003D271F" w14:paraId="4EB731D9" w14:textId="77777777">
        <w:tblPrEx>
          <w:tblCellMar>
            <w:top w:w="0" w:type="dxa"/>
            <w:bottom w:w="0" w:type="dxa"/>
          </w:tblCellMar>
        </w:tblPrEx>
        <w:trPr>
          <w:ins w:id="983" w:author="Yulia A. Trifonova" w:date="2021-08-09T23:51:00Z"/>
        </w:trPr>
        <w:tc>
          <w:tcPr>
            <w:tcW w:w="1581" w:type="dxa"/>
            <w:tcBorders>
              <w:left w:val="single" w:sz="4" w:space="0" w:color="000000"/>
              <w:bottom w:val="single" w:sz="4" w:space="0" w:color="000000"/>
              <w:right w:val="single" w:sz="4" w:space="0" w:color="000000"/>
            </w:tcBorders>
            <w:tcMar>
              <w:top w:w="40" w:type="dxa"/>
              <w:left w:w="20" w:type="dxa"/>
              <w:bottom w:w="40" w:type="dxa"/>
              <w:right w:w="20" w:type="dxa"/>
            </w:tcMar>
          </w:tcPr>
          <w:p w14:paraId="7342BEFF" w14:textId="77777777" w:rsidR="003D271F" w:rsidRDefault="00406DFC">
            <w:pPr>
              <w:spacing w:after="0" w:line="240" w:lineRule="auto"/>
              <w:rPr>
                <w:ins w:id="984" w:author="Yulia A. Trifonova" w:date="2021-08-09T23:51:00Z"/>
              </w:rPr>
            </w:pPr>
            <w:ins w:id="985" w:author="Yulia A. Trifonova" w:date="2021-08-09T23:51:00Z">
              <w:r>
                <w:rPr>
                  <w:rFonts w:ascii="Times New Roman" w:hAnsi="Times New Roman"/>
                  <w:color w:val="000000"/>
                  <w:sz w:val="20"/>
                </w:rPr>
                <w:t>FRONT</w:t>
              </w:r>
            </w:ins>
          </w:p>
        </w:tc>
        <w:tc>
          <w:tcPr>
            <w:tcW w:w="1845" w:type="dxa"/>
            <w:tcBorders>
              <w:bottom w:val="single" w:sz="4" w:space="0" w:color="000000"/>
              <w:right w:val="single" w:sz="4" w:space="0" w:color="000000"/>
            </w:tcBorders>
            <w:tcMar>
              <w:top w:w="40" w:type="dxa"/>
              <w:left w:w="20" w:type="dxa"/>
              <w:bottom w:w="40" w:type="dxa"/>
              <w:right w:w="20" w:type="dxa"/>
            </w:tcMar>
          </w:tcPr>
          <w:p w14:paraId="62A628FB" w14:textId="77777777" w:rsidR="003D271F" w:rsidRDefault="00406DFC">
            <w:pPr>
              <w:spacing w:after="0" w:line="240" w:lineRule="auto"/>
              <w:rPr>
                <w:ins w:id="986" w:author="Yulia A. Trifonova" w:date="2021-08-09T23:51:00Z"/>
              </w:rPr>
            </w:pPr>
            <w:ins w:id="987" w:author="Yulia A. Trifonova" w:date="2021-08-09T23:51:00Z">
              <w:r>
                <w:rPr>
                  <w:rFonts w:ascii="Times New Roman" w:hAnsi="Times New Roman"/>
                  <w:color w:val="000000"/>
                  <w:sz w:val="20"/>
                </w:rPr>
                <w:t>Точки приема</w:t>
              </w:r>
            </w:ins>
          </w:p>
        </w:tc>
        <w:tc>
          <w:tcPr>
            <w:tcW w:w="2460" w:type="dxa"/>
            <w:tcBorders>
              <w:bottom w:val="single" w:sz="4" w:space="0" w:color="000000"/>
              <w:right w:val="single" w:sz="4" w:space="0" w:color="000000"/>
            </w:tcBorders>
            <w:tcMar>
              <w:top w:w="40" w:type="dxa"/>
              <w:left w:w="20" w:type="dxa"/>
              <w:bottom w:w="40" w:type="dxa"/>
              <w:right w:w="20" w:type="dxa"/>
            </w:tcMar>
          </w:tcPr>
          <w:p w14:paraId="1B7F1833" w14:textId="77777777" w:rsidR="003D271F" w:rsidRDefault="00406DFC">
            <w:pPr>
              <w:spacing w:after="0" w:line="240" w:lineRule="auto"/>
              <w:rPr>
                <w:ins w:id="988" w:author="Yulia A. Trifonova" w:date="2021-08-09T23:51:00Z"/>
              </w:rPr>
            </w:pPr>
            <w:ins w:id="989" w:author="Yulia A. Trifonova" w:date="2021-08-09T23:51:00Z">
              <w:r>
                <w:rPr>
                  <w:rFonts w:ascii="Times New Roman" w:hAnsi="Times New Roman"/>
                  <w:color w:val="000000"/>
                  <w:sz w:val="20"/>
                </w:rPr>
                <w:t>40102 "JMS Слушатель очереди IBM MQ для сервиса JournalService"</w:t>
              </w:r>
            </w:ins>
          </w:p>
        </w:tc>
        <w:tc>
          <w:tcPr>
            <w:tcW w:w="2899" w:type="dxa"/>
            <w:tcBorders>
              <w:bottom w:val="single" w:sz="4" w:space="0" w:color="000000"/>
              <w:right w:val="single" w:sz="4" w:space="0" w:color="000000"/>
            </w:tcBorders>
            <w:tcMar>
              <w:top w:w="40" w:type="dxa"/>
              <w:left w:w="20" w:type="dxa"/>
              <w:bottom w:w="40" w:type="dxa"/>
              <w:right w:w="20" w:type="dxa"/>
            </w:tcMar>
          </w:tcPr>
          <w:p w14:paraId="75D02F65" w14:textId="77777777" w:rsidR="003D271F" w:rsidRDefault="00406DFC">
            <w:pPr>
              <w:spacing w:after="0" w:line="240" w:lineRule="auto"/>
              <w:rPr>
                <w:ins w:id="990" w:author="Yulia A. Trifonova" w:date="2021-08-09T23:51:00Z"/>
              </w:rPr>
            </w:pPr>
            <w:ins w:id="991" w:author="Yulia A. Trifonova" w:date="2021-08-09T23:51:00Z">
              <w:r>
                <w:rPr>
                  <w:rFonts w:ascii="Times New Roman" w:hAnsi="Times New Roman"/>
                  <w:color w:val="000000"/>
                  <w:sz w:val="20"/>
                </w:rPr>
                <w:t>40103 "JMS Слушатель очереди IBM MQ для сервиса JournalService (SSL)"</w:t>
              </w:r>
            </w:ins>
          </w:p>
        </w:tc>
      </w:tr>
    </w:tbl>
    <w:p w14:paraId="65002AEB" w14:textId="77777777" w:rsidR="003D271F" w:rsidRDefault="00406DFC">
      <w:pPr>
        <w:spacing w:before="200" w:after="0" w:line="240" w:lineRule="auto"/>
        <w:ind w:left="240"/>
        <w:rPr>
          <w:ins w:id="992" w:author="Yulia A. Trifonova" w:date="2021-08-09T23:51:00Z"/>
        </w:rPr>
      </w:pPr>
      <w:ins w:id="993" w:author="Yulia A. Trifonova" w:date="2021-08-09T23:51:00Z">
        <w:r>
          <w:rPr>
            <w:rFonts w:ascii="Times New Roman" w:hAnsi="Times New Roman"/>
            <w:color w:val="000000"/>
            <w:sz w:val="20"/>
          </w:rPr>
          <w:t xml:space="preserve">При нажатии на кнопку "Отменить SSL шифрование" переключение происходит обратным образом: с зашифрованного обмена (с SSL) на обмен без SSL (см. </w:t>
        </w:r>
        <w:r>
          <w:fldChar w:fldCharType="begin"/>
        </w:r>
        <w:r>
          <w:instrText xml:space="preserve"> HYPERLINK \l "form_feature_front_SSL" \h </w:instrText>
        </w:r>
        <w:r>
          <w:fldChar w:fldCharType="separate"/>
        </w:r>
        <w:r>
          <w:rPr>
            <w:rFonts w:ascii="Times New Roman" w:hAnsi="Times New Roman"/>
            <w:color w:val="000000"/>
            <w:sz w:val="20"/>
          </w:rPr>
          <w:t>Раздел 4.3.2.1.7, «Доработка формы переключения между шифрованным (</w:t>
        </w:r>
        <w:r>
          <w:rPr>
            <w:rFonts w:ascii="Times New Roman" w:hAnsi="Times New Roman"/>
            <w:color w:val="000000"/>
            <w:sz w:val="20"/>
          </w:rPr>
          <w:t>SSL) и не шифрованным (без SSL) обменом с MQ (front)»</w:t>
        </w:r>
        <w:r>
          <w:rPr>
            <w:rFonts w:ascii="Times New Roman" w:hAnsi="Times New Roman"/>
            <w:color w:val="000000"/>
            <w:sz w:val="20"/>
          </w:rPr>
          <w:fldChar w:fldCharType="end"/>
        </w:r>
        <w:r>
          <w:rPr>
            <w:rFonts w:ascii="Times New Roman" w:hAnsi="Times New Roman"/>
            <w:color w:val="000000"/>
            <w:sz w:val="20"/>
          </w:rPr>
          <w:t>).</w:t>
        </w:r>
      </w:ins>
    </w:p>
    <w:p w14:paraId="527B7873" w14:textId="77777777" w:rsidR="003D271F" w:rsidRDefault="00406DFC">
      <w:pPr>
        <w:spacing w:before="200" w:after="0" w:line="240" w:lineRule="auto"/>
        <w:rPr>
          <w:ins w:id="994" w:author="Yulia A. Trifonova" w:date="2021-08-09T23:51:00Z"/>
        </w:rPr>
      </w:pPr>
      <w:ins w:id="995" w:author="Yulia A. Trifonova" w:date="2021-08-09T23:51:00Z">
        <w:r>
          <w:rPr>
            <w:rFonts w:ascii="Times New Roman" w:hAnsi="Times New Roman"/>
            <w:color w:val="000000"/>
            <w:sz w:val="20"/>
          </w:rPr>
          <w:t xml:space="preserve">Разработанная форма "Использование SSL при взаимодействии с каналами" (см. </w:t>
        </w:r>
        <w:r>
          <w:fldChar w:fldCharType="begin"/>
        </w:r>
        <w:r>
          <w:instrText xml:space="preserve"> HYPERLINK \l "form_feature_front_SSL" \h </w:instrText>
        </w:r>
        <w:r>
          <w:fldChar w:fldCharType="separate"/>
        </w:r>
        <w:r>
          <w:rPr>
            <w:rFonts w:ascii="Times New Roman" w:hAnsi="Times New Roman"/>
            <w:color w:val="000000"/>
            <w:sz w:val="20"/>
          </w:rPr>
          <w:t>Раздел 4.3.2.1.7, «Доработка формы переключения между шифрованным (SSL) и не шиф</w:t>
        </w:r>
        <w:r>
          <w:rPr>
            <w:rFonts w:ascii="Times New Roman" w:hAnsi="Times New Roman"/>
            <w:color w:val="000000"/>
            <w:sz w:val="20"/>
          </w:rPr>
          <w:t>рованным (без SSL) обменом с MQ (front)»</w:t>
        </w:r>
        <w:r>
          <w:rPr>
            <w:rFonts w:ascii="Times New Roman" w:hAnsi="Times New Roman"/>
            <w:color w:val="000000"/>
            <w:sz w:val="20"/>
          </w:rPr>
          <w:fldChar w:fldCharType="end"/>
        </w:r>
        <w:r>
          <w:rPr>
            <w:rFonts w:ascii="Times New Roman" w:hAnsi="Times New Roman"/>
            <w:color w:val="000000"/>
            <w:sz w:val="20"/>
          </w:rPr>
          <w:t>) доступна ролям:</w:t>
        </w:r>
      </w:ins>
    </w:p>
    <w:p w14:paraId="65C8B003" w14:textId="77777777" w:rsidR="003D271F" w:rsidRDefault="00406DFC">
      <w:pPr>
        <w:numPr>
          <w:ilvl w:val="0"/>
          <w:numId w:val="28"/>
        </w:numPr>
        <w:tabs>
          <w:tab w:val="left" w:pos="200"/>
        </w:tabs>
        <w:spacing w:before="200" w:after="0" w:line="240" w:lineRule="auto"/>
        <w:ind w:left="200" w:hanging="200"/>
        <w:rPr>
          <w:ins w:id="996" w:author="Yulia A. Trifonova" w:date="2021-08-09T23:51:00Z"/>
        </w:rPr>
      </w:pPr>
      <w:bookmarkStart w:id="997" w:name="d5e1292"/>
      <w:bookmarkStart w:id="998" w:name="d5e1291"/>
      <w:ins w:id="999" w:author="Yulia A. Trifonova" w:date="2021-08-09T23:51:00Z">
        <w:r>
          <w:rPr>
            <w:rFonts w:ascii="Times New Roman" w:hAnsi="Times New Roman"/>
            <w:color w:val="000000"/>
            <w:sz w:val="20"/>
          </w:rPr>
          <w:t>12002 Администратор внешних интерфейсов</w:t>
        </w:r>
      </w:ins>
    </w:p>
    <w:bookmarkEnd w:id="997"/>
    <w:bookmarkEnd w:id="998"/>
    <w:p w14:paraId="5F1553EE" w14:textId="77777777" w:rsidR="003D271F" w:rsidRDefault="00406DFC">
      <w:pPr>
        <w:spacing w:before="200" w:after="0" w:line="240" w:lineRule="auto"/>
        <w:rPr>
          <w:ins w:id="1000" w:author="Yulia A. Trifonova" w:date="2021-08-09T23:51:00Z"/>
        </w:rPr>
      </w:pPr>
      <w:ins w:id="1001" w:author="Yulia A. Trifonova" w:date="2021-08-09T23:51:00Z">
        <w:r>
          <w:rPr>
            <w:rFonts w:ascii="Times New Roman" w:hAnsi="Times New Roman"/>
            <w:color w:val="000000"/>
            <w:sz w:val="20"/>
          </w:rPr>
          <w:t>и расположена в пункте меню:</w:t>
        </w:r>
      </w:ins>
    </w:p>
    <w:p w14:paraId="5041C06E" w14:textId="77777777" w:rsidR="003D271F" w:rsidRDefault="00406DFC">
      <w:pPr>
        <w:spacing w:before="200" w:after="0" w:line="240" w:lineRule="auto"/>
        <w:rPr>
          <w:ins w:id="1002" w:author="Yulia A. Trifonova" w:date="2021-08-09T23:51:00Z"/>
        </w:rPr>
      </w:pPr>
      <w:ins w:id="1003" w:author="Yulia A. Trifonova" w:date="2021-08-09T23:51:00Z">
        <w:r>
          <w:rPr>
            <w:rFonts w:ascii="Times New Roman" w:hAnsi="Times New Roman"/>
            <w:b/>
            <w:color w:val="000000"/>
            <w:sz w:val="20"/>
          </w:rPr>
          <w:t>Эксплуатация системы → Использование SSL при взаимодействии с каналами MQ</w:t>
        </w:r>
        <w:r>
          <w:rPr>
            <w:rFonts w:ascii="Times New Roman" w:hAnsi="Times New Roman"/>
            <w:color w:val="000000"/>
            <w:sz w:val="20"/>
          </w:rPr>
          <w:t xml:space="preserve"> (2809200)</w:t>
        </w:r>
      </w:ins>
    </w:p>
    <w:p w14:paraId="0580162E" w14:textId="77777777" w:rsidR="003D271F" w:rsidRDefault="00406DFC">
      <w:pPr>
        <w:spacing w:before="200" w:after="0" w:line="240" w:lineRule="auto"/>
        <w:rPr>
          <w:ins w:id="1004" w:author="Yulia A. Trifonova" w:date="2021-08-09T23:51:00Z"/>
        </w:rPr>
      </w:pPr>
      <w:bookmarkStart w:id="1005" w:name="settings_feature_trs24_SSL"/>
      <w:ins w:id="1006" w:author="Yulia A. Trifonova" w:date="2021-08-09T23:51:00Z">
        <w:r>
          <w:rPr>
            <w:rFonts w:ascii="Arial" w:hAnsi="Arial"/>
            <w:b/>
            <w:color w:val="000000"/>
            <w:sz w:val="20"/>
          </w:rPr>
          <w:t>4.3.2.3.17. Настройка переключения между шифр</w:t>
        </w:r>
        <w:r>
          <w:rPr>
            <w:rFonts w:ascii="Arial" w:hAnsi="Arial"/>
            <w:b/>
            <w:color w:val="000000"/>
            <w:sz w:val="20"/>
          </w:rPr>
          <w:t>ованным (SSL) и не шифрованным (без SSL) обменом с MQ (trs24)</w:t>
        </w:r>
      </w:ins>
    </w:p>
    <w:bookmarkEnd w:id="1005"/>
    <w:p w14:paraId="1DDF8A80" w14:textId="77777777" w:rsidR="003D271F" w:rsidRDefault="00406DFC">
      <w:pPr>
        <w:spacing w:before="200" w:after="0" w:line="240" w:lineRule="auto"/>
        <w:rPr>
          <w:ins w:id="1007" w:author="Yulia A. Trifonova" w:date="2021-08-09T23:51:00Z"/>
        </w:rPr>
      </w:pPr>
      <w:ins w:id="1008" w:author="Yulia A. Trifonova" w:date="2021-08-09T23:51:00Z">
        <w:r>
          <w:rPr>
            <w:rFonts w:ascii="Times New Roman" w:hAnsi="Times New Roman"/>
            <w:color w:val="000000"/>
            <w:sz w:val="20"/>
          </w:rPr>
          <w:t>Необходимо доработать следующее:</w:t>
        </w:r>
      </w:ins>
    </w:p>
    <w:p w14:paraId="23D11549" w14:textId="77777777" w:rsidR="003D271F" w:rsidRDefault="00406DFC">
      <w:pPr>
        <w:numPr>
          <w:ilvl w:val="0"/>
          <w:numId w:val="29"/>
        </w:numPr>
        <w:tabs>
          <w:tab w:val="left" w:pos="240"/>
        </w:tabs>
        <w:spacing w:before="200" w:after="0" w:line="240" w:lineRule="auto"/>
        <w:ind w:left="240" w:hanging="40"/>
        <w:rPr>
          <w:ins w:id="1009" w:author="Yulia A. Trifonova" w:date="2021-08-09T23:51:00Z"/>
        </w:rPr>
      </w:pPr>
      <w:bookmarkStart w:id="1010" w:name="d5e1304"/>
      <w:bookmarkStart w:id="1011" w:name="d5e1303"/>
      <w:ins w:id="1012" w:author="Yulia A. Trifonova" w:date="2021-08-09T23:51:00Z">
        <w:r>
          <w:rPr>
            <w:rFonts w:ascii="Times New Roman" w:hAnsi="Times New Roman"/>
            <w:color w:val="000000"/>
            <w:sz w:val="20"/>
          </w:rPr>
          <w:t>Переименовать системную функцию: Использование SSL при взаимодействии с каналами MQ (интеграционный сервис)</w:t>
        </w:r>
      </w:ins>
    </w:p>
    <w:p w14:paraId="272A619F" w14:textId="77777777" w:rsidR="003D271F" w:rsidRDefault="00406DFC">
      <w:pPr>
        <w:numPr>
          <w:ilvl w:val="0"/>
          <w:numId w:val="29"/>
        </w:numPr>
        <w:tabs>
          <w:tab w:val="left" w:pos="240"/>
        </w:tabs>
        <w:spacing w:before="200" w:after="0" w:line="240" w:lineRule="auto"/>
        <w:ind w:left="240" w:hanging="40"/>
        <w:rPr>
          <w:ins w:id="1013" w:author="Yulia A. Trifonova" w:date="2021-08-09T23:51:00Z"/>
        </w:rPr>
      </w:pPr>
      <w:bookmarkStart w:id="1014" w:name="d5e1306"/>
      <w:bookmarkEnd w:id="1010"/>
      <w:bookmarkEnd w:id="1011"/>
      <w:ins w:id="1015" w:author="Yulia A. Trifonova" w:date="2021-08-09T23:51:00Z">
        <w:r>
          <w:rPr>
            <w:rFonts w:ascii="Times New Roman" w:hAnsi="Times New Roman"/>
            <w:color w:val="000000"/>
            <w:sz w:val="20"/>
          </w:rPr>
          <w:t xml:space="preserve">Добавить еще одну возможность для переключения </w:t>
        </w:r>
        <w:r>
          <w:rPr>
            <w:rFonts w:ascii="Times New Roman" w:hAnsi="Times New Roman"/>
            <w:color w:val="000000"/>
            <w:sz w:val="20"/>
          </w:rPr>
          <w:t>шифрования (новая строка в таблице): Использование SSL при взаимодействии с каналами СУБО "Наличные операции".</w:t>
        </w:r>
      </w:ins>
    </w:p>
    <w:bookmarkEnd w:id="1014"/>
    <w:p w14:paraId="1FEFCAE9" w14:textId="77777777" w:rsidR="003D271F" w:rsidRDefault="00406DFC">
      <w:pPr>
        <w:spacing w:before="200" w:after="0" w:line="240" w:lineRule="auto"/>
        <w:ind w:left="240"/>
        <w:rPr>
          <w:ins w:id="1016" w:author="Yulia A. Trifonova" w:date="2021-08-09T23:51:00Z"/>
        </w:rPr>
      </w:pPr>
      <w:ins w:id="1017" w:author="Yulia A. Trifonova" w:date="2021-08-09T23:51:00Z">
        <w:r>
          <w:rPr>
            <w:rFonts w:ascii="Times New Roman" w:hAnsi="Times New Roman"/>
            <w:color w:val="000000"/>
            <w:sz w:val="20"/>
          </w:rPr>
          <w:t xml:space="preserve">При нажатии кнопки "Применить SSL шифрование" необходимо доработать переключение следующим образом (см. </w:t>
        </w:r>
        <w:r>
          <w:fldChar w:fldCharType="begin"/>
        </w:r>
        <w:r>
          <w:instrText xml:space="preserve"> HYPERLINK \l "form_feature_front_SSL" \h </w:instrText>
        </w:r>
        <w:r>
          <w:fldChar w:fldCharType="separate"/>
        </w:r>
        <w:r>
          <w:rPr>
            <w:rFonts w:ascii="Times New Roman" w:hAnsi="Times New Roman"/>
            <w:color w:val="000000"/>
            <w:sz w:val="20"/>
          </w:rPr>
          <w:t>Раздел 4.3.2.1.7, «Доработка формы переключения между шифрованным (SSL) и не шифрованным (без SSL) обменом с MQ (front)»</w:t>
        </w:r>
        <w:r>
          <w:rPr>
            <w:rFonts w:ascii="Times New Roman" w:hAnsi="Times New Roman"/>
            <w:color w:val="000000"/>
            <w:sz w:val="20"/>
          </w:rPr>
          <w:fldChar w:fldCharType="end"/>
        </w:r>
        <w:r>
          <w:rPr>
            <w:rFonts w:ascii="Times New Roman" w:hAnsi="Times New Roman"/>
            <w:color w:val="000000"/>
            <w:sz w:val="20"/>
          </w:rPr>
          <w:t>):</w:t>
        </w:r>
      </w:ins>
    </w:p>
    <w:p w14:paraId="4D47FE52" w14:textId="77777777" w:rsidR="003D271F" w:rsidRDefault="003D271F">
      <w:pPr>
        <w:spacing w:after="0" w:line="240" w:lineRule="auto"/>
        <w:rPr>
          <w:ins w:id="1018" w:author="Yulia A. Trifonova" w:date="2021-08-09T23:51:00Z"/>
          <w:sz w:val="20"/>
        </w:rPr>
      </w:pPr>
    </w:p>
    <w:tbl>
      <w:tblPr>
        <w:tblW w:w="0" w:type="auto"/>
        <w:tblInd w:w="265" w:type="dxa"/>
        <w:tblLayout w:type="fixed"/>
        <w:tblCellMar>
          <w:left w:w="10" w:type="dxa"/>
          <w:right w:w="10" w:type="dxa"/>
        </w:tblCellMar>
        <w:tblLook w:val="0000" w:firstRow="0" w:lastRow="0" w:firstColumn="0" w:lastColumn="0" w:noHBand="0" w:noVBand="0"/>
      </w:tblPr>
      <w:tblGrid>
        <w:gridCol w:w="1581"/>
        <w:gridCol w:w="1845"/>
        <w:gridCol w:w="2460"/>
        <w:gridCol w:w="2899"/>
      </w:tblGrid>
      <w:tr w:rsidR="003D271F" w14:paraId="73968FF2" w14:textId="77777777">
        <w:tblPrEx>
          <w:tblCellMar>
            <w:top w:w="0" w:type="dxa"/>
            <w:bottom w:w="0" w:type="dxa"/>
          </w:tblCellMar>
        </w:tblPrEx>
        <w:trPr>
          <w:tblHeader/>
          <w:ins w:id="1019" w:author="Yulia A. Trifonova" w:date="2021-08-09T23:51:00Z"/>
        </w:trPr>
        <w:tc>
          <w:tcPr>
            <w:tcW w:w="1581" w:type="dxa"/>
            <w:tcBorders>
              <w:top w:val="single" w:sz="4" w:space="0" w:color="000000"/>
              <w:left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5DF47A09" w14:textId="77777777" w:rsidR="003D271F" w:rsidRDefault="00406DFC">
            <w:pPr>
              <w:spacing w:after="0" w:line="240" w:lineRule="auto"/>
              <w:jc w:val="center"/>
              <w:rPr>
                <w:ins w:id="1020" w:author="Yulia A. Trifonova" w:date="2021-08-09T23:51:00Z"/>
              </w:rPr>
            </w:pPr>
            <w:bookmarkStart w:id="1021" w:name="d5e1311"/>
            <w:ins w:id="1022" w:author="Yulia A. Trifonova" w:date="2021-08-09T23:51:00Z">
              <w:r>
                <w:rPr>
                  <w:rFonts w:ascii="Times New Roman" w:hAnsi="Times New Roman"/>
                  <w:b/>
                  <w:color w:val="000000"/>
                  <w:sz w:val="20"/>
                </w:rPr>
                <w:t>Приложение</w:t>
              </w:r>
            </w:ins>
          </w:p>
        </w:tc>
        <w:tc>
          <w:tcPr>
            <w:tcW w:w="1845"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06FA9AD7" w14:textId="77777777" w:rsidR="003D271F" w:rsidRDefault="00406DFC">
            <w:pPr>
              <w:spacing w:after="0" w:line="240" w:lineRule="auto"/>
              <w:jc w:val="center"/>
              <w:rPr>
                <w:ins w:id="1023" w:author="Yulia A. Trifonova" w:date="2021-08-09T23:51:00Z"/>
              </w:rPr>
            </w:pPr>
            <w:ins w:id="1024" w:author="Yulia A. Trifonova" w:date="2021-08-09T23:51:00Z">
              <w:r>
                <w:rPr>
                  <w:rFonts w:ascii="Times New Roman" w:hAnsi="Times New Roman"/>
                  <w:b/>
                  <w:color w:val="000000"/>
                  <w:sz w:val="20"/>
                </w:rPr>
                <w:t>Точки приема / отправки</w:t>
              </w:r>
            </w:ins>
          </w:p>
        </w:tc>
        <w:tc>
          <w:tcPr>
            <w:tcW w:w="2460"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5712EF57" w14:textId="77777777" w:rsidR="003D271F" w:rsidRDefault="00406DFC">
            <w:pPr>
              <w:spacing w:after="0" w:line="240" w:lineRule="auto"/>
              <w:jc w:val="center"/>
              <w:rPr>
                <w:ins w:id="1025" w:author="Yulia A. Trifonova" w:date="2021-08-09T23:51:00Z"/>
              </w:rPr>
            </w:pPr>
            <w:ins w:id="1026" w:author="Yulia A. Trifonova" w:date="2021-08-09T23:51:00Z">
              <w:r>
                <w:rPr>
                  <w:rFonts w:ascii="Times New Roman" w:hAnsi="Times New Roman"/>
                  <w:b/>
                  <w:color w:val="000000"/>
                  <w:sz w:val="20"/>
                </w:rPr>
                <w:t>Код и название точки отправки (без SSL)</w:t>
              </w:r>
            </w:ins>
          </w:p>
        </w:tc>
        <w:tc>
          <w:tcPr>
            <w:tcW w:w="2899"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0C74B027" w14:textId="77777777" w:rsidR="003D271F" w:rsidRDefault="00406DFC">
            <w:pPr>
              <w:spacing w:after="0" w:line="240" w:lineRule="auto"/>
              <w:jc w:val="center"/>
              <w:rPr>
                <w:ins w:id="1027" w:author="Yulia A. Trifonova" w:date="2021-08-09T23:51:00Z"/>
              </w:rPr>
            </w:pPr>
            <w:ins w:id="1028" w:author="Yulia A. Trifonova" w:date="2021-08-09T23:51:00Z">
              <w:r>
                <w:rPr>
                  <w:rFonts w:ascii="Times New Roman" w:hAnsi="Times New Roman"/>
                  <w:b/>
                  <w:color w:val="000000"/>
                  <w:sz w:val="20"/>
                </w:rPr>
                <w:t>Код и название</w:t>
              </w:r>
              <w:r>
                <w:rPr>
                  <w:rFonts w:ascii="Times New Roman" w:hAnsi="Times New Roman"/>
                  <w:b/>
                  <w:color w:val="000000"/>
                  <w:sz w:val="20"/>
                </w:rPr>
                <w:t xml:space="preserve"> точки отправки (c SSL)</w:t>
              </w:r>
            </w:ins>
          </w:p>
        </w:tc>
      </w:tr>
      <w:bookmarkEnd w:id="1021"/>
      <w:tr w:rsidR="003D271F" w14:paraId="6773267F" w14:textId="77777777">
        <w:tblPrEx>
          <w:tblCellMar>
            <w:top w:w="0" w:type="dxa"/>
            <w:bottom w:w="0" w:type="dxa"/>
          </w:tblCellMar>
        </w:tblPrEx>
        <w:trPr>
          <w:ins w:id="1029" w:author="Yulia A. Trifonova" w:date="2021-08-09T23:51:00Z"/>
        </w:trPr>
        <w:tc>
          <w:tcPr>
            <w:tcW w:w="1581" w:type="dxa"/>
            <w:vMerge w:val="restart"/>
            <w:tcBorders>
              <w:left w:val="single" w:sz="4" w:space="0" w:color="000000"/>
              <w:right w:val="single" w:sz="4" w:space="0" w:color="000000"/>
            </w:tcBorders>
            <w:tcMar>
              <w:top w:w="40" w:type="dxa"/>
              <w:left w:w="20" w:type="dxa"/>
              <w:right w:w="20" w:type="dxa"/>
            </w:tcMar>
          </w:tcPr>
          <w:p w14:paraId="721D3790" w14:textId="77777777" w:rsidR="003D271F" w:rsidRDefault="00406DFC">
            <w:pPr>
              <w:spacing w:after="0" w:line="240" w:lineRule="auto"/>
              <w:rPr>
                <w:ins w:id="1030" w:author="Yulia A. Trifonova" w:date="2021-08-09T23:51:00Z"/>
              </w:rPr>
            </w:pPr>
            <w:ins w:id="1031" w:author="Yulia A. Trifonova" w:date="2021-08-09T23:51:00Z">
              <w:r>
                <w:rPr>
                  <w:rFonts w:ascii="Times New Roman" w:hAnsi="Times New Roman"/>
                  <w:color w:val="000000"/>
                  <w:sz w:val="20"/>
                </w:rPr>
                <w:t>TRS24</w:t>
              </w:r>
            </w:ins>
          </w:p>
        </w:tc>
        <w:tc>
          <w:tcPr>
            <w:tcW w:w="1845" w:type="dxa"/>
            <w:tcBorders>
              <w:bottom w:val="single" w:sz="4" w:space="0" w:color="000000"/>
              <w:right w:val="single" w:sz="4" w:space="0" w:color="000000"/>
            </w:tcBorders>
            <w:tcMar>
              <w:top w:w="40" w:type="dxa"/>
              <w:left w:w="20" w:type="dxa"/>
              <w:bottom w:w="40" w:type="dxa"/>
              <w:right w:w="20" w:type="dxa"/>
            </w:tcMar>
          </w:tcPr>
          <w:p w14:paraId="65E98ADE" w14:textId="77777777" w:rsidR="003D271F" w:rsidRDefault="00406DFC">
            <w:pPr>
              <w:spacing w:after="0" w:line="240" w:lineRule="auto"/>
              <w:rPr>
                <w:ins w:id="1032" w:author="Yulia A. Trifonova" w:date="2021-08-09T23:51:00Z"/>
              </w:rPr>
            </w:pPr>
            <w:ins w:id="1033" w:author="Yulia A. Trifonova" w:date="2021-08-09T23:51:00Z">
              <w:r>
                <w:rPr>
                  <w:rFonts w:ascii="Times New Roman" w:hAnsi="Times New Roman"/>
                  <w:color w:val="000000"/>
                  <w:sz w:val="20"/>
                </w:rPr>
                <w:t>Точки отправки</w:t>
              </w:r>
            </w:ins>
          </w:p>
        </w:tc>
        <w:tc>
          <w:tcPr>
            <w:tcW w:w="2460" w:type="dxa"/>
            <w:tcBorders>
              <w:bottom w:val="single" w:sz="4" w:space="0" w:color="000000"/>
              <w:right w:val="single" w:sz="4" w:space="0" w:color="000000"/>
            </w:tcBorders>
            <w:tcMar>
              <w:top w:w="40" w:type="dxa"/>
              <w:left w:w="20" w:type="dxa"/>
              <w:bottom w:w="40" w:type="dxa"/>
              <w:right w:w="20" w:type="dxa"/>
            </w:tcMar>
          </w:tcPr>
          <w:p w14:paraId="4B8154B8" w14:textId="77777777" w:rsidR="003D271F" w:rsidRDefault="00406DFC">
            <w:pPr>
              <w:spacing w:after="0" w:line="240" w:lineRule="auto"/>
              <w:rPr>
                <w:ins w:id="1034" w:author="Yulia A. Trifonova" w:date="2021-08-09T23:51:00Z"/>
              </w:rPr>
            </w:pPr>
            <w:ins w:id="1035" w:author="Yulia A. Trifonova" w:date="2021-08-09T23:51:00Z">
              <w:r>
                <w:rPr>
                  <w:rFonts w:ascii="Times New Roman" w:hAnsi="Times New Roman"/>
                  <w:color w:val="000000"/>
                  <w:sz w:val="20"/>
                </w:rPr>
                <w:t>-54 "СУБО Наличные: Синхронизация статуса"</w:t>
              </w:r>
            </w:ins>
          </w:p>
        </w:tc>
        <w:tc>
          <w:tcPr>
            <w:tcW w:w="2899" w:type="dxa"/>
            <w:tcBorders>
              <w:bottom w:val="single" w:sz="4" w:space="0" w:color="000000"/>
              <w:right w:val="single" w:sz="4" w:space="0" w:color="000000"/>
            </w:tcBorders>
            <w:tcMar>
              <w:top w:w="40" w:type="dxa"/>
              <w:left w:w="20" w:type="dxa"/>
              <w:bottom w:w="40" w:type="dxa"/>
              <w:right w:w="20" w:type="dxa"/>
            </w:tcMar>
          </w:tcPr>
          <w:p w14:paraId="3B9BEA2A" w14:textId="77777777" w:rsidR="003D271F" w:rsidRDefault="00406DFC">
            <w:pPr>
              <w:spacing w:after="0" w:line="240" w:lineRule="auto"/>
              <w:rPr>
                <w:ins w:id="1036" w:author="Yulia A. Trifonova" w:date="2021-08-09T23:51:00Z"/>
              </w:rPr>
            </w:pPr>
            <w:ins w:id="1037" w:author="Yulia A. Trifonova" w:date="2021-08-09T23:51:00Z">
              <w:r>
                <w:rPr>
                  <w:rFonts w:ascii="Times New Roman" w:hAnsi="Times New Roman"/>
                  <w:color w:val="000000"/>
                  <w:sz w:val="20"/>
                </w:rPr>
                <w:t>-55 "СУБО Наличные: Синхронизация статуса (SSL)"</w:t>
              </w:r>
            </w:ins>
          </w:p>
        </w:tc>
      </w:tr>
      <w:tr w:rsidR="003D271F" w14:paraId="5C796BE5" w14:textId="77777777">
        <w:tblPrEx>
          <w:tblCellMar>
            <w:top w:w="0" w:type="dxa"/>
            <w:bottom w:w="0" w:type="dxa"/>
          </w:tblCellMar>
        </w:tblPrEx>
        <w:trPr>
          <w:ins w:id="1038" w:author="Yulia A. Trifonova" w:date="2021-08-09T23:51:00Z"/>
        </w:trPr>
        <w:tc>
          <w:tcPr>
            <w:tcW w:w="1581" w:type="dxa"/>
            <w:vMerge/>
            <w:tcBorders>
              <w:left w:val="single" w:sz="4" w:space="0" w:color="000000"/>
              <w:bottom w:val="single" w:sz="4" w:space="0" w:color="000000"/>
              <w:right w:val="single" w:sz="4" w:space="0" w:color="000000"/>
            </w:tcBorders>
            <w:tcMar>
              <w:left w:w="20" w:type="dxa"/>
              <w:bottom w:w="40" w:type="dxa"/>
              <w:right w:w="20" w:type="dxa"/>
            </w:tcMar>
          </w:tcPr>
          <w:p w14:paraId="4798BCCA" w14:textId="77777777" w:rsidR="003D271F" w:rsidRDefault="003D271F">
            <w:pPr>
              <w:spacing w:after="0" w:line="240" w:lineRule="auto"/>
              <w:rPr>
                <w:ins w:id="1039" w:author="Yulia A. Trifonova" w:date="2021-08-09T23:51:00Z"/>
              </w:rPr>
            </w:pPr>
          </w:p>
        </w:tc>
        <w:tc>
          <w:tcPr>
            <w:tcW w:w="1845" w:type="dxa"/>
            <w:tcBorders>
              <w:bottom w:val="single" w:sz="4" w:space="0" w:color="000000"/>
              <w:right w:val="single" w:sz="4" w:space="0" w:color="000000"/>
            </w:tcBorders>
            <w:tcMar>
              <w:top w:w="40" w:type="dxa"/>
              <w:left w:w="20" w:type="dxa"/>
              <w:bottom w:w="40" w:type="dxa"/>
              <w:right w:w="20" w:type="dxa"/>
            </w:tcMar>
          </w:tcPr>
          <w:p w14:paraId="498F6561" w14:textId="77777777" w:rsidR="003D271F" w:rsidRDefault="00406DFC">
            <w:pPr>
              <w:spacing w:after="0" w:line="240" w:lineRule="auto"/>
              <w:rPr>
                <w:ins w:id="1040" w:author="Yulia A. Trifonova" w:date="2021-08-09T23:51:00Z"/>
              </w:rPr>
            </w:pPr>
            <w:ins w:id="1041" w:author="Yulia A. Trifonova" w:date="2021-08-09T23:51:00Z">
              <w:r>
                <w:rPr>
                  <w:rFonts w:ascii="Times New Roman" w:hAnsi="Times New Roman"/>
                  <w:color w:val="000000"/>
                  <w:sz w:val="20"/>
                </w:rPr>
                <w:t>Точки приема</w:t>
              </w:r>
            </w:ins>
          </w:p>
        </w:tc>
        <w:tc>
          <w:tcPr>
            <w:tcW w:w="2460" w:type="dxa"/>
            <w:tcBorders>
              <w:bottom w:val="single" w:sz="4" w:space="0" w:color="000000"/>
              <w:right w:val="single" w:sz="4" w:space="0" w:color="000000"/>
            </w:tcBorders>
            <w:tcMar>
              <w:top w:w="40" w:type="dxa"/>
              <w:left w:w="20" w:type="dxa"/>
              <w:bottom w:w="40" w:type="dxa"/>
              <w:right w:w="20" w:type="dxa"/>
            </w:tcMar>
          </w:tcPr>
          <w:p w14:paraId="1D310578" w14:textId="77777777" w:rsidR="003D271F" w:rsidRDefault="00406DFC">
            <w:pPr>
              <w:spacing w:after="0" w:line="240" w:lineRule="auto"/>
              <w:rPr>
                <w:ins w:id="1042" w:author="Yulia A. Trifonova" w:date="2021-08-09T23:51:00Z"/>
              </w:rPr>
            </w:pPr>
            <w:ins w:id="1043" w:author="Yulia A. Trifonova" w:date="2021-08-09T23:51:00Z">
              <w:r>
                <w:rPr>
                  <w:rFonts w:ascii="Times New Roman" w:hAnsi="Times New Roman"/>
                  <w:color w:val="000000"/>
                  <w:sz w:val="20"/>
                </w:rPr>
                <w:t>-9 "СУБО Наличные: Синхронизация статуса: ответ"</w:t>
              </w:r>
            </w:ins>
          </w:p>
        </w:tc>
        <w:tc>
          <w:tcPr>
            <w:tcW w:w="2899" w:type="dxa"/>
            <w:tcBorders>
              <w:bottom w:val="single" w:sz="4" w:space="0" w:color="000000"/>
              <w:right w:val="single" w:sz="4" w:space="0" w:color="000000"/>
            </w:tcBorders>
            <w:tcMar>
              <w:top w:w="40" w:type="dxa"/>
              <w:left w:w="20" w:type="dxa"/>
              <w:bottom w:w="40" w:type="dxa"/>
              <w:right w:w="20" w:type="dxa"/>
            </w:tcMar>
          </w:tcPr>
          <w:p w14:paraId="7CAB8E27" w14:textId="77777777" w:rsidR="003D271F" w:rsidRDefault="00406DFC">
            <w:pPr>
              <w:spacing w:after="0" w:line="240" w:lineRule="auto"/>
              <w:rPr>
                <w:ins w:id="1044" w:author="Yulia A. Trifonova" w:date="2021-08-09T23:51:00Z"/>
              </w:rPr>
            </w:pPr>
            <w:ins w:id="1045" w:author="Yulia A. Trifonova" w:date="2021-08-09T23:51:00Z">
              <w:r>
                <w:rPr>
                  <w:rFonts w:ascii="Times New Roman" w:hAnsi="Times New Roman"/>
                  <w:color w:val="000000"/>
                  <w:sz w:val="20"/>
                </w:rPr>
                <w:t xml:space="preserve">-10 "СУБО Наличные: Синхронизация статуса: ответ </w:t>
              </w:r>
              <w:r>
                <w:rPr>
                  <w:rFonts w:ascii="Times New Roman" w:hAnsi="Times New Roman"/>
                  <w:color w:val="000000"/>
                  <w:sz w:val="20"/>
                </w:rPr>
                <w:t>(SSL)"</w:t>
              </w:r>
            </w:ins>
          </w:p>
        </w:tc>
      </w:tr>
    </w:tbl>
    <w:p w14:paraId="392D289A" w14:textId="77777777" w:rsidR="003D271F" w:rsidRDefault="00406DFC">
      <w:pPr>
        <w:spacing w:before="200" w:after="0" w:line="240" w:lineRule="auto"/>
        <w:ind w:left="240"/>
        <w:rPr>
          <w:ins w:id="1046" w:author="Yulia A. Trifonova" w:date="2021-08-09T23:51:00Z"/>
        </w:rPr>
      </w:pPr>
      <w:ins w:id="1047" w:author="Yulia A. Trifonova" w:date="2021-08-09T23:51:00Z">
        <w:r>
          <w:rPr>
            <w:rFonts w:ascii="Times New Roman" w:hAnsi="Times New Roman"/>
            <w:color w:val="000000"/>
            <w:sz w:val="20"/>
          </w:rPr>
          <w:t xml:space="preserve">При нажатии на кнопку "Отменить SSL шифрование" переключение происходит обратным образом: с зашифрованного обмена (с SSL) на обмен без SSL (см. </w:t>
        </w:r>
        <w:r>
          <w:fldChar w:fldCharType="begin"/>
        </w:r>
        <w:r>
          <w:instrText xml:space="preserve"> HYPERLINK \l "form_feature_front_SSL" \h </w:instrText>
        </w:r>
        <w:r>
          <w:fldChar w:fldCharType="separate"/>
        </w:r>
        <w:r>
          <w:rPr>
            <w:rFonts w:ascii="Times New Roman" w:hAnsi="Times New Roman"/>
            <w:color w:val="000000"/>
            <w:sz w:val="20"/>
          </w:rPr>
          <w:t xml:space="preserve">Раздел 4.3.2.1.7, «Доработка формы переключения между </w:t>
        </w:r>
        <w:r>
          <w:rPr>
            <w:rFonts w:ascii="Times New Roman" w:hAnsi="Times New Roman"/>
            <w:color w:val="000000"/>
            <w:sz w:val="20"/>
          </w:rPr>
          <w:t>шифрованным (SSL) и не шифрованным (без SSL) обменом с MQ (front)»</w:t>
        </w:r>
        <w:r>
          <w:rPr>
            <w:rFonts w:ascii="Times New Roman" w:hAnsi="Times New Roman"/>
            <w:color w:val="000000"/>
            <w:sz w:val="20"/>
          </w:rPr>
          <w:fldChar w:fldCharType="end"/>
        </w:r>
        <w:r>
          <w:rPr>
            <w:rFonts w:ascii="Times New Roman" w:hAnsi="Times New Roman"/>
            <w:color w:val="000000"/>
            <w:sz w:val="20"/>
          </w:rPr>
          <w:t>).</w:t>
        </w:r>
      </w:ins>
    </w:p>
    <w:p w14:paraId="147B71D1" w14:textId="77777777" w:rsidR="003D271F" w:rsidRDefault="00406DFC">
      <w:pPr>
        <w:spacing w:before="200" w:after="0" w:line="240" w:lineRule="auto"/>
        <w:rPr>
          <w:ins w:id="1048" w:author="Yulia A. Trifonova" w:date="2021-08-09T23:51:00Z"/>
        </w:rPr>
      </w:pPr>
      <w:ins w:id="1049" w:author="Yulia A. Trifonova" w:date="2021-08-09T23:51:00Z">
        <w:r>
          <w:rPr>
            <w:rFonts w:ascii="Times New Roman" w:hAnsi="Times New Roman"/>
            <w:color w:val="000000"/>
            <w:sz w:val="20"/>
          </w:rPr>
          <w:t xml:space="preserve">Разработанная форма "Использование SSL при взаимодействии с каналами" (см. </w:t>
        </w:r>
        <w:r>
          <w:fldChar w:fldCharType="begin"/>
        </w:r>
        <w:r>
          <w:instrText xml:space="preserve"> HYPERLINK \l "form_feature_trs24_SSL" \h </w:instrText>
        </w:r>
        <w:r>
          <w:fldChar w:fldCharType="separate"/>
        </w:r>
        <w:r>
          <w:rPr>
            <w:rFonts w:ascii="Times New Roman" w:hAnsi="Times New Roman"/>
            <w:color w:val="000000"/>
            <w:sz w:val="20"/>
          </w:rPr>
          <w:t>Раздел 4.3.2.1.8, «Доработка формы переключения между шифрованным (</w:t>
        </w:r>
        <w:r>
          <w:rPr>
            <w:rFonts w:ascii="Times New Roman" w:hAnsi="Times New Roman"/>
            <w:color w:val="000000"/>
            <w:sz w:val="20"/>
          </w:rPr>
          <w:t>SSL) и не шифрованным (без SSL) обменом с MQ (trs24)»</w:t>
        </w:r>
        <w:r>
          <w:rPr>
            <w:rFonts w:ascii="Times New Roman" w:hAnsi="Times New Roman"/>
            <w:color w:val="000000"/>
            <w:sz w:val="20"/>
          </w:rPr>
          <w:fldChar w:fldCharType="end"/>
        </w:r>
        <w:r>
          <w:rPr>
            <w:rFonts w:ascii="Times New Roman" w:hAnsi="Times New Roman"/>
            <w:color w:val="000000"/>
            <w:sz w:val="20"/>
          </w:rPr>
          <w:t>) доступна ролям:</w:t>
        </w:r>
      </w:ins>
    </w:p>
    <w:p w14:paraId="5ECA188B" w14:textId="77777777" w:rsidR="003D271F" w:rsidRDefault="00406DFC">
      <w:pPr>
        <w:numPr>
          <w:ilvl w:val="0"/>
          <w:numId w:val="30"/>
        </w:numPr>
        <w:tabs>
          <w:tab w:val="left" w:pos="200"/>
        </w:tabs>
        <w:spacing w:before="200" w:after="0" w:line="240" w:lineRule="auto"/>
        <w:ind w:left="200" w:hanging="200"/>
        <w:rPr>
          <w:ins w:id="1050" w:author="Yulia A. Trifonova" w:date="2021-08-09T23:51:00Z"/>
        </w:rPr>
      </w:pPr>
      <w:bookmarkStart w:id="1051" w:name="d5e1338"/>
      <w:bookmarkStart w:id="1052" w:name="d5e1337"/>
      <w:ins w:id="1053" w:author="Yulia A. Trifonova" w:date="2021-08-09T23:51:00Z">
        <w:r>
          <w:rPr>
            <w:rFonts w:ascii="Times New Roman" w:hAnsi="Times New Roman"/>
            <w:color w:val="000000"/>
            <w:sz w:val="20"/>
          </w:rPr>
          <w:t>12002 Администратор внешних интерфейсов</w:t>
        </w:r>
      </w:ins>
    </w:p>
    <w:bookmarkEnd w:id="1051"/>
    <w:bookmarkEnd w:id="1052"/>
    <w:p w14:paraId="0A1C807D" w14:textId="77777777" w:rsidR="003D271F" w:rsidRDefault="00406DFC">
      <w:pPr>
        <w:spacing w:before="200" w:after="0" w:line="240" w:lineRule="auto"/>
        <w:rPr>
          <w:ins w:id="1054" w:author="Yulia A. Trifonova" w:date="2021-08-09T23:51:00Z"/>
        </w:rPr>
      </w:pPr>
      <w:ins w:id="1055" w:author="Yulia A. Trifonova" w:date="2021-08-09T23:51:00Z">
        <w:r>
          <w:rPr>
            <w:rFonts w:ascii="Times New Roman" w:hAnsi="Times New Roman"/>
            <w:color w:val="000000"/>
            <w:sz w:val="20"/>
          </w:rPr>
          <w:t>и расположена в пункте меню:</w:t>
        </w:r>
      </w:ins>
    </w:p>
    <w:p w14:paraId="0279F5C9" w14:textId="77777777" w:rsidR="003D271F" w:rsidRDefault="00406DFC">
      <w:pPr>
        <w:spacing w:before="200" w:after="0" w:line="240" w:lineRule="auto"/>
        <w:rPr>
          <w:ins w:id="1056" w:author="Yulia A. Trifonova" w:date="2021-08-09T23:51:00Z"/>
        </w:rPr>
      </w:pPr>
      <w:ins w:id="1057" w:author="Yulia A. Trifonova" w:date="2021-08-09T23:51:00Z">
        <w:r>
          <w:rPr>
            <w:rFonts w:ascii="Times New Roman" w:hAnsi="Times New Roman"/>
            <w:b/>
            <w:color w:val="000000"/>
            <w:sz w:val="20"/>
          </w:rPr>
          <w:lastRenderedPageBreak/>
          <w:t>Транзакционный сервис → Использование SSL при взаимодействии с каналами MQ (интеграционный сервис)</w:t>
        </w:r>
        <w:r>
          <w:rPr>
            <w:rFonts w:ascii="Times New Roman" w:hAnsi="Times New Roman"/>
            <w:color w:val="000000"/>
            <w:sz w:val="20"/>
          </w:rPr>
          <w:t xml:space="preserve"> (5102096)</w:t>
        </w:r>
      </w:ins>
    </w:p>
    <w:p w14:paraId="1BD6C03E" w14:textId="77777777" w:rsidR="003D271F" w:rsidRDefault="00406DFC">
      <w:pPr>
        <w:spacing w:before="200" w:after="0" w:line="240" w:lineRule="auto"/>
        <w:rPr>
          <w:ins w:id="1058" w:author="Yulia A. Trifonova" w:date="2021-08-09T23:51:00Z"/>
        </w:rPr>
      </w:pPr>
      <w:bookmarkStart w:id="1059" w:name="Requirement_Method"/>
      <w:ins w:id="1060" w:author="Yulia A. Trifonova" w:date="2021-08-09T23:51:00Z">
        <w:r>
          <w:rPr>
            <w:rFonts w:ascii="Arial" w:hAnsi="Arial"/>
            <w:b/>
            <w:color w:val="000000"/>
            <w:sz w:val="24"/>
          </w:rPr>
          <w:t>4.3.2.4</w:t>
        </w:r>
        <w:r>
          <w:rPr>
            <w:rFonts w:ascii="Arial" w:hAnsi="Arial"/>
            <w:b/>
            <w:color w:val="000000"/>
            <w:sz w:val="24"/>
          </w:rPr>
          <w:t>. Требования к задачам и методам реализуемой функциональности</w:t>
        </w:r>
      </w:ins>
    </w:p>
    <w:p w14:paraId="1899C20D" w14:textId="77777777" w:rsidR="003D271F" w:rsidRDefault="00406DFC">
      <w:pPr>
        <w:spacing w:before="200" w:after="0" w:line="240" w:lineRule="auto"/>
      </w:pPr>
      <w:bookmarkStart w:id="1061" w:name="workflow"/>
      <w:bookmarkEnd w:id="1059"/>
      <w:r>
        <w:rPr>
          <w:rFonts w:ascii="Arial" w:hAnsi="Arial"/>
          <w:b/>
          <w:color w:val="000000"/>
          <w:sz w:val="20"/>
        </w:rPr>
        <w:t>4.3.2.4.1. Разработка сценария для информационного процесса</w:t>
      </w:r>
    </w:p>
    <w:bookmarkEnd w:id="1061"/>
    <w:p w14:paraId="5DB627B1" w14:textId="77777777" w:rsidR="003D271F" w:rsidRDefault="00406DFC">
      <w:pPr>
        <w:spacing w:before="200" w:after="0" w:line="240" w:lineRule="auto"/>
      </w:pPr>
      <w:r>
        <w:rPr>
          <w:rFonts w:ascii="Times New Roman" w:hAnsi="Times New Roman"/>
          <w:color w:val="000000"/>
          <w:sz w:val="20"/>
        </w:rPr>
        <w:t xml:space="preserve">Необходимо разработать новый информационный процесс для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xml:space="preserve">: </w:t>
      </w:r>
      <w:r>
        <w:rPr>
          <w:rFonts w:ascii="Times New Roman" w:hAnsi="Times New Roman"/>
          <w:b/>
          <w:color w:val="000000"/>
          <w:sz w:val="20"/>
        </w:rPr>
        <w:t xml:space="preserve">355 "Снятие наличных через </w:t>
      </w:r>
      <w:r>
        <w:rPr>
          <w:rFonts w:ascii="Times New Roman" w:hAnsi="Times New Roman"/>
          <w:b/>
          <w:color w:val="000000"/>
          <w:sz w:val="20"/>
        </w:rPr>
        <w:t>кассу"</w:t>
      </w:r>
      <w:r>
        <w:rPr>
          <w:rFonts w:ascii="Times New Roman" w:hAnsi="Times New Roman"/>
          <w:color w:val="000000"/>
          <w:sz w:val="20"/>
        </w:rPr>
        <w:t>.</w:t>
      </w:r>
    </w:p>
    <w:p w14:paraId="301D8945" w14:textId="77777777" w:rsidR="003D271F" w:rsidRDefault="00406DFC">
      <w:pPr>
        <w:spacing w:before="240" w:after="0" w:line="240" w:lineRule="auto"/>
        <w:jc w:val="center"/>
      </w:pPr>
      <w:bookmarkStart w:id="1062" w:name="scheme_workflow42and43"/>
      <w:r>
        <w:rPr>
          <w:rFonts w:ascii="Times New Roman" w:hAnsi="Times New Roman"/>
          <w:b/>
          <w:color w:val="000000"/>
          <w:sz w:val="24"/>
        </w:rPr>
        <w:t>Рисунок 5. Сценарий информационного процесса</w:t>
      </w:r>
    </w:p>
    <w:p w14:paraId="247EB4BE" w14:textId="77777777" w:rsidR="009D49A5" w:rsidRDefault="00CE5630">
      <w:pPr>
        <w:spacing w:before="144" w:after="0" w:line="240" w:lineRule="auto"/>
        <w:jc w:val="center"/>
        <w:rPr>
          <w:del w:id="1063" w:author="Yulia A. Trifonova" w:date="2021-08-09T23:51:00Z"/>
        </w:rPr>
      </w:pPr>
      <w:bookmarkStart w:id="1064" w:name="d5e1356"/>
      <w:bookmarkStart w:id="1065" w:name="d5e883"/>
      <w:bookmarkEnd w:id="1062"/>
      <w:del w:id="1066" w:author="Yulia A. Trifonova" w:date="2021-08-09T23:51:00Z">
        <w:r>
          <w:rPr>
            <w:rFonts w:ascii="Times New Roman" w:hAnsi="Times New Roman"/>
            <w:noProof/>
            <w:color w:val="000000"/>
            <w:sz w:val="20"/>
          </w:rPr>
          <w:lastRenderedPageBreak/>
          <w:drawing>
            <wp:inline distT="0" distB="0" distL="0" distR="0" wp14:anchorId="2BE8979E" wp14:editId="150D63E4">
              <wp:extent cx="5731200" cy="7190831"/>
              <wp:effectExtent l="0" t="0" r="0" b="0"/>
              <wp:docPr id="4" name="Picture 9"/>
              <wp:cNvGraphicFramePr/>
              <a:graphic xmlns:a="http://schemas.openxmlformats.org/drawingml/2006/main">
                <a:graphicData uri="http://schemas.openxmlformats.org/drawingml/2006/picture">
                  <pic:pic xmlns:pic="http://schemas.openxmlformats.org/drawingml/2006/picture">
                    <pic:nvPicPr>
                      <pic:cNvPr id="16" name="Picture 9"/>
                      <pic:cNvPicPr/>
                    </pic:nvPicPr>
                    <pic:blipFill>
                      <a:blip r:embed="rId14"/>
                      <a:srcRect/>
                      <a:stretch>
                        <a:fillRect/>
                      </a:stretch>
                    </pic:blipFill>
                    <pic:spPr>
                      <a:xfrm>
                        <a:off x="0" y="0"/>
                        <a:ext cx="5731200" cy="7190831"/>
                      </a:xfrm>
                      <a:prstGeom prst="rect">
                        <a:avLst/>
                      </a:prstGeom>
                    </pic:spPr>
                  </pic:pic>
                </a:graphicData>
              </a:graphic>
            </wp:inline>
          </w:drawing>
        </w:r>
      </w:del>
    </w:p>
    <w:bookmarkEnd w:id="1065"/>
    <w:p w14:paraId="7827D8FB" w14:textId="77777777" w:rsidR="003D271F" w:rsidRDefault="00406DFC">
      <w:pPr>
        <w:spacing w:before="144" w:after="0" w:line="240" w:lineRule="auto"/>
        <w:jc w:val="center"/>
        <w:rPr>
          <w:ins w:id="1067" w:author="Yulia A. Trifonova" w:date="2021-08-09T23:51:00Z"/>
        </w:rPr>
      </w:pPr>
      <w:ins w:id="1068" w:author="Yulia A. Trifonova" w:date="2021-08-09T23:51:00Z">
        <w:r>
          <w:rPr>
            <w:rFonts w:ascii="Times New Roman" w:hAnsi="Times New Roman"/>
            <w:noProof/>
            <w:color w:val="000000"/>
            <w:sz w:val="20"/>
          </w:rPr>
          <w:lastRenderedPageBreak/>
          <w:drawing>
            <wp:inline distT="0" distB="0" distL="0" distR="0" wp14:anchorId="4069332E" wp14:editId="1EDD35BE">
              <wp:extent cx="5731200" cy="7812362"/>
              <wp:effectExtent l="0" t="0" r="0" b="0"/>
              <wp:docPr id="15" name="Picture 9"/>
              <wp:cNvGraphicFramePr/>
              <a:graphic xmlns:a="http://schemas.openxmlformats.org/drawingml/2006/main">
                <a:graphicData uri="http://schemas.openxmlformats.org/drawingml/2006/picture">
                  <pic:pic xmlns:pic="http://schemas.openxmlformats.org/drawingml/2006/picture">
                    <pic:nvPicPr>
                      <pic:cNvPr id="16" name="Picture 9"/>
                      <pic:cNvPicPr/>
                    </pic:nvPicPr>
                    <pic:blipFill>
                      <a:blip r:embed="rId15"/>
                      <a:srcRect/>
                      <a:stretch>
                        <a:fillRect/>
                      </a:stretch>
                    </pic:blipFill>
                    <pic:spPr>
                      <a:xfrm>
                        <a:off x="0" y="0"/>
                        <a:ext cx="5731200" cy="7812362"/>
                      </a:xfrm>
                      <a:prstGeom prst="rect">
                        <a:avLst/>
                      </a:prstGeom>
                    </pic:spPr>
                  </pic:pic>
                </a:graphicData>
              </a:graphic>
            </wp:inline>
          </w:drawing>
        </w:r>
      </w:ins>
    </w:p>
    <w:p w14:paraId="2BBC08E0" w14:textId="77777777" w:rsidR="003D271F" w:rsidRDefault="00406DFC">
      <w:pPr>
        <w:numPr>
          <w:ilvl w:val="0"/>
          <w:numId w:val="31"/>
        </w:numPr>
        <w:tabs>
          <w:tab w:val="left" w:pos="240"/>
        </w:tabs>
        <w:spacing w:before="200" w:after="0" w:line="240" w:lineRule="auto"/>
        <w:ind w:left="240" w:hanging="40"/>
        <w:rPr>
          <w:ins w:id="1069" w:author="Yulia A. Trifonova" w:date="2021-08-09T23:51:00Z"/>
        </w:rPr>
      </w:pPr>
      <w:bookmarkStart w:id="1070" w:name="d5e1361"/>
      <w:bookmarkStart w:id="1071" w:name="d5e1360"/>
      <w:bookmarkStart w:id="1072" w:name="d5e888"/>
      <w:bookmarkStart w:id="1073" w:name="d5e887"/>
      <w:bookmarkEnd w:id="1064"/>
      <w:r>
        <w:rPr>
          <w:rFonts w:ascii="Times New Roman" w:hAnsi="Times New Roman"/>
          <w:color w:val="000000"/>
          <w:sz w:val="20"/>
        </w:rPr>
        <w:t>При создании (получении запроса на создание операции из СУБО JournalService.create)</w:t>
      </w:r>
      <w:ins w:id="1074" w:author="Yulia A. Trifonova" w:date="2021-08-09T23:51:00Z">
        <w:r>
          <w:rPr>
            <w:rFonts w:ascii="Times New Roman" w:hAnsi="Times New Roman"/>
            <w:color w:val="000000"/>
            <w:sz w:val="20"/>
          </w:rPr>
          <w:t xml:space="preserve"> дополнительно к реквизитам операции поступает информация о комиссии, которую сообщили из СУБО, которую необходимо сохранять как дополнительный атрибут операции (см. </w:t>
        </w:r>
        <w:r>
          <w:fldChar w:fldCharType="begin"/>
        </w:r>
        <w:r>
          <w:instrText xml:space="preserve"> HYPE</w:instrText>
        </w:r>
        <w:r>
          <w:instrText xml:space="preserve">RLINK \l "method_oper_journal_prop" \h </w:instrText>
        </w:r>
        <w:r>
          <w:fldChar w:fldCharType="separate"/>
        </w:r>
        <w:r>
          <w:rPr>
            <w:rFonts w:ascii="Times New Roman" w:hAnsi="Times New Roman"/>
            <w:color w:val="000000"/>
            <w:sz w:val="20"/>
          </w:rPr>
          <w:t>Раздел 4.3.2.4.12, «Разработка метода сохранения дополнительной информации по операции из внешней системы»</w:t>
        </w:r>
        <w:r>
          <w:rPr>
            <w:rFonts w:ascii="Times New Roman" w:hAnsi="Times New Roman"/>
            <w:color w:val="000000"/>
            <w:sz w:val="20"/>
          </w:rPr>
          <w:fldChar w:fldCharType="end"/>
        </w:r>
        <w:r>
          <w:rPr>
            <w:rFonts w:ascii="Times New Roman" w:hAnsi="Times New Roman"/>
            <w:color w:val="000000"/>
            <w:sz w:val="20"/>
          </w:rPr>
          <w:t>).</w:t>
        </w:r>
      </w:ins>
    </w:p>
    <w:bookmarkEnd w:id="1070"/>
    <w:bookmarkEnd w:id="1071"/>
    <w:p w14:paraId="3DBDCCFD" w14:textId="77777777" w:rsidR="009D49A5" w:rsidRDefault="00406DFC">
      <w:pPr>
        <w:numPr>
          <w:ilvl w:val="0"/>
          <w:numId w:val="21"/>
        </w:numPr>
        <w:tabs>
          <w:tab w:val="left" w:pos="240"/>
        </w:tabs>
        <w:spacing w:before="200" w:after="0" w:line="240" w:lineRule="auto"/>
        <w:ind w:left="240" w:hanging="40"/>
        <w:rPr>
          <w:del w:id="1075" w:author="Yulia A. Trifonova" w:date="2021-08-09T23:51:00Z"/>
        </w:rPr>
      </w:pPr>
      <w:ins w:id="1076" w:author="Yulia A. Trifonova" w:date="2021-08-09T23:51:00Z">
        <w:r>
          <w:rPr>
            <w:rFonts w:ascii="Times New Roman" w:hAnsi="Times New Roman"/>
            <w:color w:val="000000"/>
            <w:sz w:val="20"/>
          </w:rPr>
          <w:lastRenderedPageBreak/>
          <w:t>Далее</w:t>
        </w:r>
      </w:ins>
      <w:r>
        <w:rPr>
          <w:rFonts w:ascii="Times New Roman" w:hAnsi="Times New Roman"/>
          <w:color w:val="000000"/>
          <w:sz w:val="20"/>
        </w:rPr>
        <w:t xml:space="preserve"> отправляется запрос CheckForDebit (проверка счета на возможность списания денежных средств) в УСБС. </w:t>
      </w:r>
      <w:del w:id="1077" w:author="Yulia A. Trifonova" w:date="2021-08-09T23:51:00Z">
        <w:r w:rsidR="00CE5630">
          <w:rPr>
            <w:rFonts w:ascii="Times New Roman" w:hAnsi="Times New Roman"/>
            <w:color w:val="000000"/>
            <w:sz w:val="20"/>
          </w:rPr>
          <w:delText>Данный вызов будет осуществляться только в рамках релиза 8 (версия 049).</w:delText>
        </w:r>
      </w:del>
    </w:p>
    <w:bookmarkEnd w:id="1072"/>
    <w:bookmarkEnd w:id="1073"/>
    <w:p w14:paraId="67AD3E3B" w14:textId="5105B340" w:rsidR="003D271F" w:rsidRDefault="00406DFC">
      <w:pPr>
        <w:spacing w:before="200" w:after="0" w:line="240" w:lineRule="auto"/>
        <w:ind w:left="240"/>
      </w:pPr>
      <w:r>
        <w:rPr>
          <w:rFonts w:ascii="Times New Roman" w:hAnsi="Times New Roman"/>
          <w:color w:val="000000"/>
          <w:sz w:val="20"/>
        </w:rPr>
        <w:t>П</w:t>
      </w:r>
      <w:r>
        <w:rPr>
          <w:rFonts w:ascii="Times New Roman" w:hAnsi="Times New Roman"/>
          <w:color w:val="000000"/>
          <w:sz w:val="20"/>
        </w:rPr>
        <w:t xml:space="preserve">ри получении </w:t>
      </w:r>
      <w:del w:id="1078" w:author="Yulia A. Trifonova" w:date="2021-08-09T23:51:00Z">
        <w:r w:rsidR="00CE5630">
          <w:rPr>
            <w:rFonts w:ascii="Times New Roman" w:hAnsi="Times New Roman"/>
            <w:color w:val="000000"/>
            <w:sz w:val="20"/>
          </w:rPr>
          <w:delText>в ответе</w:delText>
        </w:r>
      </w:del>
      <w:ins w:id="1079" w:author="Yulia A. Trifonova" w:date="2021-08-09T23:51:00Z">
        <w:r>
          <w:rPr>
            <w:rFonts w:ascii="Times New Roman" w:hAnsi="Times New Roman"/>
            <w:color w:val="000000"/>
            <w:sz w:val="20"/>
          </w:rPr>
          <w:t>ответа</w:t>
        </w:r>
      </w:ins>
      <w:r>
        <w:rPr>
          <w:rFonts w:ascii="Times New Roman" w:hAnsi="Times New Roman"/>
          <w:color w:val="000000"/>
          <w:sz w:val="20"/>
        </w:rPr>
        <w:t xml:space="preserve"> от УСБС на запрос CheckForDebit (проверка счета на возможность списания денежных средств) может быть возвращена сумма комиссии (взымается безналично), на которую </w:t>
      </w:r>
      <w:ins w:id="1080" w:author="Yulia A. Trifonova" w:date="2021-08-09T23:51:00Z">
        <w:r>
          <w:rPr>
            <w:rFonts w:ascii="Times New Roman" w:hAnsi="Times New Roman"/>
            <w:color w:val="000000"/>
            <w:sz w:val="20"/>
          </w:rPr>
          <w:t xml:space="preserve">НЕ </w:t>
        </w:r>
      </w:ins>
      <w:r>
        <w:rPr>
          <w:rFonts w:ascii="Times New Roman" w:hAnsi="Times New Roman"/>
          <w:color w:val="000000"/>
          <w:sz w:val="20"/>
        </w:rPr>
        <w:t xml:space="preserve">будет зарегистрирована операция 7000 </w:t>
      </w:r>
      <w:del w:id="1081" w:author="Yulia A. Trifonova" w:date="2021-08-09T23:51:00Z">
        <w:r w:rsidR="00CE5630">
          <w:rPr>
            <w:rFonts w:ascii="Times New Roman" w:hAnsi="Times New Roman"/>
            <w:color w:val="000000"/>
            <w:sz w:val="20"/>
          </w:rPr>
          <w:delText xml:space="preserve">"Комиссия по загруженным наличным операциям ТС" </w:delText>
        </w:r>
      </w:del>
      <w:r>
        <w:rPr>
          <w:rFonts w:ascii="Times New Roman" w:hAnsi="Times New Roman"/>
          <w:color w:val="000000"/>
          <w:sz w:val="20"/>
        </w:rPr>
        <w:t>(текущая реализация для операций п</w:t>
      </w:r>
      <w:r>
        <w:rPr>
          <w:rFonts w:ascii="Times New Roman" w:hAnsi="Times New Roman"/>
          <w:color w:val="000000"/>
          <w:sz w:val="20"/>
        </w:rPr>
        <w:t>о мастер-счетам).</w:t>
      </w:r>
      <w:ins w:id="1082" w:author="Yulia A. Trifonova" w:date="2021-08-09T23:51:00Z">
        <w:r>
          <w:rPr>
            <w:rFonts w:ascii="Times New Roman" w:hAnsi="Times New Roman"/>
            <w:color w:val="000000"/>
            <w:sz w:val="20"/>
          </w:rPr>
          <w:t xml:space="preserve"> Операция 7000 "Комиссия по загруженным наличным операциям ТС" будет зарегистрирована на сумму комиссии, переданную из СУБО - см. </w:t>
        </w:r>
        <w:r>
          <w:fldChar w:fldCharType="begin"/>
        </w:r>
        <w:r>
          <w:instrText xml:space="preserve"> HYPERLINK \l "method_ignoreFee" \h </w:instrText>
        </w:r>
        <w:r>
          <w:fldChar w:fldCharType="separate"/>
        </w:r>
        <w:r>
          <w:rPr>
            <w:rFonts w:ascii="Times New Roman" w:hAnsi="Times New Roman"/>
            <w:color w:val="000000"/>
            <w:sz w:val="20"/>
          </w:rPr>
          <w:t>Раздел 4.3.2.4.13, «Разработка метода регистрации безналичной комиссии</w:t>
        </w:r>
        <w:r>
          <w:rPr>
            <w:rFonts w:ascii="Times New Roman" w:hAnsi="Times New Roman"/>
            <w:color w:val="000000"/>
            <w:sz w:val="20"/>
          </w:rPr>
          <w:t xml:space="preserve"> по операции из внешней системы»</w:t>
        </w:r>
        <w:r>
          <w:rPr>
            <w:rFonts w:ascii="Times New Roman" w:hAnsi="Times New Roman"/>
            <w:color w:val="000000"/>
            <w:sz w:val="20"/>
          </w:rPr>
          <w:fldChar w:fldCharType="end"/>
        </w:r>
        <w:r>
          <w:rPr>
            <w:rFonts w:ascii="Times New Roman" w:hAnsi="Times New Roman"/>
            <w:color w:val="000000"/>
            <w:sz w:val="20"/>
          </w:rPr>
          <w:t>.</w:t>
        </w:r>
      </w:ins>
    </w:p>
    <w:p w14:paraId="7C395ADC" w14:textId="77777777" w:rsidR="003D271F" w:rsidRDefault="00406DFC">
      <w:pPr>
        <w:numPr>
          <w:ilvl w:val="0"/>
          <w:numId w:val="31"/>
        </w:numPr>
        <w:tabs>
          <w:tab w:val="left" w:pos="240"/>
        </w:tabs>
        <w:spacing w:before="200" w:after="0" w:line="240" w:lineRule="auto"/>
        <w:ind w:left="240" w:hanging="40"/>
      </w:pPr>
      <w:bookmarkStart w:id="1083" w:name="d5e1366"/>
      <w:bookmarkStart w:id="1084" w:name="d5e891"/>
      <w:r>
        <w:rPr>
          <w:rFonts w:ascii="Times New Roman" w:hAnsi="Times New Roman"/>
          <w:color w:val="000000"/>
          <w:sz w:val="20"/>
        </w:rPr>
        <w:t>Отмена операции возможна из СУБО и из Спектрум:</w:t>
      </w:r>
    </w:p>
    <w:p w14:paraId="3F5FACAC" w14:textId="77777777" w:rsidR="003D271F" w:rsidRDefault="00406DFC">
      <w:pPr>
        <w:tabs>
          <w:tab w:val="left" w:pos="480"/>
        </w:tabs>
        <w:spacing w:before="200" w:after="0" w:line="240" w:lineRule="auto"/>
        <w:ind w:left="480" w:hanging="240"/>
      </w:pPr>
      <w:bookmarkStart w:id="1085" w:name="d5e1369"/>
      <w:bookmarkStart w:id="1086" w:name="d5e1368"/>
      <w:bookmarkStart w:id="1087" w:name="d5e894"/>
      <w:bookmarkStart w:id="1088" w:name="d5e893"/>
      <w:bookmarkEnd w:id="1083"/>
      <w:bookmarkEnd w:id="1084"/>
      <w:r>
        <w:rPr>
          <w:rFonts w:ascii="Times New Roman" w:hAnsi="Times New Roman"/>
          <w:color w:val="000000"/>
          <w:sz w:val="20"/>
        </w:rPr>
        <w:t>2.1.</w:t>
      </w:r>
      <w:r>
        <w:rPr>
          <w:rFonts w:ascii="Times New Roman" w:hAnsi="Times New Roman"/>
          <w:color w:val="000000"/>
          <w:sz w:val="20"/>
        </w:rPr>
        <w:tab/>
        <w:t>Отмена операции из СУБО осуществляется вызовом сервиса JournalService.cancel. Производится отправка синхронизации статуса в СУБО, которая должна быть обработана, как пов</w:t>
      </w:r>
      <w:r>
        <w:rPr>
          <w:rFonts w:ascii="Times New Roman" w:hAnsi="Times New Roman"/>
          <w:color w:val="000000"/>
          <w:sz w:val="20"/>
        </w:rPr>
        <w:t>торные вызовы.</w:t>
      </w:r>
    </w:p>
    <w:p w14:paraId="54701AF9" w14:textId="77777777" w:rsidR="003D271F" w:rsidRDefault="00406DFC">
      <w:pPr>
        <w:tabs>
          <w:tab w:val="left" w:pos="480"/>
        </w:tabs>
        <w:spacing w:before="200" w:after="0" w:line="240" w:lineRule="auto"/>
        <w:ind w:left="480" w:hanging="240"/>
      </w:pPr>
      <w:bookmarkStart w:id="1089" w:name="d5e1371"/>
      <w:bookmarkStart w:id="1090" w:name="d5e896"/>
      <w:bookmarkEnd w:id="1085"/>
      <w:bookmarkEnd w:id="1086"/>
      <w:bookmarkEnd w:id="1087"/>
      <w:bookmarkEnd w:id="1088"/>
      <w:r>
        <w:rPr>
          <w:rFonts w:ascii="Times New Roman" w:hAnsi="Times New Roman"/>
          <w:color w:val="000000"/>
          <w:sz w:val="20"/>
        </w:rPr>
        <w:t>2.2.</w:t>
      </w:r>
      <w:r>
        <w:rPr>
          <w:rFonts w:ascii="Times New Roman" w:hAnsi="Times New Roman"/>
          <w:color w:val="000000"/>
          <w:sz w:val="20"/>
        </w:rPr>
        <w:tab/>
        <w:t>Отмена операции в Спектрум осуществляется:</w:t>
      </w:r>
    </w:p>
    <w:p w14:paraId="6BC7B026" w14:textId="77777777" w:rsidR="003D271F" w:rsidRDefault="00406DFC">
      <w:pPr>
        <w:tabs>
          <w:tab w:val="left" w:pos="720"/>
        </w:tabs>
        <w:spacing w:before="200" w:after="0" w:line="240" w:lineRule="auto"/>
        <w:ind w:left="720" w:hanging="240"/>
      </w:pPr>
      <w:bookmarkStart w:id="1091" w:name="d5e1374"/>
      <w:bookmarkStart w:id="1092" w:name="d5e1373"/>
      <w:bookmarkStart w:id="1093" w:name="d5e899"/>
      <w:bookmarkStart w:id="1094" w:name="d5e898"/>
      <w:bookmarkEnd w:id="1089"/>
      <w:bookmarkEnd w:id="1090"/>
      <w:r>
        <w:rPr>
          <w:rFonts w:ascii="Times New Roman" w:hAnsi="Times New Roman"/>
          <w:color w:val="000000"/>
          <w:sz w:val="20"/>
        </w:rPr>
        <w:t>2.2.1.</w:t>
      </w:r>
      <w:r>
        <w:rPr>
          <w:rFonts w:ascii="Times New Roman" w:hAnsi="Times New Roman"/>
          <w:color w:val="000000"/>
          <w:sz w:val="20"/>
        </w:rPr>
        <w:tab/>
        <w:t xml:space="preserve">Контролером: в Журнале операций по кнопке "Отменить" (см. </w:t>
      </w:r>
      <w:hyperlink w:anchor="form_oj">
        <w:r>
          <w:rPr>
            <w:rFonts w:ascii="Times New Roman" w:hAnsi="Times New Roman"/>
            <w:color w:val="000000"/>
            <w:sz w:val="20"/>
          </w:rPr>
          <w:t>Раздел 4.3.2.1.2, «Доработка формы "Журнал операций"»</w:t>
        </w:r>
      </w:hyperlink>
      <w:r>
        <w:rPr>
          <w:rFonts w:ascii="Times New Roman" w:hAnsi="Times New Roman"/>
          <w:color w:val="000000"/>
          <w:sz w:val="20"/>
        </w:rPr>
        <w:t xml:space="preserve">) или в журнале контроля по кнопке "Контроль </w:t>
      </w:r>
      <w:r>
        <w:rPr>
          <w:rFonts w:ascii="Times New Roman" w:hAnsi="Times New Roman"/>
          <w:color w:val="000000"/>
          <w:sz w:val="20"/>
        </w:rPr>
        <w:t xml:space="preserve">не пройден" (см. </w:t>
      </w:r>
      <w:hyperlink w:anchor="form_control">
        <w:r>
          <w:rPr>
            <w:rFonts w:ascii="Times New Roman" w:hAnsi="Times New Roman"/>
            <w:color w:val="000000"/>
            <w:sz w:val="20"/>
          </w:rPr>
          <w:t>Раздел 4.3.2.1.5, «Справочно: форма "Контроль операций"»</w:t>
        </w:r>
      </w:hyperlink>
      <w:r>
        <w:rPr>
          <w:rFonts w:ascii="Times New Roman" w:hAnsi="Times New Roman"/>
          <w:color w:val="000000"/>
          <w:sz w:val="20"/>
        </w:rPr>
        <w:t>).</w:t>
      </w:r>
    </w:p>
    <w:p w14:paraId="66BD9F02" w14:textId="77777777" w:rsidR="003D271F" w:rsidRDefault="00406DFC">
      <w:pPr>
        <w:tabs>
          <w:tab w:val="left" w:pos="720"/>
        </w:tabs>
        <w:spacing w:before="200" w:after="0" w:line="240" w:lineRule="auto"/>
        <w:ind w:left="720" w:hanging="240"/>
      </w:pPr>
      <w:bookmarkStart w:id="1095" w:name="d5e1378"/>
      <w:bookmarkStart w:id="1096" w:name="d5e903"/>
      <w:bookmarkEnd w:id="1091"/>
      <w:bookmarkEnd w:id="1092"/>
      <w:bookmarkEnd w:id="1093"/>
      <w:bookmarkEnd w:id="1094"/>
      <w:r>
        <w:rPr>
          <w:rFonts w:ascii="Times New Roman" w:hAnsi="Times New Roman"/>
          <w:color w:val="000000"/>
          <w:sz w:val="20"/>
        </w:rPr>
        <w:t>2.2.2.</w:t>
      </w:r>
      <w:r>
        <w:rPr>
          <w:rFonts w:ascii="Times New Roman" w:hAnsi="Times New Roman"/>
          <w:color w:val="000000"/>
          <w:sz w:val="20"/>
        </w:rPr>
        <w:tab/>
        <w:t xml:space="preserve">Кассовым работником: в Журнале операций по кнопке "Отменить" (см. </w:t>
      </w:r>
      <w:hyperlink w:anchor="form_oj">
        <w:r>
          <w:rPr>
            <w:rFonts w:ascii="Times New Roman" w:hAnsi="Times New Roman"/>
            <w:color w:val="000000"/>
            <w:sz w:val="20"/>
          </w:rPr>
          <w:t>Раздел 4.3.2.1.2, «Доработка формы "Журнал</w:t>
        </w:r>
        <w:r>
          <w:rPr>
            <w:rFonts w:ascii="Times New Roman" w:hAnsi="Times New Roman"/>
            <w:color w:val="000000"/>
            <w:sz w:val="20"/>
          </w:rPr>
          <w:t xml:space="preserve"> операций"»</w:t>
        </w:r>
      </w:hyperlink>
      <w:r>
        <w:rPr>
          <w:rFonts w:ascii="Times New Roman" w:hAnsi="Times New Roman"/>
          <w:color w:val="000000"/>
          <w:sz w:val="20"/>
        </w:rPr>
        <w:t>)</w:t>
      </w:r>
    </w:p>
    <w:p w14:paraId="1389FDA6" w14:textId="77777777" w:rsidR="003D271F" w:rsidRDefault="00406DFC">
      <w:pPr>
        <w:numPr>
          <w:ilvl w:val="0"/>
          <w:numId w:val="31"/>
        </w:numPr>
        <w:tabs>
          <w:tab w:val="left" w:pos="240"/>
        </w:tabs>
        <w:spacing w:before="200" w:after="0" w:line="240" w:lineRule="auto"/>
        <w:ind w:left="240" w:hanging="40"/>
      </w:pPr>
      <w:bookmarkStart w:id="1097" w:name="d5e1381"/>
      <w:bookmarkStart w:id="1098" w:name="d5e906"/>
      <w:bookmarkEnd w:id="1095"/>
      <w:bookmarkEnd w:id="1096"/>
      <w:r>
        <w:rPr>
          <w:rFonts w:ascii="Times New Roman" w:hAnsi="Times New Roman"/>
          <w:color w:val="000000"/>
          <w:sz w:val="20"/>
        </w:rPr>
        <w:t xml:space="preserve">При контроле отправляется запрос на синхронизацию статуса в СУБО (см. </w:t>
      </w:r>
      <w:hyperlink w:anchor="method_createMQ_request">
        <w:r>
          <w:rPr>
            <w:rFonts w:ascii="Times New Roman" w:hAnsi="Times New Roman"/>
            <w:color w:val="000000"/>
            <w:sz w:val="20"/>
          </w:rPr>
          <w:t>Раздел 4.3.2.4.8, «Разработка метода формирования запроса в MQ на "Смену статуса операции"»</w:t>
        </w:r>
      </w:hyperlink>
      <w:r>
        <w:rPr>
          <w:rFonts w:ascii="Times New Roman" w:hAnsi="Times New Roman"/>
          <w:color w:val="000000"/>
          <w:sz w:val="20"/>
        </w:rPr>
        <w:t>).</w:t>
      </w:r>
    </w:p>
    <w:p w14:paraId="2FD48EB1" w14:textId="62BA8F9D" w:rsidR="003D271F" w:rsidRDefault="00406DFC">
      <w:pPr>
        <w:numPr>
          <w:ilvl w:val="0"/>
          <w:numId w:val="31"/>
        </w:numPr>
        <w:tabs>
          <w:tab w:val="left" w:pos="240"/>
        </w:tabs>
        <w:spacing w:before="200" w:after="0" w:line="240" w:lineRule="auto"/>
        <w:ind w:left="240" w:hanging="40"/>
      </w:pPr>
      <w:bookmarkStart w:id="1099" w:name="d5e1384"/>
      <w:bookmarkStart w:id="1100" w:name="d5e909"/>
      <w:bookmarkEnd w:id="1097"/>
      <w:bookmarkEnd w:id="1098"/>
      <w:r>
        <w:rPr>
          <w:rFonts w:ascii="Times New Roman" w:hAnsi="Times New Roman"/>
          <w:color w:val="000000"/>
          <w:sz w:val="20"/>
        </w:rPr>
        <w:t>При подтверждении отправится запр</w:t>
      </w:r>
      <w:r>
        <w:rPr>
          <w:rFonts w:ascii="Times New Roman" w:hAnsi="Times New Roman"/>
          <w:color w:val="000000"/>
          <w:sz w:val="20"/>
        </w:rPr>
        <w:t>ос hold (резервирование денежных средств на счете списания) и post (списание зарезервированных на счете денежных средств) в УСБС</w:t>
      </w:r>
      <w:del w:id="1101" w:author="Yulia A. Trifonova" w:date="2021-08-09T23:51:00Z">
        <w:r w:rsidR="00CE5630">
          <w:rPr>
            <w:rFonts w:ascii="Times New Roman" w:hAnsi="Times New Roman"/>
            <w:color w:val="000000"/>
            <w:sz w:val="20"/>
          </w:rPr>
          <w:delText>.</w:delText>
        </w:r>
      </w:del>
      <w:ins w:id="1102" w:author="Yulia A. Trifonova" w:date="2021-08-09T23:51:00Z">
        <w:r>
          <w:rPr>
            <w:rFonts w:ascii="Times New Roman" w:hAnsi="Times New Roman"/>
            <w:color w:val="000000"/>
            <w:sz w:val="20"/>
          </w:rPr>
          <w:t>, в которые передается сумма комиссии, полученная из СУБО при создании операции.</w:t>
        </w:r>
      </w:ins>
      <w:r>
        <w:rPr>
          <w:rFonts w:ascii="Times New Roman" w:hAnsi="Times New Roman"/>
          <w:color w:val="000000"/>
          <w:sz w:val="20"/>
        </w:rPr>
        <w:t xml:space="preserve"> После успешного подтверждения операции отправля</w:t>
      </w:r>
      <w:r>
        <w:rPr>
          <w:rFonts w:ascii="Times New Roman" w:hAnsi="Times New Roman"/>
          <w:color w:val="000000"/>
          <w:sz w:val="20"/>
        </w:rPr>
        <w:t xml:space="preserve">ется запрос на синхронизацию статуса операции в СУБО (см. </w:t>
      </w:r>
      <w:hyperlink w:anchor="method_createMQ_request">
        <w:r>
          <w:rPr>
            <w:rFonts w:ascii="Times New Roman" w:hAnsi="Times New Roman"/>
            <w:color w:val="000000"/>
            <w:sz w:val="20"/>
          </w:rPr>
          <w:t>Раздел 4.3.2.4.8, «Разработка метода формирования запроса в MQ на "Смену статуса операции"»</w:t>
        </w:r>
      </w:hyperlink>
      <w:r>
        <w:rPr>
          <w:rFonts w:ascii="Times New Roman" w:hAnsi="Times New Roman"/>
          <w:color w:val="000000"/>
          <w:sz w:val="20"/>
        </w:rPr>
        <w:t>).</w:t>
      </w:r>
    </w:p>
    <w:bookmarkEnd w:id="1099"/>
    <w:bookmarkEnd w:id="1100"/>
    <w:p w14:paraId="0872D76C" w14:textId="2A24736C" w:rsidR="003D271F" w:rsidRDefault="00406DFC">
      <w:pPr>
        <w:spacing w:before="200" w:after="0" w:line="240" w:lineRule="auto"/>
        <w:ind w:left="240"/>
      </w:pPr>
      <w:r>
        <w:rPr>
          <w:rFonts w:ascii="Times New Roman" w:hAnsi="Times New Roman"/>
          <w:color w:val="000000"/>
          <w:sz w:val="20"/>
        </w:rPr>
        <w:t>Ожидание ответов от сервисов блокирует форму подтверждения</w:t>
      </w:r>
      <w:r>
        <w:rPr>
          <w:rFonts w:ascii="Times New Roman" w:hAnsi="Times New Roman"/>
          <w:color w:val="000000"/>
          <w:sz w:val="20"/>
        </w:rPr>
        <w:t xml:space="preserve"> операций. В запросах hold (резервирование денежных средств на счете списания) и post (списание зарезервированных на счете денежных средств) в УСБС передается сумма комиссии, полученная </w:t>
      </w:r>
      <w:del w:id="1103" w:author="Yulia A. Trifonova" w:date="2021-08-09T23:51:00Z">
        <w:r w:rsidR="00CE5630">
          <w:rPr>
            <w:rFonts w:ascii="Times New Roman" w:hAnsi="Times New Roman"/>
            <w:color w:val="000000"/>
            <w:sz w:val="20"/>
          </w:rPr>
          <w:delText>на CheckForDebit</w:delText>
        </w:r>
      </w:del>
      <w:ins w:id="1104" w:author="Yulia A. Trifonova" w:date="2021-08-09T23:51:00Z">
        <w:r>
          <w:rPr>
            <w:rFonts w:ascii="Times New Roman" w:hAnsi="Times New Roman"/>
            <w:color w:val="000000"/>
            <w:sz w:val="20"/>
          </w:rPr>
          <w:t>из СУБО</w:t>
        </w:r>
        <w:r>
          <w:rPr>
            <w:rFonts w:ascii="Times New Roman" w:hAnsi="Times New Roman"/>
            <w:color w:val="000000"/>
            <w:sz w:val="15"/>
            <w:vertAlign w:val="superscript"/>
          </w:rPr>
          <w:footnoteReference w:customMarkFollows="1" w:id="4"/>
          <w:t>4</w:t>
        </w:r>
      </w:ins>
      <w:r>
        <w:rPr>
          <w:rFonts w:ascii="Times New Roman" w:hAnsi="Times New Roman"/>
          <w:color w:val="000000"/>
          <w:sz w:val="20"/>
        </w:rPr>
        <w:t xml:space="preserve"> (операция 7000 "Комиссия по загруженным наличным операциям ТС</w:t>
      </w:r>
      <w:r>
        <w:rPr>
          <w:rFonts w:ascii="Times New Roman" w:hAnsi="Times New Roman"/>
          <w:color w:val="000000"/>
          <w:sz w:val="20"/>
        </w:rPr>
        <w:t>").</w:t>
      </w:r>
    </w:p>
    <w:p w14:paraId="38BF09C6" w14:textId="0C32EBB9" w:rsidR="003D271F" w:rsidRDefault="00406DFC">
      <w:pPr>
        <w:numPr>
          <w:ilvl w:val="0"/>
          <w:numId w:val="31"/>
        </w:numPr>
        <w:tabs>
          <w:tab w:val="left" w:pos="240"/>
        </w:tabs>
        <w:spacing w:before="200" w:after="0" w:line="240" w:lineRule="auto"/>
        <w:ind w:left="240" w:hanging="40"/>
      </w:pPr>
      <w:bookmarkStart w:id="1107" w:name="d5e1390"/>
      <w:bookmarkStart w:id="1108" w:name="d5e913"/>
      <w:r>
        <w:rPr>
          <w:rFonts w:ascii="Times New Roman" w:hAnsi="Times New Roman"/>
          <w:color w:val="000000"/>
          <w:sz w:val="20"/>
        </w:rPr>
        <w:t>При успешном подтверждении отправляется документ в Главную Книгу через интеграционный сервис (SpectrumTrs24): выгрузка в БИСквит (текущая технология отправки ScCreateDoc</w:t>
      </w:r>
      <w:del w:id="1109" w:author="Yulia A. Trifonova" w:date="2021-08-09T23:51:00Z">
        <w:r w:rsidR="00CE5630">
          <w:rPr>
            <w:rFonts w:ascii="Times New Roman" w:hAnsi="Times New Roman"/>
            <w:color w:val="000000"/>
            <w:sz w:val="20"/>
          </w:rPr>
          <w:delText>). В следующих релизах будет проработан вопрос</w:delText>
        </w:r>
      </w:del>
      <w:ins w:id="1110" w:author="Yulia A. Trifonova" w:date="2021-08-09T23:51:00Z">
        <w:r>
          <w:rPr>
            <w:rFonts w:ascii="Times New Roman" w:hAnsi="Times New Roman"/>
            <w:color w:val="000000"/>
            <w:sz w:val="20"/>
          </w:rPr>
          <w:t>) или в ЦФТ2.0 (текущая технология</w:t>
        </w:r>
      </w:ins>
      <w:r>
        <w:rPr>
          <w:rFonts w:ascii="Times New Roman" w:hAnsi="Times New Roman"/>
          <w:color w:val="000000"/>
          <w:sz w:val="20"/>
        </w:rPr>
        <w:t xml:space="preserve"> отправки </w:t>
      </w:r>
      <w:del w:id="1111" w:author="Yulia A. Trifonova" w:date="2021-08-09T23:51:00Z">
        <w:r w:rsidR="00CE5630">
          <w:rPr>
            <w:rFonts w:ascii="Times New Roman" w:hAnsi="Times New Roman"/>
            <w:color w:val="000000"/>
            <w:sz w:val="20"/>
          </w:rPr>
          <w:delText>в ГК ЦФТ2.0 или Бисквит</w:delText>
        </w:r>
      </w:del>
      <w:ins w:id="1112" w:author="Yulia A. Trifonova" w:date="2021-08-09T23:51:00Z">
        <w:r>
          <w:rPr>
            <w:rFonts w:ascii="Times New Roman" w:hAnsi="Times New Roman"/>
            <w:color w:val="000000"/>
            <w:sz w:val="20"/>
          </w:rPr>
          <w:t>T_CABS_CREATE_DOC)</w:t>
        </w:r>
      </w:ins>
      <w:r>
        <w:rPr>
          <w:rFonts w:ascii="Times New Roman" w:hAnsi="Times New Roman"/>
          <w:color w:val="000000"/>
          <w:sz w:val="20"/>
        </w:rPr>
        <w:t xml:space="preserve"> в зависимости от тог</w:t>
      </w:r>
      <w:r>
        <w:rPr>
          <w:rFonts w:ascii="Times New Roman" w:hAnsi="Times New Roman"/>
          <w:color w:val="000000"/>
          <w:sz w:val="20"/>
        </w:rPr>
        <w:t xml:space="preserve">о, на какую ГК маршрутизирован филиал </w:t>
      </w:r>
      <w:ins w:id="1113" w:author="Yulia A. Trifonova" w:date="2021-08-09T23:51:00Z">
        <w:r>
          <w:rPr>
            <w:rFonts w:ascii="Times New Roman" w:hAnsi="Times New Roman"/>
            <w:color w:val="000000"/>
            <w:sz w:val="20"/>
          </w:rPr>
          <w:t xml:space="preserve">подразделения </w:t>
        </w:r>
      </w:ins>
      <w:r>
        <w:rPr>
          <w:rFonts w:ascii="Times New Roman" w:hAnsi="Times New Roman"/>
          <w:color w:val="000000"/>
          <w:sz w:val="20"/>
        </w:rPr>
        <w:t>проведения операции</w:t>
      </w:r>
      <w:ins w:id="1114" w:author="Yulia A. Trifonova" w:date="2021-08-09T23:51:00Z">
        <w:r>
          <w:rPr>
            <w:rFonts w:ascii="Times New Roman" w:hAnsi="Times New Roman"/>
            <w:color w:val="000000"/>
            <w:sz w:val="20"/>
          </w:rPr>
          <w:t xml:space="preserve"> (см. </w:t>
        </w:r>
        <w:r>
          <w:fldChar w:fldCharType="begin"/>
        </w:r>
        <w:r>
          <w:instrText xml:space="preserve"> HYPERLINK \l "form_deptRoute" \h </w:instrText>
        </w:r>
        <w:r>
          <w:fldChar w:fldCharType="separate"/>
        </w:r>
        <w:r>
          <w:rPr>
            <w:rFonts w:ascii="Times New Roman" w:hAnsi="Times New Roman"/>
            <w:color w:val="000000"/>
            <w:sz w:val="20"/>
          </w:rPr>
          <w:t>Раздел 4.3.2.3.8, «Справочно: форма "Маршрутизация документов подразделения"»</w:t>
        </w:r>
        <w:r>
          <w:rPr>
            <w:rFonts w:ascii="Times New Roman" w:hAnsi="Times New Roman"/>
            <w:color w:val="000000"/>
            <w:sz w:val="20"/>
          </w:rPr>
          <w:fldChar w:fldCharType="end"/>
        </w:r>
        <w:r>
          <w:rPr>
            <w:rFonts w:ascii="Times New Roman" w:hAnsi="Times New Roman"/>
            <w:color w:val="000000"/>
            <w:sz w:val="20"/>
          </w:rPr>
          <w:t>).</w:t>
        </w:r>
      </w:ins>
    </w:p>
    <w:p w14:paraId="13E6CBF8" w14:textId="77777777" w:rsidR="003D271F" w:rsidRDefault="00406DFC">
      <w:pPr>
        <w:numPr>
          <w:ilvl w:val="0"/>
          <w:numId w:val="31"/>
        </w:numPr>
        <w:tabs>
          <w:tab w:val="left" w:pos="240"/>
        </w:tabs>
        <w:spacing w:before="200" w:after="0" w:line="240" w:lineRule="auto"/>
        <w:ind w:left="240" w:hanging="40"/>
      </w:pPr>
      <w:bookmarkStart w:id="1115" w:name="d5e1393"/>
      <w:bookmarkStart w:id="1116" w:name="d5e915"/>
      <w:bookmarkEnd w:id="1107"/>
      <w:bookmarkEnd w:id="1108"/>
      <w:r>
        <w:rPr>
          <w:rFonts w:ascii="Times New Roman" w:hAnsi="Times New Roman"/>
          <w:color w:val="000000"/>
          <w:sz w:val="20"/>
        </w:rPr>
        <w:t>При аннулировании операций отправляется запрос на аннулировани</w:t>
      </w:r>
      <w:r>
        <w:rPr>
          <w:rFonts w:ascii="Times New Roman" w:hAnsi="Times New Roman"/>
          <w:color w:val="000000"/>
          <w:sz w:val="20"/>
        </w:rPr>
        <w:t>е в ГК</w:t>
      </w:r>
      <w:ins w:id="1117" w:author="Yulia A. Trifonova" w:date="2021-08-09T23:51:00Z">
        <w:r>
          <w:rPr>
            <w:rFonts w:ascii="Times New Roman" w:hAnsi="Times New Roman"/>
            <w:color w:val="000000"/>
            <w:sz w:val="20"/>
          </w:rPr>
          <w:t xml:space="preserve"> (ЦФТ2.0 или Бисквит), если была отправка запроса на создание</w:t>
        </w:r>
      </w:ins>
      <w:r>
        <w:rPr>
          <w:rFonts w:ascii="Times New Roman" w:hAnsi="Times New Roman"/>
          <w:color w:val="000000"/>
          <w:sz w:val="20"/>
        </w:rPr>
        <w:t xml:space="preserve">, а так же отправляется синхронизация статуса операции в СУБО (см. </w:t>
      </w:r>
      <w:hyperlink w:anchor="method_createMQ_request">
        <w:r>
          <w:rPr>
            <w:rFonts w:ascii="Times New Roman" w:hAnsi="Times New Roman"/>
            <w:color w:val="000000"/>
            <w:sz w:val="20"/>
          </w:rPr>
          <w:t>Раздел 4.3.2.4.8, «Разработка метода формирования запроса в MQ на "Смену ста</w:t>
        </w:r>
        <w:r>
          <w:rPr>
            <w:rFonts w:ascii="Times New Roman" w:hAnsi="Times New Roman"/>
            <w:color w:val="000000"/>
            <w:sz w:val="20"/>
          </w:rPr>
          <w:t>туса операции"»</w:t>
        </w:r>
      </w:hyperlink>
      <w:r>
        <w:rPr>
          <w:rFonts w:ascii="Times New Roman" w:hAnsi="Times New Roman"/>
          <w:color w:val="000000"/>
          <w:sz w:val="20"/>
        </w:rPr>
        <w:t>). Аннулирование возможно лишь в связи с ошибками на запросы hold (резервирование денежных средств на счете списания) и post (списание зарезервированных на счете денежных средств), через журнал операций аннулирование невозможно.</w:t>
      </w:r>
    </w:p>
    <w:p w14:paraId="182BB72C" w14:textId="77777777" w:rsidR="003D271F" w:rsidRDefault="00406DFC">
      <w:pPr>
        <w:numPr>
          <w:ilvl w:val="0"/>
          <w:numId w:val="31"/>
        </w:numPr>
        <w:tabs>
          <w:tab w:val="left" w:pos="240"/>
        </w:tabs>
        <w:spacing w:before="200" w:after="0" w:line="240" w:lineRule="auto"/>
        <w:ind w:left="240" w:hanging="40"/>
      </w:pPr>
      <w:bookmarkStart w:id="1118" w:name="d5e1396"/>
      <w:bookmarkStart w:id="1119" w:name="d5e918"/>
      <w:bookmarkEnd w:id="1115"/>
      <w:bookmarkEnd w:id="1116"/>
      <w:r>
        <w:rPr>
          <w:rFonts w:ascii="Times New Roman" w:hAnsi="Times New Roman"/>
          <w:color w:val="000000"/>
          <w:sz w:val="20"/>
        </w:rPr>
        <w:t>При выгрузке</w:t>
      </w:r>
      <w:r>
        <w:rPr>
          <w:rFonts w:ascii="Times New Roman" w:hAnsi="Times New Roman"/>
          <w:color w:val="000000"/>
          <w:sz w:val="20"/>
        </w:rPr>
        <w:t xml:space="preserve"> операций из журнала урегулирования наличных операций (см. </w:t>
      </w:r>
      <w:hyperlink w:anchor="form_journalUregulirovanie">
        <w:r>
          <w:rPr>
            <w:rFonts w:ascii="Times New Roman" w:hAnsi="Times New Roman"/>
            <w:color w:val="000000"/>
            <w:sz w:val="20"/>
          </w:rPr>
          <w:t>Раздел 4.3.2.1.4, «Справочно: форма "Журнал для ручного урегулирования наличных операций"»</w:t>
        </w:r>
      </w:hyperlink>
      <w:r>
        <w:rPr>
          <w:rFonts w:ascii="Times New Roman" w:hAnsi="Times New Roman"/>
          <w:color w:val="000000"/>
          <w:sz w:val="20"/>
        </w:rPr>
        <w:t>) бизнес-ошибки при интеграции с УСБС обрабатываются как т</w:t>
      </w:r>
      <w:r>
        <w:rPr>
          <w:rFonts w:ascii="Times New Roman" w:hAnsi="Times New Roman"/>
          <w:color w:val="000000"/>
          <w:sz w:val="20"/>
        </w:rPr>
        <w:t>ехнические.</w:t>
      </w:r>
    </w:p>
    <w:p w14:paraId="601ED0CC" w14:textId="77777777" w:rsidR="003D271F" w:rsidRDefault="00406DFC">
      <w:pPr>
        <w:numPr>
          <w:ilvl w:val="0"/>
          <w:numId w:val="31"/>
        </w:numPr>
        <w:tabs>
          <w:tab w:val="left" w:pos="240"/>
        </w:tabs>
        <w:spacing w:before="200" w:after="0" w:line="240" w:lineRule="auto"/>
        <w:ind w:left="240" w:hanging="40"/>
      </w:pPr>
      <w:bookmarkStart w:id="1120" w:name="d5e1399"/>
      <w:bookmarkStart w:id="1121" w:name="d5e921"/>
      <w:bookmarkEnd w:id="1118"/>
      <w:bookmarkEnd w:id="1119"/>
      <w:r>
        <w:rPr>
          <w:rFonts w:ascii="Times New Roman" w:hAnsi="Times New Roman"/>
          <w:color w:val="000000"/>
          <w:sz w:val="20"/>
        </w:rPr>
        <w:lastRenderedPageBreak/>
        <w:t>Все вызовы сервиса по синхронизации статуса в СУБО при получении технической ошибки выполняют повторный вызов (общее количество 2) через интервал в 10 секунд. Ошибка в ответе на сервис синхронизации статуса в СУБО не влияет на продолжение сцена</w:t>
      </w:r>
      <w:r>
        <w:rPr>
          <w:rFonts w:ascii="Times New Roman" w:hAnsi="Times New Roman"/>
          <w:color w:val="000000"/>
          <w:sz w:val="20"/>
        </w:rPr>
        <w:t>рия операции.</w:t>
      </w:r>
    </w:p>
    <w:p w14:paraId="193D1CB2" w14:textId="77777777" w:rsidR="003D271F" w:rsidRDefault="00406DFC">
      <w:pPr>
        <w:spacing w:before="200" w:after="0" w:line="240" w:lineRule="auto"/>
      </w:pPr>
      <w:bookmarkStart w:id="1122" w:name="method_ScCreate"/>
      <w:bookmarkEnd w:id="1120"/>
      <w:bookmarkEnd w:id="1121"/>
      <w:r>
        <w:rPr>
          <w:rFonts w:ascii="Arial" w:hAnsi="Arial"/>
          <w:b/>
          <w:color w:val="000000"/>
          <w:sz w:val="20"/>
        </w:rPr>
        <w:t>4.3.2.4.2. Справочно: выгрузка операций в БИСквит</w:t>
      </w:r>
    </w:p>
    <w:bookmarkEnd w:id="1122"/>
    <w:p w14:paraId="5882926F" w14:textId="1889C458" w:rsidR="003D271F" w:rsidRDefault="00406DFC">
      <w:pPr>
        <w:spacing w:before="200" w:after="0" w:line="240" w:lineRule="auto"/>
      </w:pPr>
      <w:r>
        <w:rPr>
          <w:rFonts w:ascii="Times New Roman" w:hAnsi="Times New Roman"/>
          <w:color w:val="000000"/>
          <w:sz w:val="20"/>
        </w:rPr>
        <w:t xml:space="preserve">Необходимо доработать выгрузку операций в БИСквит таким образом, чтобы после подтверждения операции производилась выгрузка документа по технологии ScCreateDocs - см. пример </w:t>
      </w:r>
      <w:del w:id="1123" w:author="Yulia A. Trifonova" w:date="2021-08-09T23:51:00Z">
        <w:r>
          <w:fldChar w:fldCharType="begin"/>
        </w:r>
        <w:r>
          <w:delInstrText xml:space="preserve"> HYPERLINK \l "appendix_ScCreateDocs" \h </w:delInstrText>
        </w:r>
        <w:r>
          <w:fldChar w:fldCharType="separate"/>
        </w:r>
        <w:r w:rsidR="00CE5630">
          <w:rPr>
            <w:rFonts w:ascii="Times New Roman" w:hAnsi="Times New Roman"/>
            <w:i/>
            <w:color w:val="000000"/>
            <w:sz w:val="20"/>
          </w:rPr>
          <w:delText>Выгрузка операции в БИСквит</w:delText>
        </w:r>
        <w:r>
          <w:rPr>
            <w:rFonts w:ascii="Times New Roman" w:hAnsi="Times New Roman"/>
            <w:i/>
            <w:color w:val="000000"/>
            <w:sz w:val="20"/>
          </w:rPr>
          <w:fldChar w:fldCharType="end"/>
        </w:r>
      </w:del>
      <w:ins w:id="1124" w:author="Yulia A. Trifonova" w:date="2021-08-09T23:51:00Z">
        <w:r>
          <w:fldChar w:fldCharType="begin"/>
        </w:r>
        <w:r>
          <w:instrText xml:space="preserve"> HYPERLINK \l "appendix_ScCreateDocs" \h </w:instrText>
        </w:r>
        <w:r>
          <w:fldChar w:fldCharType="separate"/>
        </w:r>
        <w:r>
          <w:rPr>
            <w:rFonts w:ascii="Times New Roman" w:hAnsi="Times New Roman"/>
            <w:i/>
            <w:color w:val="000000"/>
            <w:sz w:val="20"/>
          </w:rPr>
          <w:t>Выгрузка операции в БИСквит</w:t>
        </w:r>
        <w:r>
          <w:rPr>
            <w:rFonts w:ascii="Times New Roman" w:hAnsi="Times New Roman"/>
            <w:i/>
            <w:color w:val="000000"/>
            <w:sz w:val="20"/>
          </w:rPr>
          <w:fldChar w:fldCharType="end"/>
        </w:r>
      </w:ins>
      <w:r>
        <w:rPr>
          <w:rFonts w:ascii="Times New Roman" w:hAnsi="Times New Roman"/>
          <w:color w:val="000000"/>
          <w:sz w:val="20"/>
        </w:rPr>
        <w:t>.</w:t>
      </w:r>
    </w:p>
    <w:p w14:paraId="243887E3" w14:textId="77777777" w:rsidR="003D271F" w:rsidRDefault="00406DFC">
      <w:pPr>
        <w:spacing w:before="200" w:after="0" w:line="240" w:lineRule="auto"/>
      </w:pPr>
      <w:r>
        <w:rPr>
          <w:rFonts w:ascii="Times New Roman" w:hAnsi="Times New Roman"/>
          <w:color w:val="000000"/>
          <w:sz w:val="20"/>
        </w:rPr>
        <w:t>После подтверждения операции Спектрум в он-лайне создает в БИСквит документ через существующий механизм SCCreateDocs в филиале проведения операции.</w:t>
      </w:r>
    </w:p>
    <w:p w14:paraId="27C1E7F5" w14:textId="77777777" w:rsidR="003D271F" w:rsidRDefault="00406DFC">
      <w:pPr>
        <w:spacing w:before="200" w:after="0" w:line="240" w:lineRule="auto"/>
      </w:pPr>
      <w:r>
        <w:rPr>
          <w:rFonts w:ascii="Times New Roman" w:hAnsi="Times New Roman"/>
          <w:color w:val="000000"/>
          <w:sz w:val="20"/>
        </w:rPr>
        <w:t>Содержание операции в БИСквит передае</w:t>
      </w:r>
      <w:r>
        <w:rPr>
          <w:rFonts w:ascii="Times New Roman" w:hAnsi="Times New Roman"/>
          <w:color w:val="000000"/>
          <w:sz w:val="20"/>
        </w:rPr>
        <w:t>тся то же, что пришло в Спектрум из смежной системы</w:t>
      </w:r>
      <w:ins w:id="1125" w:author="Yulia A. Trifonova" w:date="2021-08-09T23:51:00Z">
        <w:r>
          <w:rPr>
            <w:rFonts w:ascii="Times New Roman" w:hAnsi="Times New Roman"/>
            <w:color w:val="000000"/>
            <w:sz w:val="20"/>
          </w:rPr>
          <w:t xml:space="preserve"> </w:t>
        </w:r>
      </w:ins>
      <w:r>
        <w:rPr>
          <w:rFonts w:ascii="Times New Roman" w:hAnsi="Times New Roman"/>
          <w:color w:val="000000"/>
          <w:sz w:val="20"/>
        </w:rPr>
        <w:t>(в тег description запроса ScCreateDocs попадает то, что пришло в теге documents/description запроса JournalService.create).</w:t>
      </w:r>
    </w:p>
    <w:p w14:paraId="54EC6956" w14:textId="77777777" w:rsidR="003D271F" w:rsidRDefault="00406DFC">
      <w:pPr>
        <w:spacing w:before="200" w:after="0" w:line="240" w:lineRule="auto"/>
      </w:pPr>
      <w:bookmarkStart w:id="1126" w:name="method_ScCreate_techAcc"/>
      <w:r>
        <w:rPr>
          <w:rFonts w:ascii="Arial" w:hAnsi="Arial"/>
          <w:b/>
          <w:color w:val="000000"/>
          <w:sz w:val="20"/>
        </w:rPr>
        <w:t>4.3.2.4.2.1. Справочно: замена на технический счет при выгрузке в БИСквит</w:t>
      </w:r>
    </w:p>
    <w:bookmarkEnd w:id="1126"/>
    <w:p w14:paraId="0C91DF16" w14:textId="77777777" w:rsidR="003D271F" w:rsidRDefault="00406DFC">
      <w:pPr>
        <w:spacing w:before="200" w:after="0" w:line="240" w:lineRule="auto"/>
      </w:pPr>
      <w:r>
        <w:rPr>
          <w:rFonts w:ascii="Times New Roman" w:hAnsi="Times New Roman"/>
          <w:color w:val="000000"/>
          <w:sz w:val="20"/>
        </w:rPr>
        <w:t>Замена счета в проводке при выгрузке в БИСквит осуществляется по следующему алгоритму:</w:t>
      </w:r>
    </w:p>
    <w:p w14:paraId="53281679" w14:textId="77777777" w:rsidR="003D271F" w:rsidRDefault="00406DFC">
      <w:pPr>
        <w:spacing w:before="200" w:after="0" w:line="240" w:lineRule="auto"/>
      </w:pPr>
      <w:r>
        <w:rPr>
          <w:rFonts w:ascii="Times New Roman" w:hAnsi="Times New Roman"/>
          <w:color w:val="000000"/>
          <w:sz w:val="20"/>
        </w:rPr>
        <w:t xml:space="preserve">Если операция входит в группу 4 "Операции по счетам/картам Profile" (см. </w:t>
      </w:r>
      <w:hyperlink w:anchor="settings_operationGroup">
        <w:r>
          <w:rPr>
            <w:rFonts w:ascii="Times New Roman" w:hAnsi="Times New Roman"/>
            <w:color w:val="000000"/>
            <w:sz w:val="20"/>
          </w:rPr>
          <w:t>Раздел 4.3.2.3.6, «Настройка групп операций»</w:t>
        </w:r>
      </w:hyperlink>
      <w:r>
        <w:rPr>
          <w:rFonts w:ascii="Times New Roman" w:hAnsi="Times New Roman"/>
          <w:color w:val="000000"/>
          <w:sz w:val="20"/>
        </w:rPr>
        <w:t>) и не</w:t>
      </w:r>
      <w:r>
        <w:rPr>
          <w:rFonts w:ascii="Times New Roman" w:hAnsi="Times New Roman"/>
          <w:color w:val="000000"/>
          <w:sz w:val="20"/>
        </w:rPr>
        <w:t xml:space="preserve"> являются операциями списания с карт Профайл (коды 3093 и 3094), то действовать по текущей технологии: производится подмена некассовой стороны на технический счет.</w:t>
      </w:r>
    </w:p>
    <w:p w14:paraId="43F304BC" w14:textId="783E16EB" w:rsidR="003D271F" w:rsidRDefault="00406DFC">
      <w:pPr>
        <w:spacing w:before="200" w:after="0" w:line="240" w:lineRule="auto"/>
      </w:pPr>
      <w:r>
        <w:rPr>
          <w:rFonts w:ascii="Times New Roman" w:hAnsi="Times New Roman"/>
          <w:color w:val="000000"/>
          <w:sz w:val="20"/>
        </w:rPr>
        <w:t>Производится поиск единственного счета среди счетов подразделения КАССЫ и валюты КАССЫ, прин</w:t>
      </w:r>
      <w:r>
        <w:rPr>
          <w:rFonts w:ascii="Times New Roman" w:hAnsi="Times New Roman"/>
          <w:color w:val="000000"/>
          <w:sz w:val="20"/>
        </w:rPr>
        <w:t>адлежащих синтетическому счету из параметров VTB24_CT_TECH_SYNT_ACC_ID или VTB24_DT_TECH_SYNT_ACC_ID</w:t>
      </w:r>
      <w:del w:id="1127" w:author="Yulia A. Trifonova" w:date="2021-08-09T23:51:00Z">
        <w:r w:rsidR="00CE5630">
          <w:rPr>
            <w:rFonts w:ascii="Times New Roman" w:hAnsi="Times New Roman"/>
            <w:color w:val="000000"/>
            <w:sz w:val="15"/>
            <w:vertAlign w:val="superscript"/>
          </w:rPr>
          <w:footnoteReference w:customMarkFollows="1" w:id="5"/>
          <w:delText>3</w:delText>
        </w:r>
      </w:del>
      <w:ins w:id="1130" w:author="Yulia A. Trifonova" w:date="2021-08-09T23:51:00Z">
        <w:r>
          <w:rPr>
            <w:rFonts w:ascii="Times New Roman" w:hAnsi="Times New Roman"/>
            <w:color w:val="000000"/>
            <w:sz w:val="15"/>
            <w:vertAlign w:val="superscript"/>
          </w:rPr>
          <w:footnoteReference w:customMarkFollows="1" w:id="6"/>
          <w:t>5</w:t>
        </w:r>
      </w:ins>
      <w:r>
        <w:rPr>
          <w:rFonts w:ascii="Times New Roman" w:hAnsi="Times New Roman"/>
          <w:color w:val="000000"/>
          <w:sz w:val="20"/>
        </w:rPr>
        <w:t>.</w:t>
      </w:r>
    </w:p>
    <w:p w14:paraId="5D0985E6" w14:textId="77777777" w:rsidR="003D271F" w:rsidRDefault="00406DFC">
      <w:pPr>
        <w:spacing w:before="200" w:after="0" w:line="240" w:lineRule="auto"/>
      </w:pPr>
      <w:bookmarkStart w:id="1133" w:name="method_ScCreate_ExtInfo"/>
      <w:r>
        <w:rPr>
          <w:rFonts w:ascii="Arial" w:hAnsi="Arial"/>
          <w:b/>
          <w:color w:val="000000"/>
          <w:sz w:val="20"/>
        </w:rPr>
        <w:t>4.3.2.4.2.2. Справочно: заполнение секции ExtInfo-req</w:t>
      </w:r>
    </w:p>
    <w:bookmarkEnd w:id="1133"/>
    <w:p w14:paraId="5162AE15" w14:textId="77777777" w:rsidR="003D271F" w:rsidRDefault="00406DFC">
      <w:pPr>
        <w:spacing w:before="200" w:after="0" w:line="240" w:lineRule="auto"/>
      </w:pPr>
      <w:r>
        <w:rPr>
          <w:rFonts w:ascii="Times New Roman" w:hAnsi="Times New Roman"/>
          <w:color w:val="000000"/>
          <w:sz w:val="20"/>
        </w:rPr>
        <w:t>Раздел ExtInfo-req есть всегда при выгрузке документа ScCreateDocs из Спектрум в Бисквит. Описанная</w:t>
      </w:r>
      <w:r>
        <w:rPr>
          <w:rFonts w:ascii="Times New Roman" w:hAnsi="Times New Roman"/>
          <w:color w:val="000000"/>
          <w:sz w:val="20"/>
        </w:rPr>
        <w:t xml:space="preserve"> в данном разделе реализация соответствует текущей для всех операций Спектрум, кроме "Операции первого потока 2" (см. </w:t>
      </w:r>
      <w:hyperlink w:anchor="settings_operationGroup">
        <w:r>
          <w:rPr>
            <w:rFonts w:ascii="Times New Roman" w:hAnsi="Times New Roman"/>
            <w:color w:val="000000"/>
            <w:sz w:val="20"/>
          </w:rPr>
          <w:t>Раздел 4.3.2.3.6, «Настройка групп операций»</w:t>
        </w:r>
      </w:hyperlink>
      <w:r>
        <w:rPr>
          <w:rFonts w:ascii="Times New Roman" w:hAnsi="Times New Roman"/>
          <w:color w:val="000000"/>
          <w:sz w:val="20"/>
        </w:rPr>
        <w:t xml:space="preserve">). По </w:t>
      </w:r>
      <w:r>
        <w:rPr>
          <w:rFonts w:ascii="Times New Roman" w:hAnsi="Times New Roman"/>
          <w:i/>
          <w:color w:val="000000"/>
          <w:sz w:val="20"/>
        </w:rPr>
        <w:t xml:space="preserve">Операции снятия наличных, импортированная </w:t>
      </w:r>
      <w:r>
        <w:rPr>
          <w:rFonts w:ascii="Times New Roman" w:hAnsi="Times New Roman"/>
          <w:i/>
          <w:color w:val="000000"/>
          <w:sz w:val="20"/>
        </w:rPr>
        <w:t>из СУБО</w:t>
      </w:r>
      <w:r>
        <w:rPr>
          <w:rFonts w:ascii="Times New Roman" w:hAnsi="Times New Roman"/>
          <w:color w:val="000000"/>
          <w:sz w:val="20"/>
        </w:rPr>
        <w:t xml:space="preserve"> заполнение раздела ExtInfo-req необходимо как для внутреннего документа.</w:t>
      </w:r>
    </w:p>
    <w:p w14:paraId="51BD3A30" w14:textId="77777777" w:rsidR="003D271F" w:rsidRPr="000941B2" w:rsidRDefault="00406DFC">
      <w:pPr>
        <w:spacing w:before="200" w:after="0" w:line="240" w:lineRule="auto"/>
        <w:rPr>
          <w:lang w:val="en-US"/>
        </w:rPr>
      </w:pPr>
      <w:r>
        <w:rPr>
          <w:rFonts w:ascii="Times New Roman" w:hAnsi="Times New Roman"/>
          <w:color w:val="000000"/>
          <w:sz w:val="20"/>
        </w:rPr>
        <w:t>Пример</w:t>
      </w:r>
      <w:r w:rsidRPr="000941B2">
        <w:rPr>
          <w:rFonts w:ascii="Times New Roman" w:hAnsi="Times New Roman"/>
          <w:color w:val="000000"/>
          <w:sz w:val="20"/>
          <w:lang w:val="en-US"/>
        </w:rPr>
        <w:t xml:space="preserve"> </w:t>
      </w:r>
      <w:r>
        <w:rPr>
          <w:rFonts w:ascii="Times New Roman" w:hAnsi="Times New Roman"/>
          <w:color w:val="000000"/>
          <w:sz w:val="20"/>
        </w:rPr>
        <w:t>заполнения</w:t>
      </w:r>
      <w:r w:rsidRPr="000941B2">
        <w:rPr>
          <w:rFonts w:ascii="Times New Roman" w:hAnsi="Times New Roman"/>
          <w:color w:val="000000"/>
          <w:sz w:val="20"/>
          <w:lang w:val="en-US"/>
        </w:rPr>
        <w:t xml:space="preserve"> </w:t>
      </w:r>
      <w:r>
        <w:rPr>
          <w:rFonts w:ascii="Times New Roman" w:hAnsi="Times New Roman"/>
          <w:color w:val="000000"/>
          <w:sz w:val="20"/>
        </w:rPr>
        <w:t>секции</w:t>
      </w:r>
      <w:r w:rsidRPr="000941B2">
        <w:rPr>
          <w:rFonts w:ascii="Times New Roman" w:hAnsi="Times New Roman"/>
          <w:color w:val="000000"/>
          <w:sz w:val="20"/>
          <w:lang w:val="en-US"/>
        </w:rPr>
        <w:t>:</w:t>
      </w:r>
    </w:p>
    <w:p w14:paraId="636E261E" w14:textId="77777777" w:rsidR="003D271F" w:rsidRPr="000941B2" w:rsidRDefault="00406DFC">
      <w:pPr>
        <w:shd w:val="clear" w:color="auto" w:fill="E0E0E0"/>
        <w:spacing w:before="160" w:after="0" w:line="240" w:lineRule="auto"/>
        <w:rPr>
          <w:lang w:val="en-US"/>
        </w:rPr>
      </w:pPr>
      <w:bookmarkStart w:id="1134" w:name="d5e1421"/>
      <w:r w:rsidRPr="000941B2">
        <w:rPr>
          <w:rFonts w:ascii="Ubuntu Mono" w:hAnsi="Ubuntu Mono"/>
          <w:color w:val="000000"/>
          <w:sz w:val="16"/>
          <w:shd w:val="clear" w:color="auto" w:fill="E0E0E0"/>
          <w:lang w:val="en-US"/>
        </w:rPr>
        <w:t xml:space="preserve">&lt;ExtInfo-req&gt;       </w:t>
      </w:r>
      <w:r w:rsidRPr="000941B2">
        <w:rPr>
          <w:rFonts w:ascii="Ubuntu Mono" w:hAnsi="Ubuntu Mono"/>
          <w:color w:val="000000"/>
          <w:sz w:val="16"/>
          <w:shd w:val="clear" w:color="auto" w:fill="E0E0E0"/>
          <w:lang w:val="en-US"/>
        </w:rPr>
        <w:br/>
        <w:t xml:space="preserve">            &lt;BankType&gt;</w:t>
      </w:r>
      <w:r>
        <w:rPr>
          <w:rFonts w:ascii="Ubuntu Mono" w:hAnsi="Ubuntu Mono"/>
          <w:color w:val="000000"/>
          <w:sz w:val="16"/>
          <w:shd w:val="clear" w:color="auto" w:fill="E0E0E0"/>
        </w:rPr>
        <w:t>МФО</w:t>
      </w:r>
      <w:r w:rsidRPr="000941B2">
        <w:rPr>
          <w:rFonts w:ascii="Ubuntu Mono" w:hAnsi="Ubuntu Mono"/>
          <w:color w:val="000000"/>
          <w:sz w:val="16"/>
          <w:shd w:val="clear" w:color="auto" w:fill="E0E0E0"/>
          <w:lang w:val="en-US"/>
        </w:rPr>
        <w:t>-9&lt;/BankType&gt;</w:t>
      </w:r>
      <w:r w:rsidRPr="000941B2">
        <w:rPr>
          <w:rFonts w:ascii="Ubuntu Mono" w:hAnsi="Ubuntu Mono"/>
          <w:color w:val="000000"/>
          <w:sz w:val="16"/>
          <w:shd w:val="clear" w:color="auto" w:fill="E0E0E0"/>
          <w:lang w:val="en-US"/>
        </w:rPr>
        <w:br/>
        <w:t xml:space="preserve">            &lt;BankID&gt;044525716&lt;/BankID&gt;</w:t>
      </w:r>
      <w:r w:rsidRPr="000941B2">
        <w:rPr>
          <w:rFonts w:ascii="Ubuntu Mono" w:hAnsi="Ubuntu Mono"/>
          <w:color w:val="000000"/>
          <w:sz w:val="16"/>
          <w:shd w:val="clear" w:color="auto" w:fill="E0E0E0"/>
          <w:lang w:val="en-US"/>
        </w:rPr>
        <w:br/>
        <w:t xml:space="preserve">            &lt;ben-acct&gt;98765432109876543210&lt;/ben-ac</w:t>
      </w:r>
      <w:r w:rsidRPr="000941B2">
        <w:rPr>
          <w:rFonts w:ascii="Ubuntu Mono" w:hAnsi="Ubuntu Mono"/>
          <w:color w:val="000000"/>
          <w:sz w:val="16"/>
          <w:shd w:val="clear" w:color="auto" w:fill="E0E0E0"/>
          <w:lang w:val="en-US"/>
        </w:rPr>
        <w:t>ct&gt;</w:t>
      </w:r>
      <w:r w:rsidRPr="000941B2">
        <w:rPr>
          <w:rFonts w:ascii="Ubuntu Mono" w:hAnsi="Ubuntu Mono"/>
          <w:color w:val="000000"/>
          <w:sz w:val="16"/>
          <w:shd w:val="clear" w:color="auto" w:fill="E0E0E0"/>
          <w:lang w:val="en-US"/>
        </w:rPr>
        <w:br/>
        <w:t xml:space="preserve">            &lt;name-ben&gt;</w:t>
      </w:r>
      <w:r>
        <w:rPr>
          <w:rFonts w:ascii="Ubuntu Mono" w:hAnsi="Ubuntu Mono"/>
          <w:color w:val="000000"/>
          <w:sz w:val="16"/>
          <w:shd w:val="clear" w:color="auto" w:fill="E0E0E0"/>
        </w:rPr>
        <w:t>Абвгд</w:t>
      </w:r>
      <w:r w:rsidRPr="000941B2">
        <w:rPr>
          <w:rFonts w:ascii="Ubuntu Mono" w:hAnsi="Ubuntu Mono"/>
          <w:color w:val="000000"/>
          <w:sz w:val="16"/>
          <w:shd w:val="clear" w:color="auto" w:fill="E0E0E0"/>
          <w:lang w:val="en-US"/>
        </w:rPr>
        <w:t>&lt;/name-ben&gt;</w:t>
      </w:r>
      <w:r w:rsidRPr="000941B2">
        <w:rPr>
          <w:rFonts w:ascii="Ubuntu Mono" w:hAnsi="Ubuntu Mono"/>
          <w:color w:val="000000"/>
          <w:sz w:val="16"/>
          <w:shd w:val="clear" w:color="auto" w:fill="E0E0E0"/>
          <w:lang w:val="en-US"/>
        </w:rPr>
        <w:br/>
        <w:t xml:space="preserve">            &lt;inn&gt;9876543210&lt;/inn&gt;</w:t>
      </w:r>
      <w:r w:rsidRPr="000941B2">
        <w:rPr>
          <w:rFonts w:ascii="Ubuntu Mono" w:hAnsi="Ubuntu Mono"/>
          <w:color w:val="000000"/>
          <w:sz w:val="16"/>
          <w:shd w:val="clear" w:color="auto" w:fill="E0E0E0"/>
          <w:lang w:val="en-US"/>
        </w:rPr>
        <w:br/>
        <w:t xml:space="preserve">            &lt;order-pay&gt;5&lt;/order-pay&gt;</w:t>
      </w:r>
      <w:r w:rsidRPr="000941B2">
        <w:rPr>
          <w:rFonts w:ascii="Ubuntu Mono" w:hAnsi="Ubuntu Mono"/>
          <w:color w:val="000000"/>
          <w:sz w:val="16"/>
          <w:shd w:val="clear" w:color="auto" w:fill="E0E0E0"/>
          <w:lang w:val="en-US"/>
        </w:rPr>
        <w:br/>
        <w:t xml:space="preserve">            &lt;isclient&gt;0&lt;/isclient&gt;</w:t>
      </w:r>
      <w:r w:rsidRPr="000941B2">
        <w:rPr>
          <w:rFonts w:ascii="Ubuntu Mono" w:hAnsi="Ubuntu Mono"/>
          <w:color w:val="000000"/>
          <w:sz w:val="16"/>
          <w:shd w:val="clear" w:color="auto" w:fill="E0E0E0"/>
          <w:lang w:val="en-US"/>
        </w:rPr>
        <w:br/>
        <w:t>&lt;/ExtInfo-req&gt;</w:t>
      </w:r>
    </w:p>
    <w:bookmarkEnd w:id="1134"/>
    <w:p w14:paraId="13B92F35" w14:textId="77777777" w:rsidR="003D271F" w:rsidRDefault="00406DFC">
      <w:pPr>
        <w:spacing w:before="200" w:after="0" w:line="240" w:lineRule="auto"/>
      </w:pPr>
      <w:r>
        <w:rPr>
          <w:rFonts w:ascii="Times New Roman" w:hAnsi="Times New Roman"/>
          <w:color w:val="000000"/>
          <w:sz w:val="20"/>
        </w:rPr>
        <w:t xml:space="preserve">Необходимо при формировании платёжных документов для БИСквит в запрос SCCreateDocs в секции </w:t>
      </w:r>
      <w:r>
        <w:rPr>
          <w:rFonts w:ascii="Times New Roman" w:hAnsi="Times New Roman"/>
          <w:color w:val="000000"/>
          <w:sz w:val="20"/>
        </w:rPr>
        <w:t>/Request/App-Data/ScExport-req/ExtInfo-req заполнять поля по следующим правилам:</w:t>
      </w:r>
    </w:p>
    <w:p w14:paraId="4254C3B8" w14:textId="77777777" w:rsidR="003D271F" w:rsidRDefault="003D271F">
      <w:pPr>
        <w:spacing w:after="0" w:line="240" w:lineRule="auto"/>
        <w:rPr>
          <w:sz w:val="20"/>
        </w:rPr>
      </w:pPr>
    </w:p>
    <w:tbl>
      <w:tblPr>
        <w:tblW w:w="0" w:type="auto"/>
        <w:tblInd w:w="25" w:type="dxa"/>
        <w:tblLayout w:type="fixed"/>
        <w:tblCellMar>
          <w:left w:w="10" w:type="dxa"/>
          <w:right w:w="10" w:type="dxa"/>
        </w:tblCellMar>
        <w:tblLook w:val="0000" w:firstRow="0" w:lastRow="0" w:firstColumn="0" w:lastColumn="0" w:noHBand="0" w:noVBand="0"/>
      </w:tblPr>
      <w:tblGrid>
        <w:gridCol w:w="2256"/>
        <w:gridCol w:w="2256"/>
        <w:gridCol w:w="4513"/>
      </w:tblGrid>
      <w:tr w:rsidR="003D271F" w14:paraId="5ED12667" w14:textId="77777777">
        <w:tblPrEx>
          <w:tblCellMar>
            <w:top w:w="0" w:type="dxa"/>
            <w:bottom w:w="0" w:type="dxa"/>
          </w:tblCellMar>
        </w:tblPrEx>
        <w:trPr>
          <w:tblHeader/>
        </w:trPr>
        <w:tc>
          <w:tcPr>
            <w:tcW w:w="2256" w:type="dxa"/>
            <w:tcBorders>
              <w:top w:val="single" w:sz="4" w:space="0" w:color="000000"/>
              <w:left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48E53DEA" w14:textId="77777777" w:rsidR="003D271F" w:rsidRDefault="00406DFC">
            <w:pPr>
              <w:spacing w:after="0" w:line="240" w:lineRule="auto"/>
            </w:pPr>
            <w:bookmarkStart w:id="1135" w:name="d5e1423"/>
            <w:bookmarkStart w:id="1136" w:name="d5e945"/>
            <w:r>
              <w:rPr>
                <w:rFonts w:ascii="Times New Roman" w:hAnsi="Times New Roman"/>
                <w:b/>
                <w:color w:val="000000"/>
                <w:sz w:val="20"/>
              </w:rPr>
              <w:t>XPath</w:t>
            </w:r>
          </w:p>
        </w:tc>
        <w:tc>
          <w:tcPr>
            <w:tcW w:w="2256"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1D850C35" w14:textId="77777777" w:rsidR="003D271F" w:rsidRDefault="00406DFC">
            <w:pPr>
              <w:spacing w:after="0" w:line="240" w:lineRule="auto"/>
            </w:pPr>
            <w:r>
              <w:rPr>
                <w:rFonts w:ascii="Times New Roman" w:hAnsi="Times New Roman"/>
                <w:b/>
                <w:color w:val="000000"/>
                <w:sz w:val="20"/>
              </w:rPr>
              <w:t>Значение</w:t>
            </w:r>
          </w:p>
        </w:tc>
        <w:tc>
          <w:tcPr>
            <w:tcW w:w="4513"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14320AB3" w14:textId="77777777" w:rsidR="003D271F" w:rsidRDefault="00406DFC">
            <w:pPr>
              <w:spacing w:after="0" w:line="240" w:lineRule="auto"/>
            </w:pPr>
            <w:r>
              <w:rPr>
                <w:rFonts w:ascii="Times New Roman" w:hAnsi="Times New Roman"/>
                <w:b/>
                <w:color w:val="000000"/>
                <w:sz w:val="20"/>
              </w:rPr>
              <w:t>Примечание</w:t>
            </w:r>
          </w:p>
        </w:tc>
      </w:tr>
      <w:bookmarkEnd w:id="1135"/>
      <w:bookmarkEnd w:id="1136"/>
      <w:tr w:rsidR="003D271F" w14:paraId="5F6AB8AE" w14:textId="77777777">
        <w:tblPrEx>
          <w:tblCellMar>
            <w:top w:w="0" w:type="dxa"/>
            <w:bottom w:w="0" w:type="dxa"/>
          </w:tblCellMar>
        </w:tblPrEx>
        <w:tc>
          <w:tcPr>
            <w:tcW w:w="2256" w:type="dxa"/>
            <w:tcBorders>
              <w:left w:val="single" w:sz="4" w:space="0" w:color="000000"/>
              <w:bottom w:val="single" w:sz="4" w:space="0" w:color="000000"/>
              <w:right w:val="single" w:sz="4" w:space="0" w:color="000000"/>
            </w:tcBorders>
            <w:tcMar>
              <w:top w:w="40" w:type="dxa"/>
              <w:left w:w="20" w:type="dxa"/>
              <w:bottom w:w="40" w:type="dxa"/>
              <w:right w:w="20" w:type="dxa"/>
            </w:tcMar>
          </w:tcPr>
          <w:p w14:paraId="18BB3229" w14:textId="77777777" w:rsidR="003D271F" w:rsidRPr="000941B2" w:rsidRDefault="00406DFC">
            <w:pPr>
              <w:spacing w:after="0" w:line="240" w:lineRule="auto"/>
              <w:rPr>
                <w:lang w:val="en-US"/>
              </w:rPr>
            </w:pPr>
            <w:r w:rsidRPr="000941B2">
              <w:rPr>
                <w:rFonts w:ascii="Times New Roman" w:hAnsi="Times New Roman"/>
                <w:color w:val="000000"/>
                <w:sz w:val="20"/>
                <w:lang w:val="en-US"/>
              </w:rPr>
              <w:t>/Request/App-Data/ ScExport-req/ExtInfo-req/BankType</w:t>
            </w:r>
          </w:p>
        </w:tc>
        <w:tc>
          <w:tcPr>
            <w:tcW w:w="2256" w:type="dxa"/>
            <w:tcBorders>
              <w:bottom w:val="single" w:sz="4" w:space="0" w:color="000000"/>
              <w:right w:val="single" w:sz="4" w:space="0" w:color="000000"/>
            </w:tcBorders>
            <w:tcMar>
              <w:top w:w="40" w:type="dxa"/>
              <w:left w:w="20" w:type="dxa"/>
              <w:bottom w:w="40" w:type="dxa"/>
              <w:right w:w="20" w:type="dxa"/>
            </w:tcMar>
          </w:tcPr>
          <w:p w14:paraId="60800238" w14:textId="77777777" w:rsidR="003D271F" w:rsidRDefault="00406DFC">
            <w:pPr>
              <w:spacing w:after="0" w:line="240" w:lineRule="auto"/>
            </w:pPr>
            <w:r>
              <w:rPr>
                <w:rFonts w:ascii="Times New Roman" w:hAnsi="Times New Roman"/>
                <w:color w:val="000000"/>
                <w:sz w:val="20"/>
              </w:rPr>
              <w:t>МФО-9</w:t>
            </w:r>
          </w:p>
        </w:tc>
        <w:tc>
          <w:tcPr>
            <w:tcW w:w="4513" w:type="dxa"/>
            <w:tcBorders>
              <w:bottom w:val="single" w:sz="4" w:space="0" w:color="000000"/>
              <w:right w:val="single" w:sz="4" w:space="0" w:color="000000"/>
            </w:tcBorders>
            <w:tcMar>
              <w:top w:w="40" w:type="dxa"/>
              <w:left w:w="20" w:type="dxa"/>
              <w:bottom w:w="40" w:type="dxa"/>
              <w:right w:w="20" w:type="dxa"/>
            </w:tcMar>
          </w:tcPr>
          <w:p w14:paraId="29E20872" w14:textId="77777777" w:rsidR="003D271F" w:rsidRDefault="00406DFC">
            <w:pPr>
              <w:spacing w:after="0" w:line="240" w:lineRule="auto"/>
            </w:pPr>
            <w:r>
              <w:rPr>
                <w:rFonts w:ascii="Times New Roman" w:hAnsi="Times New Roman"/>
                <w:color w:val="000000"/>
                <w:sz w:val="20"/>
              </w:rPr>
              <w:t>Тип идентификатора банка. Заполняется константой</w:t>
            </w:r>
            <w:r>
              <w:rPr>
                <w:rFonts w:ascii="Times New Roman" w:hAnsi="Times New Roman"/>
                <w:color w:val="000000"/>
                <w:sz w:val="15"/>
                <w:vertAlign w:val="superscript"/>
              </w:rPr>
              <w:t>a</w:t>
            </w:r>
          </w:p>
        </w:tc>
      </w:tr>
      <w:tr w:rsidR="003D271F" w14:paraId="1371F338" w14:textId="77777777">
        <w:tblPrEx>
          <w:tblCellMar>
            <w:top w:w="0" w:type="dxa"/>
            <w:bottom w:w="0" w:type="dxa"/>
          </w:tblCellMar>
        </w:tblPrEx>
        <w:tc>
          <w:tcPr>
            <w:tcW w:w="2256" w:type="dxa"/>
            <w:tcBorders>
              <w:left w:val="single" w:sz="4" w:space="0" w:color="000000"/>
              <w:bottom w:val="single" w:sz="4" w:space="0" w:color="000000"/>
              <w:right w:val="single" w:sz="4" w:space="0" w:color="000000"/>
            </w:tcBorders>
            <w:tcMar>
              <w:top w:w="40" w:type="dxa"/>
              <w:left w:w="20" w:type="dxa"/>
              <w:bottom w:w="40" w:type="dxa"/>
              <w:right w:w="20" w:type="dxa"/>
            </w:tcMar>
          </w:tcPr>
          <w:p w14:paraId="1C3BDF0D" w14:textId="77777777" w:rsidR="003D271F" w:rsidRPr="000941B2" w:rsidRDefault="00406DFC">
            <w:pPr>
              <w:spacing w:after="0" w:line="240" w:lineRule="auto"/>
              <w:rPr>
                <w:lang w:val="en-US"/>
              </w:rPr>
            </w:pPr>
            <w:r w:rsidRPr="000941B2">
              <w:rPr>
                <w:rFonts w:ascii="Times New Roman" w:hAnsi="Times New Roman"/>
                <w:color w:val="000000"/>
                <w:sz w:val="20"/>
                <w:lang w:val="en-US"/>
              </w:rPr>
              <w:t xml:space="preserve">/Request/App-Data/ </w:t>
            </w:r>
            <w:r w:rsidRPr="000941B2">
              <w:rPr>
                <w:rFonts w:ascii="Times New Roman" w:hAnsi="Times New Roman"/>
                <w:color w:val="000000"/>
                <w:sz w:val="20"/>
                <w:lang w:val="en-US"/>
              </w:rPr>
              <w:t>ScExport-req/ExtInfo-req/BankID</w:t>
            </w:r>
          </w:p>
        </w:tc>
        <w:tc>
          <w:tcPr>
            <w:tcW w:w="2256" w:type="dxa"/>
            <w:tcBorders>
              <w:bottom w:val="single" w:sz="4" w:space="0" w:color="000000"/>
              <w:right w:val="single" w:sz="4" w:space="0" w:color="000000"/>
            </w:tcBorders>
            <w:tcMar>
              <w:top w:w="40" w:type="dxa"/>
              <w:left w:w="20" w:type="dxa"/>
              <w:bottom w:w="40" w:type="dxa"/>
              <w:right w:w="20" w:type="dxa"/>
            </w:tcMar>
          </w:tcPr>
          <w:p w14:paraId="3FE8C885" w14:textId="77777777" w:rsidR="003D271F" w:rsidRDefault="00406DFC">
            <w:pPr>
              <w:spacing w:after="0" w:line="240" w:lineRule="auto"/>
            </w:pPr>
            <w:r>
              <w:rPr>
                <w:rFonts w:ascii="Times New Roman" w:hAnsi="Times New Roman"/>
                <w:color w:val="000000"/>
                <w:sz w:val="20"/>
              </w:rPr>
              <w:t>PMT_DOC.BEN_BIC</w:t>
            </w:r>
          </w:p>
        </w:tc>
        <w:tc>
          <w:tcPr>
            <w:tcW w:w="4513" w:type="dxa"/>
            <w:tcBorders>
              <w:bottom w:val="single" w:sz="4" w:space="0" w:color="000000"/>
              <w:right w:val="single" w:sz="4" w:space="0" w:color="000000"/>
            </w:tcBorders>
            <w:tcMar>
              <w:top w:w="40" w:type="dxa"/>
              <w:left w:w="20" w:type="dxa"/>
              <w:bottom w:w="40" w:type="dxa"/>
              <w:right w:w="20" w:type="dxa"/>
            </w:tcMar>
          </w:tcPr>
          <w:p w14:paraId="60616524" w14:textId="77777777" w:rsidR="003D271F" w:rsidRDefault="00406DFC">
            <w:pPr>
              <w:spacing w:after="0" w:line="240" w:lineRule="auto"/>
            </w:pPr>
            <w:r>
              <w:rPr>
                <w:rFonts w:ascii="Times New Roman" w:hAnsi="Times New Roman"/>
                <w:color w:val="000000"/>
                <w:sz w:val="20"/>
              </w:rPr>
              <w:t xml:space="preserve">BIC банка получателя. Не заполняется для внутренних документов (если ben_bic отличается от dept_id.bic) , документов из групп операций "Операции первого потока 2" (см. </w:t>
            </w:r>
            <w:hyperlink w:anchor="settings_operationGroup">
              <w:r>
                <w:rPr>
                  <w:rFonts w:ascii="Times New Roman" w:hAnsi="Times New Roman"/>
                  <w:color w:val="000000"/>
                  <w:sz w:val="20"/>
                </w:rPr>
                <w:t>Раздел 4.3.2.3.6, «Настройка групп операций»</w:t>
              </w:r>
            </w:hyperlink>
            <w:r>
              <w:rPr>
                <w:rFonts w:ascii="Times New Roman" w:hAnsi="Times New Roman"/>
                <w:color w:val="000000"/>
                <w:sz w:val="20"/>
              </w:rPr>
              <w:t>)</w:t>
            </w:r>
          </w:p>
        </w:tc>
      </w:tr>
      <w:tr w:rsidR="003D271F" w14:paraId="7665BEC9" w14:textId="77777777">
        <w:tblPrEx>
          <w:tblCellMar>
            <w:top w:w="0" w:type="dxa"/>
            <w:bottom w:w="0" w:type="dxa"/>
          </w:tblCellMar>
        </w:tblPrEx>
        <w:tc>
          <w:tcPr>
            <w:tcW w:w="2256" w:type="dxa"/>
            <w:tcBorders>
              <w:left w:val="single" w:sz="4" w:space="0" w:color="000000"/>
              <w:bottom w:val="single" w:sz="4" w:space="0" w:color="000000"/>
              <w:right w:val="single" w:sz="4" w:space="0" w:color="000000"/>
            </w:tcBorders>
            <w:tcMar>
              <w:top w:w="40" w:type="dxa"/>
              <w:left w:w="20" w:type="dxa"/>
              <w:bottom w:w="40" w:type="dxa"/>
              <w:right w:w="20" w:type="dxa"/>
            </w:tcMar>
          </w:tcPr>
          <w:p w14:paraId="158C565B" w14:textId="77777777" w:rsidR="003D271F" w:rsidRPr="000941B2" w:rsidRDefault="00406DFC">
            <w:pPr>
              <w:spacing w:after="0" w:line="240" w:lineRule="auto"/>
              <w:rPr>
                <w:lang w:val="en-US"/>
              </w:rPr>
            </w:pPr>
            <w:r w:rsidRPr="000941B2">
              <w:rPr>
                <w:rFonts w:ascii="Times New Roman" w:hAnsi="Times New Roman"/>
                <w:color w:val="000000"/>
                <w:sz w:val="20"/>
                <w:lang w:val="en-US"/>
              </w:rPr>
              <w:lastRenderedPageBreak/>
              <w:t>/Request/App-Data/ ScExport-req/ExtInfo-req/ben-acct</w:t>
            </w:r>
          </w:p>
        </w:tc>
        <w:tc>
          <w:tcPr>
            <w:tcW w:w="2256" w:type="dxa"/>
            <w:tcBorders>
              <w:bottom w:val="single" w:sz="4" w:space="0" w:color="000000"/>
              <w:right w:val="single" w:sz="4" w:space="0" w:color="000000"/>
            </w:tcBorders>
            <w:tcMar>
              <w:top w:w="40" w:type="dxa"/>
              <w:left w:w="20" w:type="dxa"/>
              <w:bottom w:w="40" w:type="dxa"/>
              <w:right w:w="20" w:type="dxa"/>
            </w:tcMar>
          </w:tcPr>
          <w:p w14:paraId="43D99E93" w14:textId="77777777" w:rsidR="003D271F" w:rsidRPr="000941B2" w:rsidRDefault="00406DFC">
            <w:pPr>
              <w:spacing w:after="0" w:line="240" w:lineRule="auto"/>
              <w:rPr>
                <w:lang w:val="en-US"/>
              </w:rPr>
            </w:pPr>
            <w:r w:rsidRPr="000941B2">
              <w:rPr>
                <w:rFonts w:ascii="Times New Roman" w:hAnsi="Times New Roman"/>
                <w:color w:val="000000"/>
                <w:sz w:val="20"/>
                <w:lang w:val="en-US"/>
              </w:rPr>
              <w:t>PMT_DOC.PD_BEN_ACC_NUM</w:t>
            </w:r>
          </w:p>
        </w:tc>
        <w:tc>
          <w:tcPr>
            <w:tcW w:w="4513" w:type="dxa"/>
            <w:tcBorders>
              <w:bottom w:val="single" w:sz="4" w:space="0" w:color="000000"/>
              <w:right w:val="single" w:sz="4" w:space="0" w:color="000000"/>
            </w:tcBorders>
            <w:tcMar>
              <w:top w:w="40" w:type="dxa"/>
              <w:left w:w="20" w:type="dxa"/>
              <w:bottom w:w="40" w:type="dxa"/>
              <w:right w:w="20" w:type="dxa"/>
            </w:tcMar>
          </w:tcPr>
          <w:p w14:paraId="0EA54C1D" w14:textId="77777777" w:rsidR="003D271F" w:rsidRDefault="00406DFC">
            <w:pPr>
              <w:spacing w:after="0" w:line="240" w:lineRule="auto"/>
            </w:pPr>
            <w:r>
              <w:rPr>
                <w:rFonts w:ascii="Times New Roman" w:hAnsi="Times New Roman"/>
                <w:color w:val="000000"/>
                <w:sz w:val="20"/>
              </w:rPr>
              <w:t xml:space="preserve">Расчетный счёт получателя. Не заполняется для внутренних документов (если ben_bic отличается от dept_id.bic), документов из </w:t>
            </w:r>
            <w:r>
              <w:rPr>
                <w:rFonts w:ascii="Times New Roman" w:hAnsi="Times New Roman"/>
                <w:color w:val="000000"/>
                <w:sz w:val="20"/>
              </w:rPr>
              <w:t>групп операций "Операции первого потока 2"</w:t>
            </w:r>
          </w:p>
        </w:tc>
      </w:tr>
      <w:tr w:rsidR="003D271F" w14:paraId="3558421B" w14:textId="77777777">
        <w:tblPrEx>
          <w:tblCellMar>
            <w:top w:w="0" w:type="dxa"/>
            <w:bottom w:w="0" w:type="dxa"/>
          </w:tblCellMar>
        </w:tblPrEx>
        <w:tc>
          <w:tcPr>
            <w:tcW w:w="2256" w:type="dxa"/>
            <w:tcBorders>
              <w:left w:val="single" w:sz="4" w:space="0" w:color="000000"/>
              <w:bottom w:val="single" w:sz="4" w:space="0" w:color="000000"/>
              <w:right w:val="single" w:sz="4" w:space="0" w:color="000000"/>
            </w:tcBorders>
            <w:tcMar>
              <w:top w:w="40" w:type="dxa"/>
              <w:left w:w="20" w:type="dxa"/>
              <w:bottom w:w="40" w:type="dxa"/>
              <w:right w:w="20" w:type="dxa"/>
            </w:tcMar>
          </w:tcPr>
          <w:p w14:paraId="38552573" w14:textId="77777777" w:rsidR="003D271F" w:rsidRPr="000941B2" w:rsidRDefault="00406DFC">
            <w:pPr>
              <w:spacing w:after="0" w:line="240" w:lineRule="auto"/>
              <w:rPr>
                <w:lang w:val="en-US"/>
              </w:rPr>
            </w:pPr>
            <w:r w:rsidRPr="000941B2">
              <w:rPr>
                <w:rFonts w:ascii="Times New Roman" w:hAnsi="Times New Roman"/>
                <w:color w:val="000000"/>
                <w:sz w:val="20"/>
                <w:lang w:val="en-US"/>
              </w:rPr>
              <w:t>/Request/App-Data/ ScExport-req/ExtInfo-req/name-ben</w:t>
            </w:r>
          </w:p>
        </w:tc>
        <w:tc>
          <w:tcPr>
            <w:tcW w:w="2256" w:type="dxa"/>
            <w:tcBorders>
              <w:bottom w:val="single" w:sz="4" w:space="0" w:color="000000"/>
              <w:right w:val="single" w:sz="4" w:space="0" w:color="000000"/>
            </w:tcBorders>
            <w:tcMar>
              <w:top w:w="40" w:type="dxa"/>
              <w:left w:w="20" w:type="dxa"/>
              <w:bottom w:w="40" w:type="dxa"/>
              <w:right w:w="20" w:type="dxa"/>
            </w:tcMar>
          </w:tcPr>
          <w:p w14:paraId="358A6D24" w14:textId="77777777" w:rsidR="003D271F" w:rsidRPr="000941B2" w:rsidRDefault="00406DFC">
            <w:pPr>
              <w:spacing w:after="0" w:line="240" w:lineRule="auto"/>
              <w:rPr>
                <w:lang w:val="en-US"/>
              </w:rPr>
            </w:pPr>
            <w:r w:rsidRPr="000941B2">
              <w:rPr>
                <w:rFonts w:ascii="Times New Roman" w:hAnsi="Times New Roman"/>
                <w:color w:val="000000"/>
                <w:sz w:val="20"/>
                <w:lang w:val="en-US"/>
              </w:rPr>
              <w:t>PMT_DOC.PD_BEN_NAME</w:t>
            </w:r>
          </w:p>
        </w:tc>
        <w:tc>
          <w:tcPr>
            <w:tcW w:w="4513" w:type="dxa"/>
            <w:tcBorders>
              <w:bottom w:val="single" w:sz="4" w:space="0" w:color="000000"/>
              <w:right w:val="single" w:sz="4" w:space="0" w:color="000000"/>
            </w:tcBorders>
            <w:tcMar>
              <w:top w:w="40" w:type="dxa"/>
              <w:left w:w="20" w:type="dxa"/>
              <w:bottom w:w="40" w:type="dxa"/>
              <w:right w:w="20" w:type="dxa"/>
            </w:tcMar>
          </w:tcPr>
          <w:p w14:paraId="1A89D90B" w14:textId="77777777" w:rsidR="003D271F" w:rsidRDefault="00406DFC">
            <w:pPr>
              <w:spacing w:after="0" w:line="240" w:lineRule="auto"/>
            </w:pPr>
            <w:r>
              <w:rPr>
                <w:rFonts w:ascii="Times New Roman" w:hAnsi="Times New Roman"/>
                <w:color w:val="000000"/>
                <w:sz w:val="20"/>
              </w:rPr>
              <w:t>Наименование получателя. Не заполняется для внутренних документов (если ben_bic отличается от dept_id.bic), документов из групп операций "О</w:t>
            </w:r>
            <w:r>
              <w:rPr>
                <w:rFonts w:ascii="Times New Roman" w:hAnsi="Times New Roman"/>
                <w:color w:val="000000"/>
                <w:sz w:val="20"/>
              </w:rPr>
              <w:t>перации первого потока 2"</w:t>
            </w:r>
          </w:p>
        </w:tc>
      </w:tr>
      <w:tr w:rsidR="003D271F" w14:paraId="54415929" w14:textId="77777777">
        <w:tblPrEx>
          <w:tblCellMar>
            <w:top w:w="0" w:type="dxa"/>
            <w:bottom w:w="0" w:type="dxa"/>
          </w:tblCellMar>
        </w:tblPrEx>
        <w:tc>
          <w:tcPr>
            <w:tcW w:w="2256" w:type="dxa"/>
            <w:tcBorders>
              <w:left w:val="single" w:sz="4" w:space="0" w:color="000000"/>
              <w:bottom w:val="single" w:sz="4" w:space="0" w:color="000000"/>
              <w:right w:val="single" w:sz="4" w:space="0" w:color="000000"/>
            </w:tcBorders>
            <w:tcMar>
              <w:top w:w="40" w:type="dxa"/>
              <w:left w:w="20" w:type="dxa"/>
              <w:bottom w:w="40" w:type="dxa"/>
              <w:right w:w="20" w:type="dxa"/>
            </w:tcMar>
          </w:tcPr>
          <w:p w14:paraId="15ECC7C0" w14:textId="77777777" w:rsidR="003D271F" w:rsidRPr="000941B2" w:rsidRDefault="00406DFC">
            <w:pPr>
              <w:spacing w:after="0" w:line="240" w:lineRule="auto"/>
              <w:rPr>
                <w:lang w:val="en-US"/>
              </w:rPr>
            </w:pPr>
            <w:r w:rsidRPr="000941B2">
              <w:rPr>
                <w:rFonts w:ascii="Times New Roman" w:hAnsi="Times New Roman"/>
                <w:color w:val="000000"/>
                <w:sz w:val="20"/>
                <w:lang w:val="en-US"/>
              </w:rPr>
              <w:t>/Request/App-Data/ ScExport-req/ExtInfo-req/inn</w:t>
            </w:r>
          </w:p>
        </w:tc>
        <w:tc>
          <w:tcPr>
            <w:tcW w:w="2256" w:type="dxa"/>
            <w:tcBorders>
              <w:bottom w:val="single" w:sz="4" w:space="0" w:color="000000"/>
              <w:right w:val="single" w:sz="4" w:space="0" w:color="000000"/>
            </w:tcBorders>
            <w:tcMar>
              <w:top w:w="40" w:type="dxa"/>
              <w:left w:w="20" w:type="dxa"/>
              <w:bottom w:w="40" w:type="dxa"/>
              <w:right w:w="20" w:type="dxa"/>
            </w:tcMar>
          </w:tcPr>
          <w:p w14:paraId="37B7BE3B" w14:textId="77777777" w:rsidR="003D271F" w:rsidRPr="000941B2" w:rsidRDefault="00406DFC">
            <w:pPr>
              <w:spacing w:after="0" w:line="240" w:lineRule="auto"/>
              <w:rPr>
                <w:lang w:val="en-US"/>
              </w:rPr>
            </w:pPr>
            <w:r w:rsidRPr="000941B2">
              <w:rPr>
                <w:rFonts w:ascii="Times New Roman" w:hAnsi="Times New Roman"/>
                <w:color w:val="000000"/>
                <w:sz w:val="20"/>
                <w:lang w:val="en-US"/>
              </w:rPr>
              <w:t>PMT_DOC.PD_BEN_INN</w:t>
            </w:r>
          </w:p>
        </w:tc>
        <w:tc>
          <w:tcPr>
            <w:tcW w:w="4513" w:type="dxa"/>
            <w:tcBorders>
              <w:bottom w:val="single" w:sz="4" w:space="0" w:color="000000"/>
              <w:right w:val="single" w:sz="4" w:space="0" w:color="000000"/>
            </w:tcBorders>
            <w:tcMar>
              <w:top w:w="40" w:type="dxa"/>
              <w:left w:w="20" w:type="dxa"/>
              <w:bottom w:w="40" w:type="dxa"/>
              <w:right w:w="20" w:type="dxa"/>
            </w:tcMar>
          </w:tcPr>
          <w:p w14:paraId="1F09C117" w14:textId="77777777" w:rsidR="003D271F" w:rsidRDefault="00406DFC">
            <w:pPr>
              <w:spacing w:after="0" w:line="240" w:lineRule="auto"/>
            </w:pPr>
            <w:r>
              <w:rPr>
                <w:rFonts w:ascii="Times New Roman" w:hAnsi="Times New Roman"/>
                <w:color w:val="000000"/>
                <w:sz w:val="20"/>
              </w:rPr>
              <w:t>Инн получателя. Не заполняется для внутренних документов (если ben_bic отличается от dept_id.bic), документов из групп операций "Операции первого потока 2"</w:t>
            </w:r>
          </w:p>
        </w:tc>
      </w:tr>
      <w:tr w:rsidR="003D271F" w14:paraId="1FDA458E" w14:textId="77777777">
        <w:tblPrEx>
          <w:tblCellMar>
            <w:top w:w="0" w:type="dxa"/>
            <w:bottom w:w="0" w:type="dxa"/>
          </w:tblCellMar>
        </w:tblPrEx>
        <w:tc>
          <w:tcPr>
            <w:tcW w:w="2256" w:type="dxa"/>
            <w:tcBorders>
              <w:left w:val="single" w:sz="4" w:space="0" w:color="000000"/>
              <w:bottom w:val="single" w:sz="4" w:space="0" w:color="000000"/>
              <w:right w:val="single" w:sz="4" w:space="0" w:color="000000"/>
            </w:tcBorders>
            <w:tcMar>
              <w:top w:w="40" w:type="dxa"/>
              <w:left w:w="20" w:type="dxa"/>
              <w:bottom w:w="40" w:type="dxa"/>
              <w:right w:w="20" w:type="dxa"/>
            </w:tcMar>
          </w:tcPr>
          <w:p w14:paraId="6A065082" w14:textId="77777777" w:rsidR="003D271F" w:rsidRPr="000941B2" w:rsidRDefault="00406DFC">
            <w:pPr>
              <w:spacing w:after="0" w:line="240" w:lineRule="auto"/>
              <w:rPr>
                <w:lang w:val="en-US"/>
              </w:rPr>
            </w:pPr>
            <w:r w:rsidRPr="000941B2">
              <w:rPr>
                <w:rFonts w:ascii="Times New Roman" w:hAnsi="Times New Roman"/>
                <w:color w:val="000000"/>
                <w:sz w:val="20"/>
                <w:lang w:val="en-US"/>
              </w:rPr>
              <w:t>/Requ</w:t>
            </w:r>
            <w:r w:rsidRPr="000941B2">
              <w:rPr>
                <w:rFonts w:ascii="Times New Roman" w:hAnsi="Times New Roman"/>
                <w:color w:val="000000"/>
                <w:sz w:val="20"/>
                <w:lang w:val="en-US"/>
              </w:rPr>
              <w:t>est/App-Data/ ScExport-req/ExtInfo-req/order-pay</w:t>
            </w:r>
          </w:p>
        </w:tc>
        <w:tc>
          <w:tcPr>
            <w:tcW w:w="2256" w:type="dxa"/>
            <w:tcBorders>
              <w:bottom w:val="single" w:sz="4" w:space="0" w:color="000000"/>
              <w:right w:val="single" w:sz="4" w:space="0" w:color="000000"/>
            </w:tcBorders>
            <w:tcMar>
              <w:top w:w="40" w:type="dxa"/>
              <w:left w:w="20" w:type="dxa"/>
              <w:bottom w:w="40" w:type="dxa"/>
              <w:right w:w="20" w:type="dxa"/>
            </w:tcMar>
          </w:tcPr>
          <w:p w14:paraId="0F4B8A88" w14:textId="77777777" w:rsidR="003D271F" w:rsidRPr="000941B2" w:rsidRDefault="00406DFC">
            <w:pPr>
              <w:spacing w:after="0" w:line="240" w:lineRule="auto"/>
              <w:rPr>
                <w:lang w:val="en-US"/>
              </w:rPr>
            </w:pPr>
            <w:r w:rsidRPr="000941B2">
              <w:rPr>
                <w:rFonts w:ascii="Times New Roman" w:hAnsi="Times New Roman"/>
                <w:color w:val="000000"/>
                <w:sz w:val="20"/>
                <w:lang w:val="en-US"/>
              </w:rPr>
              <w:t>PMT_DOC.PMT_ORDER_TYPE_CODE</w:t>
            </w:r>
          </w:p>
        </w:tc>
        <w:tc>
          <w:tcPr>
            <w:tcW w:w="4513" w:type="dxa"/>
            <w:tcBorders>
              <w:bottom w:val="single" w:sz="4" w:space="0" w:color="000000"/>
              <w:right w:val="single" w:sz="4" w:space="0" w:color="000000"/>
            </w:tcBorders>
            <w:tcMar>
              <w:top w:w="40" w:type="dxa"/>
              <w:left w:w="20" w:type="dxa"/>
              <w:bottom w:w="40" w:type="dxa"/>
              <w:right w:w="20" w:type="dxa"/>
            </w:tcMar>
          </w:tcPr>
          <w:p w14:paraId="600E4E2F" w14:textId="77777777" w:rsidR="003D271F" w:rsidRDefault="00406DFC">
            <w:pPr>
              <w:spacing w:after="0" w:line="240" w:lineRule="auto"/>
            </w:pPr>
            <w:r>
              <w:rPr>
                <w:rFonts w:ascii="Times New Roman" w:hAnsi="Times New Roman"/>
                <w:color w:val="000000"/>
                <w:sz w:val="20"/>
              </w:rPr>
              <w:t>Очерёдность платежа. Пустое значение аналогично значению «5»</w:t>
            </w:r>
            <w:r>
              <w:rPr>
                <w:rFonts w:ascii="Times New Roman" w:hAnsi="Times New Roman"/>
                <w:color w:val="000000"/>
                <w:sz w:val="15"/>
                <w:vertAlign w:val="superscript"/>
              </w:rPr>
              <w:t>a</w:t>
            </w:r>
          </w:p>
        </w:tc>
      </w:tr>
      <w:tr w:rsidR="003D271F" w14:paraId="6CE0B907" w14:textId="77777777">
        <w:tblPrEx>
          <w:tblCellMar>
            <w:top w:w="0" w:type="dxa"/>
            <w:bottom w:w="0" w:type="dxa"/>
          </w:tblCellMar>
        </w:tblPrEx>
        <w:tc>
          <w:tcPr>
            <w:tcW w:w="2256" w:type="dxa"/>
            <w:tcBorders>
              <w:left w:val="single" w:sz="4" w:space="0" w:color="000000"/>
              <w:bottom w:val="single" w:sz="4" w:space="0" w:color="000000"/>
              <w:right w:val="single" w:sz="4" w:space="0" w:color="000000"/>
            </w:tcBorders>
            <w:tcMar>
              <w:top w:w="40" w:type="dxa"/>
              <w:left w:w="20" w:type="dxa"/>
              <w:bottom w:w="40" w:type="dxa"/>
              <w:right w:w="20" w:type="dxa"/>
            </w:tcMar>
          </w:tcPr>
          <w:p w14:paraId="13AB2252" w14:textId="77777777" w:rsidR="003D271F" w:rsidRPr="000941B2" w:rsidRDefault="00406DFC">
            <w:pPr>
              <w:spacing w:after="0" w:line="240" w:lineRule="auto"/>
              <w:rPr>
                <w:lang w:val="en-US"/>
              </w:rPr>
            </w:pPr>
            <w:bookmarkStart w:id="1137" w:name="d5e999"/>
            <w:r w:rsidRPr="000941B2">
              <w:rPr>
                <w:rFonts w:ascii="Times New Roman" w:hAnsi="Times New Roman"/>
                <w:color w:val="000000"/>
                <w:sz w:val="20"/>
                <w:lang w:val="en-US"/>
              </w:rPr>
              <w:t>/Request/App-Data/ ScExport-req/ExtInfo-req/isclient</w:t>
            </w:r>
          </w:p>
        </w:tc>
        <w:tc>
          <w:tcPr>
            <w:tcW w:w="2256" w:type="dxa"/>
            <w:tcBorders>
              <w:bottom w:val="single" w:sz="4" w:space="0" w:color="000000"/>
              <w:right w:val="single" w:sz="4" w:space="0" w:color="000000"/>
            </w:tcBorders>
            <w:tcMar>
              <w:top w:w="40" w:type="dxa"/>
              <w:left w:w="20" w:type="dxa"/>
              <w:bottom w:w="40" w:type="dxa"/>
              <w:right w:w="20" w:type="dxa"/>
            </w:tcMar>
          </w:tcPr>
          <w:p w14:paraId="27504D14" w14:textId="77777777" w:rsidR="003D271F" w:rsidRPr="000941B2" w:rsidRDefault="00406DFC">
            <w:pPr>
              <w:spacing w:after="0" w:line="240" w:lineRule="auto"/>
              <w:rPr>
                <w:lang w:val="en-US"/>
              </w:rPr>
            </w:pPr>
            <w:r w:rsidRPr="000941B2">
              <w:rPr>
                <w:rFonts w:ascii="Times New Roman" w:hAnsi="Times New Roman"/>
                <w:color w:val="000000"/>
                <w:sz w:val="20"/>
                <w:lang w:val="en-US"/>
              </w:rPr>
              <w:t> </w:t>
            </w:r>
          </w:p>
        </w:tc>
        <w:tc>
          <w:tcPr>
            <w:tcW w:w="4513" w:type="dxa"/>
            <w:tcBorders>
              <w:bottom w:val="single" w:sz="4" w:space="0" w:color="000000"/>
              <w:right w:val="single" w:sz="4" w:space="0" w:color="000000"/>
            </w:tcBorders>
            <w:tcMar>
              <w:top w:w="40" w:type="dxa"/>
              <w:left w:w="20" w:type="dxa"/>
              <w:bottom w:w="40" w:type="dxa"/>
              <w:right w:w="20" w:type="dxa"/>
            </w:tcMar>
          </w:tcPr>
          <w:p w14:paraId="4EA9AEF6" w14:textId="77777777" w:rsidR="003D271F" w:rsidRDefault="00406DFC">
            <w:pPr>
              <w:spacing w:before="200" w:after="0" w:line="240" w:lineRule="auto"/>
            </w:pPr>
            <w:r>
              <w:rPr>
                <w:rFonts w:ascii="Times New Roman" w:hAnsi="Times New Roman"/>
                <w:color w:val="000000"/>
                <w:sz w:val="20"/>
              </w:rPr>
              <w:t>Принадлежность платежа</w:t>
            </w:r>
            <w:r>
              <w:rPr>
                <w:rFonts w:ascii="Times New Roman" w:hAnsi="Times New Roman"/>
                <w:color w:val="000000"/>
                <w:sz w:val="15"/>
                <w:vertAlign w:val="superscript"/>
              </w:rPr>
              <w:t>a</w:t>
            </w:r>
            <w:r>
              <w:rPr>
                <w:rFonts w:ascii="Times New Roman" w:hAnsi="Times New Roman"/>
                <w:color w:val="000000"/>
                <w:sz w:val="20"/>
              </w:rPr>
              <w:t>:</w:t>
            </w:r>
          </w:p>
          <w:p w14:paraId="5EAA0422" w14:textId="77777777" w:rsidR="003D271F" w:rsidRDefault="00406DFC">
            <w:pPr>
              <w:numPr>
                <w:ilvl w:val="0"/>
                <w:numId w:val="32"/>
              </w:numPr>
              <w:tabs>
                <w:tab w:val="left" w:pos="200"/>
              </w:tabs>
              <w:spacing w:before="200" w:after="0" w:line="240" w:lineRule="auto"/>
              <w:ind w:left="200" w:hanging="200"/>
            </w:pPr>
            <w:bookmarkStart w:id="1138" w:name="d5e1471"/>
            <w:bookmarkStart w:id="1139" w:name="d5e1470"/>
            <w:bookmarkStart w:id="1140" w:name="d5e993"/>
            <w:bookmarkStart w:id="1141" w:name="d5e992"/>
            <w:r>
              <w:rPr>
                <w:rFonts w:ascii="Times New Roman" w:hAnsi="Times New Roman"/>
                <w:color w:val="000000"/>
                <w:sz w:val="20"/>
              </w:rPr>
              <w:t xml:space="preserve">для операций "Прием платежа ФЛ в </w:t>
            </w:r>
            <w:r>
              <w:rPr>
                <w:rFonts w:ascii="Times New Roman" w:hAnsi="Times New Roman"/>
                <w:color w:val="000000"/>
                <w:sz w:val="20"/>
              </w:rPr>
              <w:t>пользу ЮЛ" (код 2801) передавать isclient=1;</w:t>
            </w:r>
          </w:p>
          <w:p w14:paraId="3B6D745A" w14:textId="77777777" w:rsidR="003D271F" w:rsidRDefault="00406DFC">
            <w:pPr>
              <w:numPr>
                <w:ilvl w:val="0"/>
                <w:numId w:val="32"/>
              </w:numPr>
              <w:tabs>
                <w:tab w:val="left" w:pos="200"/>
              </w:tabs>
              <w:spacing w:before="200" w:after="0" w:line="240" w:lineRule="auto"/>
              <w:ind w:left="200" w:hanging="200"/>
            </w:pPr>
            <w:bookmarkStart w:id="1142" w:name="d5e1473"/>
            <w:bookmarkStart w:id="1143" w:name="d5e995"/>
            <w:bookmarkEnd w:id="1138"/>
            <w:bookmarkEnd w:id="1139"/>
            <w:bookmarkEnd w:id="1140"/>
            <w:bookmarkEnd w:id="1141"/>
            <w:r>
              <w:rPr>
                <w:rFonts w:ascii="Times New Roman" w:hAnsi="Times New Roman"/>
                <w:color w:val="000000"/>
                <w:sz w:val="20"/>
              </w:rPr>
              <w:t>для операций "Объявление на взнос наличными (на счёт ЮЛ)" (код 2501) isclient=2;</w:t>
            </w:r>
          </w:p>
          <w:p w14:paraId="71157F07" w14:textId="77777777" w:rsidR="003D271F" w:rsidRDefault="00406DFC">
            <w:pPr>
              <w:numPr>
                <w:ilvl w:val="0"/>
                <w:numId w:val="32"/>
              </w:numPr>
              <w:tabs>
                <w:tab w:val="left" w:pos="200"/>
              </w:tabs>
              <w:spacing w:before="200" w:after="0" w:line="240" w:lineRule="auto"/>
              <w:ind w:left="200" w:hanging="200"/>
            </w:pPr>
            <w:bookmarkStart w:id="1144" w:name="d5e1475"/>
            <w:bookmarkStart w:id="1145" w:name="d5e997"/>
            <w:bookmarkEnd w:id="1142"/>
            <w:bookmarkEnd w:id="1143"/>
            <w:r>
              <w:rPr>
                <w:rFonts w:ascii="Times New Roman" w:hAnsi="Times New Roman"/>
                <w:color w:val="000000"/>
                <w:sz w:val="20"/>
              </w:rPr>
              <w:t>для операций, импортированных из SC-наличность параметр isclient, полученный во входящем сообщении, передавать без изменений;</w:t>
            </w:r>
          </w:p>
          <w:p w14:paraId="60B723AE" w14:textId="77777777" w:rsidR="003D271F" w:rsidRDefault="00406DFC">
            <w:pPr>
              <w:numPr>
                <w:ilvl w:val="0"/>
                <w:numId w:val="32"/>
              </w:numPr>
              <w:tabs>
                <w:tab w:val="left" w:pos="200"/>
              </w:tabs>
              <w:spacing w:before="200" w:after="0" w:line="240" w:lineRule="auto"/>
              <w:ind w:left="200" w:hanging="200"/>
            </w:pPr>
            <w:bookmarkStart w:id="1146" w:name="d5e1477"/>
            <w:bookmarkEnd w:id="1144"/>
            <w:bookmarkEnd w:id="1145"/>
            <w:r>
              <w:rPr>
                <w:rFonts w:ascii="Times New Roman" w:hAnsi="Times New Roman"/>
                <w:color w:val="000000"/>
                <w:sz w:val="20"/>
              </w:rPr>
              <w:t xml:space="preserve">для </w:t>
            </w:r>
            <w:r>
              <w:rPr>
                <w:rFonts w:ascii="Times New Roman" w:hAnsi="Times New Roman"/>
                <w:color w:val="000000"/>
                <w:sz w:val="20"/>
              </w:rPr>
              <w:t>остальных операций передавать параметр isclient=3.</w:t>
            </w:r>
          </w:p>
        </w:tc>
        <w:bookmarkEnd w:id="1146"/>
      </w:tr>
    </w:tbl>
    <w:bookmarkEnd w:id="1137"/>
    <w:p w14:paraId="04273430" w14:textId="77777777" w:rsidR="003D271F" w:rsidRDefault="00406DFC">
      <w:pPr>
        <w:spacing w:before="40" w:after="0" w:line="240" w:lineRule="auto"/>
      </w:pPr>
      <w:r>
        <w:rPr>
          <w:rFonts w:ascii="Times New Roman" w:hAnsi="Times New Roman"/>
          <w:color w:val="000000"/>
          <w:sz w:val="12"/>
          <w:vertAlign w:val="superscript"/>
        </w:rPr>
        <w:t>a</w:t>
      </w:r>
      <w:r>
        <w:rPr>
          <w:rFonts w:ascii="Times New Roman" w:hAnsi="Times New Roman"/>
          <w:color w:val="000000"/>
          <w:sz w:val="16"/>
        </w:rPr>
        <w:t>Текущая реализация.</w:t>
      </w:r>
    </w:p>
    <w:p w14:paraId="6F09C59D" w14:textId="77777777" w:rsidR="003D271F" w:rsidRDefault="00406DFC">
      <w:pPr>
        <w:spacing w:before="200" w:after="0" w:line="240" w:lineRule="auto"/>
      </w:pPr>
      <w:r>
        <w:rPr>
          <w:rFonts w:ascii="Times New Roman" w:hAnsi="Times New Roman"/>
          <w:color w:val="000000"/>
          <w:sz w:val="20"/>
        </w:rPr>
        <w:t xml:space="preserve">Таким образом, для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xml:space="preserve"> раздел будет иметь следующий вид:</w:t>
      </w:r>
    </w:p>
    <w:p w14:paraId="64EF105E" w14:textId="77777777" w:rsidR="003D271F" w:rsidRPr="000941B2" w:rsidRDefault="00406DFC">
      <w:pPr>
        <w:shd w:val="clear" w:color="auto" w:fill="E0E0E0"/>
        <w:spacing w:before="160" w:after="0" w:line="240" w:lineRule="auto"/>
        <w:rPr>
          <w:lang w:val="en-US"/>
        </w:rPr>
      </w:pPr>
      <w:bookmarkStart w:id="1147" w:name="d5e1481"/>
      <w:bookmarkStart w:id="1148" w:name="d5e1003"/>
      <w:r w:rsidRPr="000941B2">
        <w:rPr>
          <w:rFonts w:ascii="Ubuntu Mono" w:hAnsi="Ubuntu Mono"/>
          <w:color w:val="000000"/>
          <w:sz w:val="16"/>
          <w:shd w:val="clear" w:color="auto" w:fill="E0E0E0"/>
          <w:lang w:val="en-US"/>
        </w:rPr>
        <w:t xml:space="preserve">&lt;ExtInfo-req&gt;                </w:t>
      </w:r>
      <w:r w:rsidRPr="000941B2">
        <w:rPr>
          <w:rFonts w:ascii="Ubuntu Mono" w:hAnsi="Ubuntu Mono"/>
          <w:color w:val="000000"/>
          <w:sz w:val="16"/>
          <w:shd w:val="clear" w:color="auto" w:fill="E0E0E0"/>
          <w:lang w:val="en-US"/>
        </w:rPr>
        <w:br/>
        <w:t xml:space="preserve">        &lt;BankType&gt;</w:t>
      </w:r>
      <w:r>
        <w:rPr>
          <w:rFonts w:ascii="Ubuntu Mono" w:hAnsi="Ubuntu Mono"/>
          <w:color w:val="000000"/>
          <w:sz w:val="16"/>
          <w:shd w:val="clear" w:color="auto" w:fill="E0E0E0"/>
        </w:rPr>
        <w:t>МФО</w:t>
      </w:r>
      <w:r w:rsidRPr="000941B2">
        <w:rPr>
          <w:rFonts w:ascii="Ubuntu Mono" w:hAnsi="Ubuntu Mono"/>
          <w:color w:val="000000"/>
          <w:sz w:val="16"/>
          <w:shd w:val="clear" w:color="auto" w:fill="E0E0E0"/>
          <w:lang w:val="en-US"/>
        </w:rPr>
        <w:t xml:space="preserve">-9&lt;/BankType&gt;  </w:t>
      </w:r>
      <w:r w:rsidRPr="000941B2">
        <w:rPr>
          <w:rFonts w:ascii="Ubuntu Mono" w:hAnsi="Ubuntu Mono"/>
          <w:color w:val="000000"/>
          <w:sz w:val="16"/>
          <w:shd w:val="clear" w:color="auto" w:fill="E0E0E0"/>
          <w:lang w:val="en-US"/>
        </w:rPr>
        <w:br/>
      </w:r>
      <w:r w:rsidRPr="000941B2">
        <w:rPr>
          <w:rFonts w:ascii="Ubuntu Mono" w:hAnsi="Ubuntu Mono"/>
          <w:color w:val="000000"/>
          <w:sz w:val="16"/>
          <w:shd w:val="clear" w:color="auto" w:fill="E0E0E0"/>
          <w:lang w:val="en-US"/>
        </w:rPr>
        <w:t xml:space="preserve">        &lt;BankID&gt;&lt;/BankID&gt;               </w:t>
      </w:r>
      <w:r w:rsidRPr="000941B2">
        <w:rPr>
          <w:rFonts w:ascii="Ubuntu Mono" w:hAnsi="Ubuntu Mono"/>
          <w:color w:val="000000"/>
          <w:sz w:val="16"/>
          <w:shd w:val="clear" w:color="auto" w:fill="E0E0E0"/>
          <w:lang w:val="en-US"/>
        </w:rPr>
        <w:br/>
        <w:t xml:space="preserve">        &lt;order-pay&gt;5&lt;/order-pay&gt;               </w:t>
      </w:r>
      <w:r w:rsidRPr="000941B2">
        <w:rPr>
          <w:rFonts w:ascii="Ubuntu Mono" w:hAnsi="Ubuntu Mono"/>
          <w:color w:val="000000"/>
          <w:sz w:val="16"/>
          <w:shd w:val="clear" w:color="auto" w:fill="E0E0E0"/>
          <w:lang w:val="en-US"/>
        </w:rPr>
        <w:br/>
        <w:t xml:space="preserve">        &lt;isclient&gt;3&lt;/isclient&gt;           </w:t>
      </w:r>
      <w:r w:rsidRPr="000941B2">
        <w:rPr>
          <w:rFonts w:ascii="Ubuntu Mono" w:hAnsi="Ubuntu Mono"/>
          <w:color w:val="000000"/>
          <w:sz w:val="16"/>
          <w:shd w:val="clear" w:color="auto" w:fill="E0E0E0"/>
          <w:lang w:val="en-US"/>
        </w:rPr>
        <w:br/>
        <w:t>&lt;/ExtInfo-req&gt;</w:t>
      </w:r>
    </w:p>
    <w:bookmarkEnd w:id="1147"/>
    <w:bookmarkEnd w:id="1148"/>
    <w:p w14:paraId="4253DB90" w14:textId="77777777" w:rsidR="003D271F" w:rsidRDefault="00406DFC">
      <w:pPr>
        <w:spacing w:before="200" w:after="0" w:line="240" w:lineRule="auto"/>
      </w:pPr>
      <w:r>
        <w:rPr>
          <w:rFonts w:ascii="Times New Roman" w:hAnsi="Times New Roman"/>
          <w:color w:val="000000"/>
          <w:sz w:val="20"/>
        </w:rPr>
        <w:t>Для запросов, поступивших из SC-Наличность, секция /Request/App-Data/ ScExport-req/ExtInfo-req передаётся в Би</w:t>
      </w:r>
      <w:r>
        <w:rPr>
          <w:rFonts w:ascii="Times New Roman" w:hAnsi="Times New Roman"/>
          <w:color w:val="000000"/>
          <w:sz w:val="20"/>
        </w:rPr>
        <w:t>сквит без изменений.</w:t>
      </w:r>
    </w:p>
    <w:p w14:paraId="261AEEFE" w14:textId="77777777" w:rsidR="003D271F" w:rsidRDefault="00406DFC">
      <w:pPr>
        <w:spacing w:before="200" w:after="0" w:line="240" w:lineRule="auto"/>
      </w:pPr>
      <w:r>
        <w:rPr>
          <w:rFonts w:ascii="Times New Roman" w:hAnsi="Times New Roman"/>
          <w:color w:val="000000"/>
          <w:sz w:val="20"/>
        </w:rPr>
        <w:t>Данные требования дополняют ранее реализованные:</w:t>
      </w:r>
    </w:p>
    <w:p w14:paraId="724F4B48" w14:textId="77777777" w:rsidR="003D271F" w:rsidRDefault="00406DFC">
      <w:pPr>
        <w:numPr>
          <w:ilvl w:val="0"/>
          <w:numId w:val="33"/>
        </w:numPr>
        <w:tabs>
          <w:tab w:val="left" w:pos="240"/>
        </w:tabs>
        <w:spacing w:before="200" w:after="0" w:line="240" w:lineRule="auto"/>
        <w:ind w:left="240" w:hanging="40"/>
      </w:pPr>
      <w:bookmarkStart w:id="1149" w:name="d5e1485"/>
      <w:bookmarkStart w:id="1150" w:name="d5e1484"/>
      <w:bookmarkStart w:id="1151" w:name="d5e1007"/>
      <w:bookmarkStart w:id="1152" w:name="d5e1006"/>
      <w:r>
        <w:rPr>
          <w:rFonts w:ascii="Times New Roman" w:hAnsi="Times New Roman"/>
          <w:color w:val="000000"/>
          <w:sz w:val="20"/>
        </w:rPr>
        <w:t>CR7779 "R05_Изменение формата запроса SCCreateDocs"</w:t>
      </w:r>
    </w:p>
    <w:p w14:paraId="6707EE28" w14:textId="77777777" w:rsidR="003D271F" w:rsidRDefault="00406DFC">
      <w:pPr>
        <w:numPr>
          <w:ilvl w:val="0"/>
          <w:numId w:val="33"/>
        </w:numPr>
        <w:tabs>
          <w:tab w:val="left" w:pos="240"/>
        </w:tabs>
        <w:spacing w:before="200" w:after="0" w:line="240" w:lineRule="auto"/>
        <w:ind w:left="240" w:hanging="40"/>
      </w:pPr>
      <w:bookmarkStart w:id="1153" w:name="d5e1487"/>
      <w:bookmarkEnd w:id="1149"/>
      <w:bookmarkEnd w:id="1150"/>
      <w:bookmarkEnd w:id="1151"/>
      <w:bookmarkEnd w:id="1152"/>
      <w:r>
        <w:rPr>
          <w:rFonts w:ascii="Times New Roman" w:hAnsi="Times New Roman"/>
          <w:color w:val="000000"/>
          <w:sz w:val="20"/>
        </w:rPr>
        <w:t>14930 BR-11513 "Доработка АБС БИСКВИТ платежей по 199 секции"</w:t>
      </w:r>
    </w:p>
    <w:p w14:paraId="36486F0A" w14:textId="77777777" w:rsidR="003D271F" w:rsidRDefault="00406DFC">
      <w:pPr>
        <w:numPr>
          <w:ilvl w:val="0"/>
          <w:numId w:val="33"/>
        </w:numPr>
        <w:tabs>
          <w:tab w:val="left" w:pos="240"/>
        </w:tabs>
        <w:spacing w:before="200" w:after="0" w:line="240" w:lineRule="auto"/>
        <w:ind w:left="240" w:hanging="40"/>
      </w:pPr>
      <w:bookmarkStart w:id="1154" w:name="d5e1489"/>
      <w:bookmarkStart w:id="1155" w:name="d5e1011"/>
      <w:bookmarkEnd w:id="1153"/>
      <w:r>
        <w:rPr>
          <w:rFonts w:ascii="Times New Roman" w:hAnsi="Times New Roman"/>
          <w:color w:val="000000"/>
          <w:sz w:val="20"/>
        </w:rPr>
        <w:t>15678 BR-12243 "Изменения аналитического учета операций ВТО после объеди</w:t>
      </w:r>
      <w:r>
        <w:rPr>
          <w:rFonts w:ascii="Times New Roman" w:hAnsi="Times New Roman"/>
          <w:color w:val="000000"/>
          <w:sz w:val="20"/>
        </w:rPr>
        <w:t>нения с ВТБ в системе Спектрум"</w:t>
      </w:r>
    </w:p>
    <w:p w14:paraId="13D8ABCD" w14:textId="77777777" w:rsidR="003D271F" w:rsidRDefault="00406DFC">
      <w:pPr>
        <w:spacing w:before="200" w:after="0" w:line="240" w:lineRule="auto"/>
      </w:pPr>
      <w:bookmarkStart w:id="1156" w:name="logicalStage"/>
      <w:bookmarkEnd w:id="1154"/>
      <w:bookmarkEnd w:id="1155"/>
      <w:r>
        <w:rPr>
          <w:rFonts w:ascii="Arial" w:hAnsi="Arial"/>
          <w:b/>
          <w:color w:val="000000"/>
          <w:sz w:val="20"/>
        </w:rPr>
        <w:t>4.3.2.4.2.3. Справочно: заполнение тега LogicalStage</w:t>
      </w:r>
    </w:p>
    <w:bookmarkEnd w:id="1156"/>
    <w:p w14:paraId="7A4390CA" w14:textId="4A053A39" w:rsidR="003D271F" w:rsidRDefault="00406DFC">
      <w:pPr>
        <w:spacing w:before="200" w:after="0" w:line="240" w:lineRule="auto"/>
      </w:pPr>
      <w:r>
        <w:rPr>
          <w:rFonts w:ascii="Times New Roman" w:hAnsi="Times New Roman"/>
          <w:color w:val="000000"/>
          <w:sz w:val="20"/>
        </w:rPr>
        <w:lastRenderedPageBreak/>
        <w:t xml:space="preserve">В качестве значения тега и атрибута LogicalStage по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xml:space="preserve"> должна передаваться константа "CreateMA". Алгоритм заполнения LogicalStage следующий</w:t>
      </w:r>
      <w:del w:id="1157" w:author="Yulia A. Trifonova" w:date="2021-08-09T23:51:00Z">
        <w:r w:rsidR="00CE5630">
          <w:rPr>
            <w:rFonts w:ascii="Times New Roman" w:hAnsi="Times New Roman"/>
            <w:color w:val="000000"/>
            <w:sz w:val="15"/>
            <w:vertAlign w:val="superscript"/>
          </w:rPr>
          <w:footnoteReference w:customMarkFollows="1" w:id="7"/>
          <w:delText>4</w:delText>
        </w:r>
      </w:del>
      <w:ins w:id="1160" w:author="Yulia A. Trifonova" w:date="2021-08-09T23:51:00Z">
        <w:r>
          <w:rPr>
            <w:rFonts w:ascii="Times New Roman" w:hAnsi="Times New Roman"/>
            <w:color w:val="000000"/>
            <w:sz w:val="15"/>
            <w:vertAlign w:val="superscript"/>
          </w:rPr>
          <w:footnoteReference w:customMarkFollows="1" w:id="8"/>
          <w:t>6</w:t>
        </w:r>
      </w:ins>
      <w:r>
        <w:rPr>
          <w:rFonts w:ascii="Times New Roman" w:hAnsi="Times New Roman"/>
          <w:color w:val="000000"/>
          <w:sz w:val="20"/>
        </w:rPr>
        <w:t>:</w:t>
      </w:r>
    </w:p>
    <w:p w14:paraId="0D1693DD" w14:textId="77777777" w:rsidR="003D271F" w:rsidRDefault="00406DFC">
      <w:pPr>
        <w:numPr>
          <w:ilvl w:val="0"/>
          <w:numId w:val="34"/>
        </w:numPr>
        <w:tabs>
          <w:tab w:val="left" w:pos="240"/>
        </w:tabs>
        <w:spacing w:before="200" w:after="0" w:line="240" w:lineRule="auto"/>
        <w:ind w:left="240" w:hanging="40"/>
      </w:pPr>
      <w:bookmarkStart w:id="1163" w:name="d5e1498"/>
      <w:bookmarkStart w:id="1164" w:name="d5e1497"/>
      <w:bookmarkStart w:id="1165" w:name="d5e1020"/>
      <w:bookmarkStart w:id="1166" w:name="d5e1019"/>
      <w:r>
        <w:rPr>
          <w:rFonts w:ascii="Times New Roman" w:hAnsi="Times New Roman"/>
          <w:color w:val="000000"/>
          <w:sz w:val="20"/>
        </w:rPr>
        <w:t xml:space="preserve">Если это кассовый документ по рублям/валюте с техническим счетом (см. </w:t>
      </w:r>
      <w:hyperlink w:anchor="method_ScCreate_techAcc">
        <w:r>
          <w:rPr>
            <w:rFonts w:ascii="Times New Roman" w:hAnsi="Times New Roman"/>
            <w:color w:val="000000"/>
            <w:sz w:val="20"/>
          </w:rPr>
          <w:t>Раздел 4.3.2.4.2.1, «Справочно: замена на технически</w:t>
        </w:r>
        <w:r>
          <w:rPr>
            <w:rFonts w:ascii="Times New Roman" w:hAnsi="Times New Roman"/>
            <w:color w:val="000000"/>
            <w:sz w:val="20"/>
          </w:rPr>
          <w:t>й счет при выгрузке в БИСквит»</w:t>
        </w:r>
      </w:hyperlink>
      <w:r>
        <w:rPr>
          <w:rFonts w:ascii="Times New Roman" w:hAnsi="Times New Roman"/>
          <w:color w:val="000000"/>
          <w:sz w:val="20"/>
        </w:rPr>
        <w:t>), то заполнять "CreateMA".</w:t>
      </w:r>
    </w:p>
    <w:p w14:paraId="36335024" w14:textId="77777777" w:rsidR="003D271F" w:rsidRDefault="00406DFC">
      <w:pPr>
        <w:numPr>
          <w:ilvl w:val="0"/>
          <w:numId w:val="34"/>
        </w:numPr>
        <w:tabs>
          <w:tab w:val="left" w:pos="240"/>
        </w:tabs>
        <w:spacing w:before="200" w:after="0" w:line="240" w:lineRule="auto"/>
        <w:ind w:left="240" w:hanging="40"/>
      </w:pPr>
      <w:bookmarkStart w:id="1167" w:name="d5e1501"/>
      <w:bookmarkStart w:id="1168" w:name="d5e1023"/>
      <w:bookmarkEnd w:id="1163"/>
      <w:bookmarkEnd w:id="1164"/>
      <w:bookmarkEnd w:id="1165"/>
      <w:bookmarkEnd w:id="1166"/>
      <w:r>
        <w:rPr>
          <w:rFonts w:ascii="Times New Roman" w:hAnsi="Times New Roman"/>
          <w:color w:val="000000"/>
          <w:sz w:val="20"/>
        </w:rPr>
        <w:t>Если это кассовый документ внебалансовым счетам, то заполнять "CreateO".</w:t>
      </w:r>
    </w:p>
    <w:p w14:paraId="69963A29" w14:textId="77777777" w:rsidR="003D271F" w:rsidRDefault="00406DFC">
      <w:pPr>
        <w:numPr>
          <w:ilvl w:val="0"/>
          <w:numId w:val="34"/>
        </w:numPr>
        <w:tabs>
          <w:tab w:val="left" w:pos="240"/>
        </w:tabs>
        <w:spacing w:before="200" w:after="0" w:line="240" w:lineRule="auto"/>
        <w:ind w:left="240" w:hanging="40"/>
      </w:pPr>
      <w:bookmarkStart w:id="1169" w:name="d5e1503"/>
      <w:bookmarkStart w:id="1170" w:name="d5e1025"/>
      <w:bookmarkEnd w:id="1167"/>
      <w:bookmarkEnd w:id="1168"/>
      <w:r>
        <w:rPr>
          <w:rFonts w:ascii="Times New Roman" w:hAnsi="Times New Roman"/>
          <w:color w:val="000000"/>
          <w:sz w:val="20"/>
        </w:rPr>
        <w:t>Если это документ, не подходящий под п. 1-3, то:</w:t>
      </w:r>
    </w:p>
    <w:p w14:paraId="434222DE" w14:textId="77777777" w:rsidR="003D271F" w:rsidRDefault="00406DFC">
      <w:pPr>
        <w:tabs>
          <w:tab w:val="left" w:pos="480"/>
        </w:tabs>
        <w:spacing w:before="200" w:after="0" w:line="240" w:lineRule="auto"/>
        <w:ind w:left="480" w:hanging="240"/>
      </w:pPr>
      <w:bookmarkStart w:id="1171" w:name="d5e1506"/>
      <w:bookmarkStart w:id="1172" w:name="d5e1505"/>
      <w:bookmarkStart w:id="1173" w:name="d5e1028"/>
      <w:bookmarkStart w:id="1174" w:name="d5e1027"/>
      <w:bookmarkEnd w:id="1169"/>
      <w:bookmarkEnd w:id="1170"/>
      <w:r>
        <w:rPr>
          <w:rFonts w:ascii="Times New Roman" w:hAnsi="Times New Roman"/>
          <w:color w:val="000000"/>
          <w:sz w:val="20"/>
        </w:rPr>
        <w:t>3.1.</w:t>
      </w:r>
      <w:r>
        <w:rPr>
          <w:rFonts w:ascii="Times New Roman" w:hAnsi="Times New Roman"/>
          <w:color w:val="000000"/>
          <w:sz w:val="20"/>
        </w:rPr>
        <w:tab/>
        <w:t>Если документ Межбанковский, то заполнять "CreateDE".</w:t>
      </w:r>
    </w:p>
    <w:p w14:paraId="5B406EAC" w14:textId="77777777" w:rsidR="003D271F" w:rsidRDefault="00406DFC">
      <w:pPr>
        <w:tabs>
          <w:tab w:val="left" w:pos="480"/>
        </w:tabs>
        <w:spacing w:before="200" w:after="0" w:line="240" w:lineRule="auto"/>
        <w:ind w:left="480" w:hanging="240"/>
      </w:pPr>
      <w:bookmarkStart w:id="1175" w:name="d5e1508"/>
      <w:bookmarkStart w:id="1176" w:name="d5e1030"/>
      <w:bookmarkEnd w:id="1171"/>
      <w:bookmarkEnd w:id="1172"/>
      <w:bookmarkEnd w:id="1173"/>
      <w:bookmarkEnd w:id="1174"/>
      <w:r>
        <w:rPr>
          <w:rFonts w:ascii="Times New Roman" w:hAnsi="Times New Roman"/>
          <w:color w:val="000000"/>
          <w:sz w:val="20"/>
        </w:rPr>
        <w:t>3.2.</w:t>
      </w:r>
      <w:r>
        <w:rPr>
          <w:rFonts w:ascii="Times New Roman" w:hAnsi="Times New Roman"/>
          <w:color w:val="000000"/>
          <w:sz w:val="20"/>
        </w:rPr>
        <w:tab/>
        <w:t>Если докумен</w:t>
      </w:r>
      <w:r>
        <w:rPr>
          <w:rFonts w:ascii="Times New Roman" w:hAnsi="Times New Roman"/>
          <w:color w:val="000000"/>
          <w:sz w:val="20"/>
        </w:rPr>
        <w:t>т Межфилиальный, то заполнять "CreateDM".</w:t>
      </w:r>
    </w:p>
    <w:p w14:paraId="51E29606" w14:textId="77777777" w:rsidR="003D271F" w:rsidRDefault="00406DFC">
      <w:pPr>
        <w:tabs>
          <w:tab w:val="left" w:pos="480"/>
        </w:tabs>
        <w:spacing w:before="200" w:after="0" w:line="240" w:lineRule="auto"/>
        <w:ind w:left="480" w:hanging="240"/>
      </w:pPr>
      <w:bookmarkStart w:id="1177" w:name="d5e1510"/>
      <w:bookmarkStart w:id="1178" w:name="d5e1032"/>
      <w:bookmarkEnd w:id="1175"/>
      <w:bookmarkEnd w:id="1176"/>
      <w:r>
        <w:rPr>
          <w:rFonts w:ascii="Times New Roman" w:hAnsi="Times New Roman"/>
          <w:color w:val="000000"/>
          <w:sz w:val="20"/>
        </w:rPr>
        <w:t>3.3.</w:t>
      </w:r>
      <w:r>
        <w:rPr>
          <w:rFonts w:ascii="Times New Roman" w:hAnsi="Times New Roman"/>
          <w:color w:val="000000"/>
          <w:sz w:val="20"/>
        </w:rPr>
        <w:tab/>
        <w:t>В остальных случаях заполнять "CreateDocs".</w:t>
      </w:r>
    </w:p>
    <w:p w14:paraId="7CA24057" w14:textId="77777777" w:rsidR="003D271F" w:rsidRDefault="00406DFC">
      <w:pPr>
        <w:tabs>
          <w:tab w:val="left" w:pos="480"/>
        </w:tabs>
        <w:spacing w:before="200" w:after="0" w:line="240" w:lineRule="auto"/>
        <w:ind w:left="480" w:hanging="240"/>
      </w:pPr>
      <w:bookmarkStart w:id="1179" w:name="d5e1512"/>
      <w:bookmarkStart w:id="1180" w:name="d5e1034"/>
      <w:bookmarkEnd w:id="1177"/>
      <w:bookmarkEnd w:id="1178"/>
      <w:r>
        <w:rPr>
          <w:rFonts w:ascii="Times New Roman" w:hAnsi="Times New Roman"/>
          <w:color w:val="000000"/>
          <w:sz w:val="20"/>
        </w:rPr>
        <w:t>3.4.</w:t>
      </w:r>
      <w:r>
        <w:rPr>
          <w:rFonts w:ascii="Times New Roman" w:hAnsi="Times New Roman"/>
          <w:color w:val="000000"/>
          <w:sz w:val="20"/>
        </w:rPr>
        <w:tab/>
        <w:t>Если КБО по операции равен '611100-01', то заполнять LogicalStage значением '611100-01'.</w:t>
      </w:r>
    </w:p>
    <w:bookmarkEnd w:id="1179"/>
    <w:bookmarkEnd w:id="1180"/>
    <w:p w14:paraId="778B337A" w14:textId="77777777" w:rsidR="003D271F" w:rsidRDefault="00406DFC">
      <w:pPr>
        <w:spacing w:before="200" w:after="0" w:line="240" w:lineRule="auto"/>
        <w:ind w:left="480"/>
      </w:pPr>
      <w:r>
        <w:rPr>
          <w:rFonts w:ascii="Times New Roman" w:hAnsi="Times New Roman"/>
          <w:color w:val="000000"/>
          <w:sz w:val="20"/>
        </w:rPr>
        <w:t>Если КБО по операции равен '611100-02', то заполнять LogicalStage значе</w:t>
      </w:r>
      <w:r>
        <w:rPr>
          <w:rFonts w:ascii="Times New Roman" w:hAnsi="Times New Roman"/>
          <w:color w:val="000000"/>
          <w:sz w:val="20"/>
        </w:rPr>
        <w:t>нием '611100-02'.</w:t>
      </w:r>
    </w:p>
    <w:p w14:paraId="3242C27C" w14:textId="77777777" w:rsidR="003D271F" w:rsidRDefault="00406DFC">
      <w:pPr>
        <w:spacing w:before="200" w:after="0" w:line="240" w:lineRule="auto"/>
      </w:pPr>
      <w:bookmarkStart w:id="1181" w:name="metod_reestrFCY"/>
      <w:r>
        <w:rPr>
          <w:rFonts w:ascii="Arial" w:hAnsi="Arial"/>
          <w:b/>
          <w:color w:val="000000"/>
          <w:sz w:val="20"/>
        </w:rPr>
        <w:t>4.3.2.4.3. Доработка метода попадения операции в реестр с НИВ</w:t>
      </w:r>
    </w:p>
    <w:bookmarkEnd w:id="1181"/>
    <w:p w14:paraId="462BEFEE" w14:textId="77777777" w:rsidR="003D271F" w:rsidRDefault="00406DFC">
      <w:pPr>
        <w:spacing w:before="200" w:after="0" w:line="240" w:lineRule="auto"/>
      </w:pP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xml:space="preserve"> должны попадать в реестр с НИВ по следующим правилам:</w:t>
      </w:r>
    </w:p>
    <w:p w14:paraId="1EA051FB" w14:textId="77777777" w:rsidR="003D271F" w:rsidRDefault="00406DFC">
      <w:pPr>
        <w:spacing w:before="240" w:after="0" w:line="240" w:lineRule="auto"/>
      </w:pPr>
      <w:bookmarkStart w:id="1182" w:name="i136"/>
      <w:r>
        <w:rPr>
          <w:rFonts w:ascii="Times New Roman" w:hAnsi="Times New Roman"/>
          <w:b/>
          <w:color w:val="000000"/>
          <w:sz w:val="24"/>
        </w:rPr>
        <w:t>Таблица 1. Коды по 136И</w:t>
      </w:r>
    </w:p>
    <w:bookmarkEnd w:id="1182"/>
    <w:p w14:paraId="0775DFD5" w14:textId="77777777" w:rsidR="003D271F" w:rsidRDefault="003D271F">
      <w:pPr>
        <w:spacing w:after="0" w:line="240" w:lineRule="auto"/>
        <w:rPr>
          <w:sz w:val="14"/>
        </w:rPr>
      </w:pPr>
    </w:p>
    <w:tbl>
      <w:tblPr>
        <w:tblW w:w="0" w:type="auto"/>
        <w:tblInd w:w="25" w:type="dxa"/>
        <w:tblLayout w:type="fixed"/>
        <w:tblCellMar>
          <w:left w:w="10" w:type="dxa"/>
          <w:right w:w="10" w:type="dxa"/>
        </w:tblCellMar>
        <w:tblLook w:val="0000" w:firstRow="0" w:lastRow="0" w:firstColumn="0" w:lastColumn="0" w:noHBand="0" w:noVBand="0"/>
      </w:tblPr>
      <w:tblGrid>
        <w:gridCol w:w="1264"/>
        <w:gridCol w:w="632"/>
        <w:gridCol w:w="1354"/>
        <w:gridCol w:w="632"/>
        <w:gridCol w:w="1264"/>
        <w:gridCol w:w="3881"/>
      </w:tblGrid>
      <w:tr w:rsidR="003D271F" w14:paraId="658BE834" w14:textId="77777777">
        <w:tblPrEx>
          <w:tblCellMar>
            <w:top w:w="0" w:type="dxa"/>
            <w:bottom w:w="0" w:type="dxa"/>
          </w:tblCellMar>
        </w:tblPrEx>
        <w:trPr>
          <w:tblHeader/>
        </w:trPr>
        <w:tc>
          <w:tcPr>
            <w:tcW w:w="1264" w:type="dxa"/>
            <w:tcBorders>
              <w:top w:val="single" w:sz="4" w:space="0" w:color="000000"/>
              <w:left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50189318" w14:textId="77777777" w:rsidR="003D271F" w:rsidRDefault="00406DFC">
            <w:pPr>
              <w:spacing w:after="0" w:line="240" w:lineRule="auto"/>
              <w:jc w:val="center"/>
            </w:pPr>
            <w:r>
              <w:rPr>
                <w:rFonts w:ascii="Times New Roman" w:hAnsi="Times New Roman"/>
                <w:b/>
                <w:color w:val="000000"/>
                <w:sz w:val="17"/>
              </w:rPr>
              <w:t>БС2 Дт</w:t>
            </w:r>
          </w:p>
        </w:tc>
        <w:tc>
          <w:tcPr>
            <w:tcW w:w="632"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59CFD9B5" w14:textId="77777777" w:rsidR="003D271F" w:rsidRDefault="00406DFC">
            <w:pPr>
              <w:spacing w:after="0" w:line="240" w:lineRule="auto"/>
              <w:jc w:val="center"/>
            </w:pPr>
            <w:r>
              <w:rPr>
                <w:rFonts w:ascii="Times New Roman" w:hAnsi="Times New Roman"/>
                <w:b/>
                <w:color w:val="000000"/>
                <w:sz w:val="17"/>
              </w:rPr>
              <w:t>Валюта Дт</w:t>
            </w:r>
          </w:p>
        </w:tc>
        <w:tc>
          <w:tcPr>
            <w:tcW w:w="1354"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15DFD45E" w14:textId="77777777" w:rsidR="003D271F" w:rsidRDefault="00406DFC">
            <w:pPr>
              <w:spacing w:after="0" w:line="240" w:lineRule="auto"/>
              <w:jc w:val="center"/>
            </w:pPr>
            <w:r>
              <w:rPr>
                <w:rFonts w:ascii="Times New Roman" w:hAnsi="Times New Roman"/>
                <w:b/>
                <w:color w:val="000000"/>
                <w:sz w:val="17"/>
              </w:rPr>
              <w:t>БС2 Кт</w:t>
            </w:r>
          </w:p>
        </w:tc>
        <w:tc>
          <w:tcPr>
            <w:tcW w:w="632"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46E2C4EF" w14:textId="77777777" w:rsidR="003D271F" w:rsidRDefault="00406DFC">
            <w:pPr>
              <w:spacing w:after="0" w:line="240" w:lineRule="auto"/>
              <w:jc w:val="center"/>
            </w:pPr>
            <w:r>
              <w:rPr>
                <w:rFonts w:ascii="Times New Roman" w:hAnsi="Times New Roman"/>
                <w:b/>
                <w:color w:val="000000"/>
                <w:sz w:val="17"/>
              </w:rPr>
              <w:t>Валюта Кт</w:t>
            </w:r>
          </w:p>
        </w:tc>
        <w:tc>
          <w:tcPr>
            <w:tcW w:w="1264"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04A9D3CD" w14:textId="77777777" w:rsidR="003D271F" w:rsidRDefault="00406DFC">
            <w:pPr>
              <w:spacing w:after="0" w:line="240" w:lineRule="auto"/>
              <w:jc w:val="center"/>
            </w:pPr>
            <w:r>
              <w:rPr>
                <w:rFonts w:ascii="Times New Roman" w:hAnsi="Times New Roman"/>
                <w:b/>
                <w:color w:val="000000"/>
                <w:sz w:val="17"/>
              </w:rPr>
              <w:t>Код 136И</w:t>
            </w:r>
          </w:p>
        </w:tc>
        <w:tc>
          <w:tcPr>
            <w:tcW w:w="3881"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022F2430" w14:textId="77777777" w:rsidR="003D271F" w:rsidRDefault="00406DFC">
            <w:pPr>
              <w:spacing w:after="0" w:line="240" w:lineRule="auto"/>
              <w:jc w:val="center"/>
            </w:pPr>
            <w:r>
              <w:rPr>
                <w:rFonts w:ascii="Times New Roman" w:hAnsi="Times New Roman"/>
                <w:b/>
                <w:color w:val="000000"/>
                <w:sz w:val="17"/>
              </w:rPr>
              <w:t>Название кода</w:t>
            </w:r>
          </w:p>
        </w:tc>
      </w:tr>
      <w:tr w:rsidR="003D271F" w14:paraId="2D7CD2EB" w14:textId="77777777">
        <w:tblPrEx>
          <w:tblCellMar>
            <w:top w:w="0" w:type="dxa"/>
            <w:bottom w:w="0" w:type="dxa"/>
          </w:tblCellMar>
        </w:tblPrEx>
        <w:tc>
          <w:tcPr>
            <w:tcW w:w="1264" w:type="dxa"/>
            <w:tcBorders>
              <w:left w:val="single" w:sz="4" w:space="0" w:color="000000"/>
              <w:bottom w:val="single" w:sz="4" w:space="0" w:color="000000"/>
              <w:right w:val="single" w:sz="4" w:space="0" w:color="000000"/>
            </w:tcBorders>
            <w:tcMar>
              <w:top w:w="40" w:type="dxa"/>
              <w:left w:w="20" w:type="dxa"/>
              <w:bottom w:w="40" w:type="dxa"/>
              <w:right w:w="20" w:type="dxa"/>
            </w:tcMar>
          </w:tcPr>
          <w:p w14:paraId="4357F786" w14:textId="77777777" w:rsidR="003D271F" w:rsidRDefault="00406DFC">
            <w:pPr>
              <w:spacing w:after="0" w:line="240" w:lineRule="auto"/>
            </w:pPr>
            <w:r>
              <w:rPr>
                <w:rFonts w:ascii="Times New Roman" w:hAnsi="Times New Roman"/>
                <w:color w:val="000000"/>
                <w:sz w:val="17"/>
              </w:rPr>
              <w:t>счёт ФЛ</w:t>
            </w:r>
          </w:p>
        </w:tc>
        <w:tc>
          <w:tcPr>
            <w:tcW w:w="632" w:type="dxa"/>
            <w:tcBorders>
              <w:bottom w:val="single" w:sz="4" w:space="0" w:color="000000"/>
              <w:right w:val="single" w:sz="4" w:space="0" w:color="000000"/>
            </w:tcBorders>
            <w:tcMar>
              <w:top w:w="40" w:type="dxa"/>
              <w:left w:w="20" w:type="dxa"/>
              <w:bottom w:w="40" w:type="dxa"/>
              <w:right w:w="20" w:type="dxa"/>
            </w:tcMar>
          </w:tcPr>
          <w:p w14:paraId="20BF97FD" w14:textId="77777777" w:rsidR="003D271F" w:rsidRDefault="00406DFC">
            <w:pPr>
              <w:spacing w:after="0" w:line="240" w:lineRule="auto"/>
            </w:pPr>
            <w:r>
              <w:rPr>
                <w:rFonts w:ascii="Times New Roman" w:hAnsi="Times New Roman"/>
                <w:color w:val="000000"/>
                <w:sz w:val="17"/>
              </w:rPr>
              <w:t>Вал</w:t>
            </w:r>
          </w:p>
        </w:tc>
        <w:tc>
          <w:tcPr>
            <w:tcW w:w="1354" w:type="dxa"/>
            <w:tcBorders>
              <w:bottom w:val="single" w:sz="4" w:space="0" w:color="000000"/>
              <w:right w:val="single" w:sz="4" w:space="0" w:color="000000"/>
            </w:tcBorders>
            <w:tcMar>
              <w:top w:w="40" w:type="dxa"/>
              <w:left w:w="20" w:type="dxa"/>
              <w:bottom w:w="40" w:type="dxa"/>
              <w:right w:w="20" w:type="dxa"/>
            </w:tcMar>
          </w:tcPr>
          <w:p w14:paraId="7136833F" w14:textId="77777777" w:rsidR="003D271F" w:rsidRDefault="00406DFC">
            <w:pPr>
              <w:spacing w:after="0" w:line="240" w:lineRule="auto"/>
            </w:pPr>
            <w:r>
              <w:rPr>
                <w:rFonts w:ascii="Times New Roman" w:hAnsi="Times New Roman"/>
                <w:color w:val="000000"/>
                <w:sz w:val="17"/>
              </w:rPr>
              <w:t>20202.0</w:t>
            </w:r>
          </w:p>
        </w:tc>
        <w:tc>
          <w:tcPr>
            <w:tcW w:w="632" w:type="dxa"/>
            <w:tcBorders>
              <w:bottom w:val="single" w:sz="4" w:space="0" w:color="000000"/>
              <w:right w:val="single" w:sz="4" w:space="0" w:color="000000"/>
            </w:tcBorders>
            <w:tcMar>
              <w:top w:w="40" w:type="dxa"/>
              <w:left w:w="20" w:type="dxa"/>
              <w:bottom w:w="40" w:type="dxa"/>
              <w:right w:w="20" w:type="dxa"/>
            </w:tcMar>
          </w:tcPr>
          <w:p w14:paraId="53560CE2" w14:textId="77777777" w:rsidR="003D271F" w:rsidRDefault="00406DFC">
            <w:pPr>
              <w:spacing w:after="0" w:line="240" w:lineRule="auto"/>
            </w:pPr>
            <w:r>
              <w:rPr>
                <w:rFonts w:ascii="Times New Roman" w:hAnsi="Times New Roman"/>
                <w:color w:val="000000"/>
                <w:sz w:val="17"/>
              </w:rPr>
              <w:t>Вал</w:t>
            </w:r>
          </w:p>
        </w:tc>
        <w:tc>
          <w:tcPr>
            <w:tcW w:w="1264" w:type="dxa"/>
            <w:tcBorders>
              <w:bottom w:val="single" w:sz="4" w:space="0" w:color="000000"/>
              <w:right w:val="single" w:sz="4" w:space="0" w:color="000000"/>
            </w:tcBorders>
            <w:tcMar>
              <w:top w:w="40" w:type="dxa"/>
              <w:left w:w="20" w:type="dxa"/>
              <w:bottom w:w="40" w:type="dxa"/>
              <w:right w:w="20" w:type="dxa"/>
            </w:tcMar>
          </w:tcPr>
          <w:p w14:paraId="273923D4" w14:textId="77777777" w:rsidR="003D271F" w:rsidRDefault="00406DFC">
            <w:pPr>
              <w:spacing w:after="0" w:line="240" w:lineRule="auto"/>
            </w:pPr>
            <w:r>
              <w:rPr>
                <w:rFonts w:ascii="Times New Roman" w:hAnsi="Times New Roman"/>
                <w:color w:val="000000"/>
                <w:sz w:val="17"/>
              </w:rPr>
              <w:t>63</w:t>
            </w:r>
          </w:p>
        </w:tc>
        <w:tc>
          <w:tcPr>
            <w:tcW w:w="3881" w:type="dxa"/>
            <w:tcBorders>
              <w:bottom w:val="single" w:sz="4" w:space="0" w:color="000000"/>
              <w:right w:val="single" w:sz="4" w:space="0" w:color="000000"/>
            </w:tcBorders>
            <w:tcMar>
              <w:top w:w="40" w:type="dxa"/>
              <w:left w:w="20" w:type="dxa"/>
              <w:bottom w:w="40" w:type="dxa"/>
              <w:right w:w="20" w:type="dxa"/>
            </w:tcMar>
          </w:tcPr>
          <w:p w14:paraId="56203ACE" w14:textId="77777777" w:rsidR="003D271F" w:rsidRDefault="00406DFC">
            <w:pPr>
              <w:spacing w:after="0" w:line="240" w:lineRule="auto"/>
            </w:pPr>
            <w:r>
              <w:rPr>
                <w:rFonts w:ascii="Times New Roman" w:hAnsi="Times New Roman"/>
                <w:color w:val="000000"/>
                <w:sz w:val="17"/>
              </w:rPr>
              <w:t>Выдача наличной иностранной валюты со счетов физических лиц в иностранной валюте</w:t>
            </w:r>
          </w:p>
        </w:tc>
      </w:tr>
    </w:tbl>
    <w:p w14:paraId="28B4524C" w14:textId="77777777" w:rsidR="003D271F" w:rsidRDefault="00406DFC">
      <w:pPr>
        <w:spacing w:before="200" w:after="0" w:line="240" w:lineRule="auto"/>
      </w:pPr>
      <w:r>
        <w:rPr>
          <w:rFonts w:ascii="Times New Roman" w:hAnsi="Times New Roman"/>
          <w:color w:val="000000"/>
          <w:sz w:val="20"/>
        </w:rPr>
        <w:t xml:space="preserve">Стоит обратить внимание, что в реестре с НИВ по операциям по доверенности необходимо заполнение раздела principal (с учетом ограничений - не требуется для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xml:space="preserve">), а также необходимо указание гражданства (тег </w:t>
      </w:r>
      <w:r>
        <w:rPr>
          <w:rFonts w:ascii="Times New Roman" w:hAnsi="Times New Roman"/>
          <w:color w:val="000000"/>
          <w:sz w:val="20"/>
        </w:rPr>
        <w:t>personCitizenCountryCode). Проверка на заполнение данных разделов не производится на стороне Спектрум.</w:t>
      </w:r>
    </w:p>
    <w:p w14:paraId="28C5E7AE" w14:textId="77777777" w:rsidR="003D271F" w:rsidRDefault="00406DFC">
      <w:pPr>
        <w:spacing w:before="200" w:after="0" w:line="240" w:lineRule="auto"/>
      </w:pPr>
      <w:bookmarkStart w:id="1183" w:name="method_createJS_request"/>
      <w:r>
        <w:rPr>
          <w:rFonts w:ascii="Arial" w:hAnsi="Arial"/>
          <w:b/>
          <w:color w:val="000000"/>
          <w:sz w:val="20"/>
        </w:rPr>
        <w:t>4.3.2.4.4. Разработка метода создания операции JournalService.create</w:t>
      </w:r>
    </w:p>
    <w:bookmarkEnd w:id="1183"/>
    <w:p w14:paraId="4B55CF48" w14:textId="5D94E28A" w:rsidR="003D271F" w:rsidRDefault="00406DFC">
      <w:pPr>
        <w:spacing w:before="200" w:after="0" w:line="240" w:lineRule="auto"/>
      </w:pPr>
      <w:r>
        <w:rPr>
          <w:rFonts w:ascii="Times New Roman" w:hAnsi="Times New Roman"/>
          <w:color w:val="000000"/>
          <w:sz w:val="20"/>
        </w:rPr>
        <w:t>Доработать метод для работы с веб-сервисом "Сервис журнала операций Spectrum" ('Jour</w:t>
      </w:r>
      <w:r>
        <w:rPr>
          <w:rFonts w:ascii="Times New Roman" w:hAnsi="Times New Roman"/>
          <w:color w:val="000000"/>
          <w:sz w:val="20"/>
        </w:rPr>
        <w:t>nalService') для регистрации операций create (Создание операции</w:t>
      </w:r>
      <w:del w:id="1184" w:author="Yulia A. Trifonova" w:date="2021-08-09T23:51:00Z">
        <w:r w:rsidR="00CE5630">
          <w:rPr>
            <w:rFonts w:ascii="Times New Roman" w:hAnsi="Times New Roman"/>
            <w:color w:val="000000"/>
            <w:sz w:val="20"/>
          </w:rPr>
          <w:delText>).</w:delText>
        </w:r>
      </w:del>
      <w:ins w:id="1185" w:author="Yulia A. Trifonova" w:date="2021-08-09T23:51:00Z">
        <w:r>
          <w:rPr>
            <w:rFonts w:ascii="Times New Roman" w:hAnsi="Times New Roman"/>
            <w:color w:val="000000"/>
            <w:sz w:val="20"/>
          </w:rPr>
          <w:t>): добавить структуру для передачи информации о комиссии.</w:t>
        </w:r>
      </w:ins>
      <w:r>
        <w:rPr>
          <w:rFonts w:ascii="Times New Roman" w:hAnsi="Times New Roman"/>
          <w:color w:val="000000"/>
          <w:sz w:val="20"/>
        </w:rPr>
        <w:t xml:space="preserve"> Структура запроса для данного метода включает следующие элементы:</w:t>
      </w:r>
    </w:p>
    <w:p w14:paraId="35FDEB87" w14:textId="77777777" w:rsidR="003D271F" w:rsidRDefault="00406DFC">
      <w:pPr>
        <w:spacing w:before="240" w:after="0" w:line="240" w:lineRule="auto"/>
      </w:pPr>
      <w:bookmarkStart w:id="1186" w:name="d5e1549"/>
      <w:bookmarkStart w:id="1187" w:name="d5e1071"/>
      <w:r>
        <w:rPr>
          <w:rFonts w:ascii="Times New Roman" w:hAnsi="Times New Roman"/>
          <w:b/>
          <w:color w:val="000000"/>
          <w:sz w:val="24"/>
        </w:rPr>
        <w:t>Таблица 2. CreateOperationRequest</w:t>
      </w:r>
    </w:p>
    <w:bookmarkEnd w:id="1186"/>
    <w:bookmarkEnd w:id="1187"/>
    <w:p w14:paraId="694162DF" w14:textId="77777777" w:rsidR="003D271F" w:rsidRDefault="003D271F">
      <w:pPr>
        <w:spacing w:after="0" w:line="240" w:lineRule="auto"/>
        <w:rPr>
          <w:sz w:val="14"/>
        </w:rPr>
      </w:pPr>
    </w:p>
    <w:tbl>
      <w:tblPr>
        <w:tblW w:w="0" w:type="auto"/>
        <w:tblInd w:w="25" w:type="dxa"/>
        <w:tblLayout w:type="fixed"/>
        <w:tblCellMar>
          <w:left w:w="10" w:type="dxa"/>
          <w:right w:w="10" w:type="dxa"/>
        </w:tblCellMar>
        <w:tblLook w:val="0000" w:firstRow="0" w:lastRow="0" w:firstColumn="0" w:lastColumn="0" w:noHBand="0" w:noVBand="0"/>
      </w:tblPr>
      <w:tblGrid>
        <w:gridCol w:w="451"/>
        <w:gridCol w:w="451"/>
        <w:gridCol w:w="542"/>
        <w:gridCol w:w="1444"/>
        <w:gridCol w:w="2076"/>
        <w:gridCol w:w="993"/>
        <w:gridCol w:w="3069"/>
      </w:tblGrid>
      <w:tr w:rsidR="000941B2" w14:paraId="52FCE178" w14:textId="77777777" w:rsidTr="000941B2">
        <w:tblPrEx>
          <w:tblCellMar>
            <w:top w:w="0" w:type="dxa"/>
            <w:bottom w:w="0" w:type="dxa"/>
          </w:tblCellMar>
        </w:tblPrEx>
        <w:trPr>
          <w:tblHeader/>
        </w:trPr>
        <w:tc>
          <w:tcPr>
            <w:tcW w:w="2888" w:type="dxa"/>
            <w:gridSpan w:val="4"/>
            <w:tcBorders>
              <w:top w:val="single" w:sz="4" w:space="0" w:color="000000"/>
              <w:left w:val="single" w:sz="4" w:space="0" w:color="000000"/>
              <w:bottom w:val="single" w:sz="4" w:space="0" w:color="000000"/>
              <w:right w:val="single" w:sz="4" w:space="0" w:color="000000"/>
            </w:tcBorders>
            <w:shd w:val="clear" w:color="auto" w:fill="EEEEEE"/>
            <w:tcMar>
              <w:top w:w="40" w:type="dxa"/>
              <w:left w:w="20" w:type="dxa"/>
              <w:bottom w:w="40" w:type="dxa"/>
            </w:tcMar>
          </w:tcPr>
          <w:p w14:paraId="0C7AF422" w14:textId="77777777" w:rsidR="003D271F" w:rsidRDefault="00406DFC">
            <w:pPr>
              <w:spacing w:after="0" w:line="240" w:lineRule="auto"/>
              <w:jc w:val="center"/>
            </w:pPr>
            <w:r>
              <w:rPr>
                <w:rFonts w:ascii="Times New Roman" w:hAnsi="Times New Roman"/>
                <w:b/>
                <w:color w:val="000000"/>
                <w:sz w:val="17"/>
              </w:rPr>
              <w:t>Элемент</w:t>
            </w:r>
          </w:p>
        </w:tc>
        <w:tc>
          <w:tcPr>
            <w:tcW w:w="2076"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63F47E23" w14:textId="77777777" w:rsidR="003D271F" w:rsidRDefault="00406DFC">
            <w:pPr>
              <w:spacing w:after="0" w:line="240" w:lineRule="auto"/>
              <w:jc w:val="center"/>
            </w:pPr>
            <w:r>
              <w:rPr>
                <w:rFonts w:ascii="Times New Roman" w:hAnsi="Times New Roman"/>
                <w:b/>
                <w:color w:val="000000"/>
                <w:sz w:val="17"/>
              </w:rPr>
              <w:t>Тип</w:t>
            </w:r>
          </w:p>
        </w:tc>
        <w:tc>
          <w:tcPr>
            <w:tcW w:w="993"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3597F0FD" w14:textId="77777777" w:rsidR="003D271F" w:rsidRDefault="00406DFC">
            <w:pPr>
              <w:spacing w:after="0" w:line="240" w:lineRule="auto"/>
              <w:jc w:val="center"/>
            </w:pPr>
            <w:r>
              <w:rPr>
                <w:rFonts w:ascii="Times New Roman" w:hAnsi="Times New Roman"/>
                <w:b/>
                <w:color w:val="000000"/>
                <w:sz w:val="17"/>
              </w:rPr>
              <w:t>Кратность</w:t>
            </w:r>
          </w:p>
        </w:tc>
        <w:tc>
          <w:tcPr>
            <w:tcW w:w="3069"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2104DF72" w14:textId="77777777" w:rsidR="003D271F" w:rsidRDefault="00406DFC">
            <w:pPr>
              <w:spacing w:after="0" w:line="240" w:lineRule="auto"/>
              <w:jc w:val="center"/>
            </w:pPr>
            <w:r>
              <w:rPr>
                <w:rFonts w:ascii="Times New Roman" w:hAnsi="Times New Roman"/>
                <w:b/>
                <w:color w:val="000000"/>
                <w:sz w:val="17"/>
              </w:rPr>
              <w:t>Назначение</w:t>
            </w:r>
          </w:p>
        </w:tc>
      </w:tr>
      <w:tr w:rsidR="000941B2" w14:paraId="43236C23" w14:textId="77777777" w:rsidTr="000941B2">
        <w:tblPrEx>
          <w:tblCellMar>
            <w:top w:w="0" w:type="dxa"/>
            <w:bottom w:w="0" w:type="dxa"/>
          </w:tblCellMar>
        </w:tblPrEx>
        <w:tc>
          <w:tcPr>
            <w:tcW w:w="2888" w:type="dxa"/>
            <w:gridSpan w:val="4"/>
            <w:tcBorders>
              <w:left w:val="single" w:sz="4" w:space="0" w:color="000000"/>
              <w:bottom w:val="single" w:sz="4" w:space="0" w:color="000000"/>
              <w:right w:val="single" w:sz="4" w:space="0" w:color="000000"/>
            </w:tcBorders>
            <w:tcMar>
              <w:top w:w="40" w:type="dxa"/>
              <w:left w:w="20" w:type="dxa"/>
              <w:bottom w:w="40" w:type="dxa"/>
            </w:tcMar>
          </w:tcPr>
          <w:p w14:paraId="4A629641" w14:textId="77777777" w:rsidR="003D271F" w:rsidRDefault="00406DFC">
            <w:pPr>
              <w:spacing w:after="0" w:line="240" w:lineRule="auto"/>
            </w:pPr>
            <w:r>
              <w:rPr>
                <w:rFonts w:ascii="Times New Roman" w:hAnsi="Times New Roman"/>
                <w:color w:val="000000"/>
                <w:sz w:val="17"/>
              </w:rPr>
              <w:t>operationEntity</w:t>
            </w:r>
          </w:p>
        </w:tc>
        <w:tc>
          <w:tcPr>
            <w:tcW w:w="2076" w:type="dxa"/>
            <w:tcBorders>
              <w:bottom w:val="single" w:sz="4" w:space="0" w:color="000000"/>
              <w:right w:val="single" w:sz="4" w:space="0" w:color="000000"/>
            </w:tcBorders>
            <w:tcMar>
              <w:top w:w="40" w:type="dxa"/>
              <w:left w:w="20" w:type="dxa"/>
              <w:bottom w:w="40" w:type="dxa"/>
              <w:right w:w="20" w:type="dxa"/>
            </w:tcMar>
          </w:tcPr>
          <w:p w14:paraId="432B1767" w14:textId="77777777" w:rsidR="003D271F" w:rsidRDefault="00406DFC">
            <w:pPr>
              <w:spacing w:after="0" w:line="240" w:lineRule="auto"/>
              <w:jc w:val="center"/>
            </w:pPr>
            <w:r>
              <w:rPr>
                <w:rFonts w:ascii="Times New Roman" w:hAnsi="Times New Roman"/>
                <w:color w:val="000000"/>
                <w:sz w:val="17"/>
              </w:rPr>
              <w:t>OperationEntity</w:t>
            </w:r>
          </w:p>
        </w:tc>
        <w:tc>
          <w:tcPr>
            <w:tcW w:w="993" w:type="dxa"/>
            <w:tcBorders>
              <w:bottom w:val="single" w:sz="4" w:space="0" w:color="000000"/>
              <w:right w:val="single" w:sz="4" w:space="0" w:color="000000"/>
            </w:tcBorders>
            <w:tcMar>
              <w:top w:w="40" w:type="dxa"/>
              <w:left w:w="20" w:type="dxa"/>
              <w:bottom w:w="40" w:type="dxa"/>
              <w:right w:w="20" w:type="dxa"/>
            </w:tcMar>
          </w:tcPr>
          <w:p w14:paraId="672D9173"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5A31CA1C" w14:textId="77777777" w:rsidR="003D271F" w:rsidRDefault="00406DFC">
            <w:pPr>
              <w:spacing w:after="0" w:line="240" w:lineRule="auto"/>
            </w:pPr>
            <w:r>
              <w:rPr>
                <w:rFonts w:ascii="Times New Roman" w:hAnsi="Times New Roman"/>
                <w:color w:val="000000"/>
                <w:sz w:val="17"/>
              </w:rPr>
              <w:t>Информация для создания операции</w:t>
            </w:r>
          </w:p>
        </w:tc>
      </w:tr>
      <w:tr w:rsidR="000941B2" w14:paraId="0A3372AE"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40F85DFF" w14:textId="77777777" w:rsidR="003D271F" w:rsidRDefault="00406DFC">
            <w:pPr>
              <w:spacing w:after="0" w:line="240" w:lineRule="auto"/>
            </w:pPr>
            <w:r>
              <w:rPr>
                <w:rFonts w:ascii="Times New Roman" w:hAnsi="Times New Roman"/>
                <w:color w:val="000000"/>
                <w:sz w:val="17"/>
              </w:rPr>
              <w:t> </w:t>
            </w:r>
          </w:p>
        </w:tc>
        <w:tc>
          <w:tcPr>
            <w:tcW w:w="2437" w:type="dxa"/>
            <w:gridSpan w:val="3"/>
            <w:tcBorders>
              <w:bottom w:val="single" w:sz="4" w:space="0" w:color="000000"/>
              <w:right w:val="single" w:sz="4" w:space="0" w:color="000000"/>
            </w:tcBorders>
            <w:tcMar>
              <w:top w:w="40" w:type="dxa"/>
              <w:left w:w="20" w:type="dxa"/>
              <w:bottom w:w="40" w:type="dxa"/>
            </w:tcMar>
          </w:tcPr>
          <w:p w14:paraId="133ACCF7" w14:textId="77777777" w:rsidR="003D271F" w:rsidRDefault="00406DFC">
            <w:pPr>
              <w:spacing w:after="0" w:line="240" w:lineRule="auto"/>
            </w:pPr>
            <w:r>
              <w:rPr>
                <w:rFonts w:ascii="Times New Roman" w:hAnsi="Times New Roman"/>
                <w:color w:val="000000"/>
                <w:sz w:val="17"/>
              </w:rPr>
              <w:t>client</w:t>
            </w:r>
          </w:p>
        </w:tc>
        <w:tc>
          <w:tcPr>
            <w:tcW w:w="2076" w:type="dxa"/>
            <w:tcBorders>
              <w:bottom w:val="single" w:sz="4" w:space="0" w:color="000000"/>
              <w:right w:val="single" w:sz="4" w:space="0" w:color="000000"/>
            </w:tcBorders>
            <w:tcMar>
              <w:top w:w="40" w:type="dxa"/>
              <w:left w:w="20" w:type="dxa"/>
              <w:bottom w:w="40" w:type="dxa"/>
              <w:right w:w="20" w:type="dxa"/>
            </w:tcMar>
          </w:tcPr>
          <w:p w14:paraId="51D5E497" w14:textId="77777777" w:rsidR="003D271F" w:rsidRDefault="00406DFC">
            <w:pPr>
              <w:spacing w:after="0" w:line="240" w:lineRule="auto"/>
              <w:jc w:val="center"/>
            </w:pPr>
            <w:r>
              <w:rPr>
                <w:rFonts w:ascii="Times New Roman" w:hAnsi="Times New Roman"/>
                <w:color w:val="000000"/>
                <w:sz w:val="17"/>
              </w:rPr>
              <w:t>ClientEntity</w:t>
            </w:r>
          </w:p>
        </w:tc>
        <w:tc>
          <w:tcPr>
            <w:tcW w:w="993" w:type="dxa"/>
            <w:tcBorders>
              <w:bottom w:val="single" w:sz="4" w:space="0" w:color="000000"/>
              <w:right w:val="single" w:sz="4" w:space="0" w:color="000000"/>
            </w:tcBorders>
            <w:tcMar>
              <w:top w:w="40" w:type="dxa"/>
              <w:left w:w="20" w:type="dxa"/>
              <w:bottom w:w="40" w:type="dxa"/>
              <w:right w:w="20" w:type="dxa"/>
            </w:tcMar>
          </w:tcPr>
          <w:p w14:paraId="15AF4BED"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01007920" w14:textId="77777777" w:rsidR="003D271F" w:rsidRDefault="00406DFC">
            <w:pPr>
              <w:spacing w:after="0" w:line="240" w:lineRule="auto"/>
            </w:pPr>
            <w:r>
              <w:rPr>
                <w:rFonts w:ascii="Times New Roman" w:hAnsi="Times New Roman"/>
                <w:color w:val="000000"/>
                <w:sz w:val="17"/>
              </w:rPr>
              <w:t>Данные клиента - владельца счёта</w:t>
            </w:r>
          </w:p>
        </w:tc>
      </w:tr>
      <w:tr w:rsidR="000941B2" w14:paraId="22746DD3"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72C33D93"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471E16DE"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68601870" w14:textId="77777777" w:rsidR="003D271F" w:rsidRDefault="00406DFC">
            <w:pPr>
              <w:spacing w:after="0" w:line="240" w:lineRule="auto"/>
            </w:pPr>
            <w:r>
              <w:rPr>
                <w:rFonts w:ascii="Times New Roman" w:hAnsi="Times New Roman"/>
                <w:color w:val="000000"/>
                <w:sz w:val="17"/>
              </w:rPr>
              <w:t>clientExtId</w:t>
            </w:r>
          </w:p>
        </w:tc>
        <w:tc>
          <w:tcPr>
            <w:tcW w:w="2076" w:type="dxa"/>
            <w:tcBorders>
              <w:bottom w:val="single" w:sz="4" w:space="0" w:color="000000"/>
              <w:right w:val="single" w:sz="4" w:space="0" w:color="000000"/>
            </w:tcBorders>
            <w:tcMar>
              <w:top w:w="40" w:type="dxa"/>
              <w:left w:w="20" w:type="dxa"/>
              <w:bottom w:w="40" w:type="dxa"/>
              <w:right w:w="20" w:type="dxa"/>
            </w:tcMar>
          </w:tcPr>
          <w:p w14:paraId="49968011"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2DBBDDED"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1B3D8718" w14:textId="77777777" w:rsidR="003D271F" w:rsidRDefault="00406DFC">
            <w:pPr>
              <w:spacing w:after="0" w:line="240" w:lineRule="auto"/>
            </w:pPr>
            <w:r>
              <w:rPr>
                <w:rFonts w:ascii="Times New Roman" w:hAnsi="Times New Roman"/>
                <w:color w:val="000000"/>
                <w:sz w:val="17"/>
              </w:rPr>
              <w:t>ID клиента во внешней системе. Идентификатор клиента во внешней системе.</w:t>
            </w:r>
          </w:p>
        </w:tc>
      </w:tr>
      <w:tr w:rsidR="000941B2" w14:paraId="3D9AFD6F"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67A603C7"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66EBD81C"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00CE9CD1" w14:textId="77777777" w:rsidR="003D271F" w:rsidRDefault="00406DFC">
            <w:pPr>
              <w:spacing w:after="0" w:line="240" w:lineRule="auto"/>
            </w:pPr>
            <w:r>
              <w:rPr>
                <w:rFonts w:ascii="Times New Roman" w:hAnsi="Times New Roman"/>
                <w:color w:val="000000"/>
                <w:sz w:val="17"/>
              </w:rPr>
              <w:t>clientIdSys</w:t>
            </w:r>
          </w:p>
        </w:tc>
        <w:tc>
          <w:tcPr>
            <w:tcW w:w="2076" w:type="dxa"/>
            <w:tcBorders>
              <w:bottom w:val="single" w:sz="4" w:space="0" w:color="000000"/>
              <w:right w:val="single" w:sz="4" w:space="0" w:color="000000"/>
            </w:tcBorders>
            <w:tcMar>
              <w:top w:w="40" w:type="dxa"/>
              <w:left w:w="20" w:type="dxa"/>
              <w:bottom w:w="40" w:type="dxa"/>
              <w:right w:w="20" w:type="dxa"/>
            </w:tcMar>
          </w:tcPr>
          <w:p w14:paraId="1162ADF5"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11B8540B"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677CE646" w14:textId="77777777" w:rsidR="003D271F" w:rsidRDefault="00406DFC">
            <w:pPr>
              <w:spacing w:after="0" w:line="240" w:lineRule="auto"/>
            </w:pPr>
            <w:r>
              <w:rPr>
                <w:rFonts w:ascii="Times New Roman" w:hAnsi="Times New Roman"/>
                <w:color w:val="000000"/>
                <w:sz w:val="17"/>
              </w:rPr>
              <w:t>ID системы клиента (константа SBL_FR)</w:t>
            </w:r>
          </w:p>
        </w:tc>
      </w:tr>
      <w:tr w:rsidR="000941B2" w14:paraId="7C3B160E"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7DF95FFD"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62E476DA"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71B07278" w14:textId="77777777" w:rsidR="003D271F" w:rsidRDefault="00406DFC">
            <w:pPr>
              <w:spacing w:after="0" w:line="240" w:lineRule="auto"/>
            </w:pPr>
            <w:r>
              <w:rPr>
                <w:rFonts w:ascii="Times New Roman" w:hAnsi="Times New Roman"/>
                <w:color w:val="000000"/>
                <w:sz w:val="17"/>
              </w:rPr>
              <w:t>clientTypeEnum</w:t>
            </w:r>
          </w:p>
        </w:tc>
        <w:tc>
          <w:tcPr>
            <w:tcW w:w="2076" w:type="dxa"/>
            <w:tcBorders>
              <w:bottom w:val="single" w:sz="4" w:space="0" w:color="000000"/>
              <w:right w:val="single" w:sz="4" w:space="0" w:color="000000"/>
            </w:tcBorders>
            <w:tcMar>
              <w:top w:w="40" w:type="dxa"/>
              <w:left w:w="20" w:type="dxa"/>
              <w:bottom w:w="40" w:type="dxa"/>
              <w:right w:w="20" w:type="dxa"/>
            </w:tcMar>
          </w:tcPr>
          <w:p w14:paraId="1924474E"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1FD0296B"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0FD1BC8D" w14:textId="77777777" w:rsidR="003D271F" w:rsidRDefault="00406DFC">
            <w:pPr>
              <w:spacing w:after="0" w:line="240" w:lineRule="auto"/>
            </w:pPr>
            <w:r>
              <w:rPr>
                <w:rFonts w:ascii="Times New Roman" w:hAnsi="Times New Roman"/>
                <w:color w:val="000000"/>
                <w:sz w:val="17"/>
              </w:rPr>
              <w:t>Тип клиента: '0' - физ. лицо, '1' - Юр.лицо, '2' - Инд.предприниматель</w:t>
            </w:r>
          </w:p>
        </w:tc>
      </w:tr>
      <w:tr w:rsidR="000941B2" w14:paraId="20335C43"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01CA1711"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40E3A3F1"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78153A4D" w14:textId="77777777" w:rsidR="003D271F" w:rsidRDefault="00406DFC">
            <w:pPr>
              <w:spacing w:after="0" w:line="240" w:lineRule="auto"/>
            </w:pPr>
            <w:r>
              <w:rPr>
                <w:rFonts w:ascii="Times New Roman" w:hAnsi="Times New Roman"/>
                <w:color w:val="000000"/>
                <w:sz w:val="17"/>
              </w:rPr>
              <w:t>icIssueAutority</w:t>
            </w:r>
          </w:p>
        </w:tc>
        <w:tc>
          <w:tcPr>
            <w:tcW w:w="2076" w:type="dxa"/>
            <w:tcBorders>
              <w:bottom w:val="single" w:sz="4" w:space="0" w:color="000000"/>
              <w:right w:val="single" w:sz="4" w:space="0" w:color="000000"/>
            </w:tcBorders>
            <w:tcMar>
              <w:top w:w="40" w:type="dxa"/>
              <w:left w:w="20" w:type="dxa"/>
              <w:bottom w:w="40" w:type="dxa"/>
              <w:right w:w="20" w:type="dxa"/>
            </w:tcMar>
          </w:tcPr>
          <w:p w14:paraId="616AA670"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53800A4D"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72181039" w14:textId="77777777" w:rsidR="003D271F" w:rsidRDefault="00406DFC">
            <w:pPr>
              <w:spacing w:after="0" w:line="240" w:lineRule="auto"/>
            </w:pPr>
            <w:r>
              <w:rPr>
                <w:rFonts w:ascii="Times New Roman" w:hAnsi="Times New Roman"/>
                <w:color w:val="000000"/>
                <w:sz w:val="17"/>
              </w:rPr>
              <w:t>Кем выдан ДУЛ (только для ФЛ)</w:t>
            </w:r>
          </w:p>
        </w:tc>
      </w:tr>
      <w:tr w:rsidR="000941B2" w14:paraId="5EE3724A"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6D672C10"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2A1244B8"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19E317B2" w14:textId="77777777" w:rsidR="003D271F" w:rsidRDefault="00406DFC">
            <w:pPr>
              <w:spacing w:after="0" w:line="240" w:lineRule="auto"/>
            </w:pPr>
            <w:r>
              <w:rPr>
                <w:rFonts w:ascii="Times New Roman" w:hAnsi="Times New Roman"/>
                <w:color w:val="000000"/>
                <w:sz w:val="17"/>
              </w:rPr>
              <w:t>icIssueDate</w:t>
            </w:r>
          </w:p>
        </w:tc>
        <w:tc>
          <w:tcPr>
            <w:tcW w:w="2076" w:type="dxa"/>
            <w:tcBorders>
              <w:bottom w:val="single" w:sz="4" w:space="0" w:color="000000"/>
              <w:right w:val="single" w:sz="4" w:space="0" w:color="000000"/>
            </w:tcBorders>
            <w:tcMar>
              <w:top w:w="40" w:type="dxa"/>
              <w:left w:w="20" w:type="dxa"/>
              <w:bottom w:w="40" w:type="dxa"/>
              <w:right w:w="20" w:type="dxa"/>
            </w:tcMar>
          </w:tcPr>
          <w:p w14:paraId="3810BAC4"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74D9C665"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619CFEAF" w14:textId="77777777" w:rsidR="003D271F" w:rsidRDefault="00406DFC">
            <w:pPr>
              <w:spacing w:after="0" w:line="240" w:lineRule="auto"/>
            </w:pPr>
            <w:r>
              <w:rPr>
                <w:rFonts w:ascii="Times New Roman" w:hAnsi="Times New Roman"/>
                <w:color w:val="000000"/>
                <w:sz w:val="17"/>
              </w:rPr>
              <w:t>Когда выдан ДУЛ (только для ФЛ)</w:t>
            </w:r>
          </w:p>
        </w:tc>
      </w:tr>
      <w:tr w:rsidR="000941B2" w14:paraId="52883B50"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56A45E3E" w14:textId="77777777" w:rsidR="003D271F" w:rsidRDefault="00406DFC">
            <w:pPr>
              <w:spacing w:after="0" w:line="240" w:lineRule="auto"/>
            </w:pPr>
            <w:r>
              <w:rPr>
                <w:rFonts w:ascii="Times New Roman" w:hAnsi="Times New Roman"/>
                <w:color w:val="000000"/>
                <w:sz w:val="17"/>
              </w:rPr>
              <w:lastRenderedPageBreak/>
              <w:t> </w:t>
            </w:r>
          </w:p>
        </w:tc>
        <w:tc>
          <w:tcPr>
            <w:tcW w:w="451" w:type="dxa"/>
            <w:tcBorders>
              <w:bottom w:val="single" w:sz="4" w:space="0" w:color="000000"/>
            </w:tcBorders>
            <w:tcMar>
              <w:top w:w="40" w:type="dxa"/>
              <w:left w:w="20" w:type="dxa"/>
              <w:bottom w:w="40" w:type="dxa"/>
              <w:right w:w="20" w:type="dxa"/>
            </w:tcMar>
          </w:tcPr>
          <w:p w14:paraId="7AC056CC"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3FCECDFD" w14:textId="77777777" w:rsidR="003D271F" w:rsidRDefault="00406DFC">
            <w:pPr>
              <w:spacing w:after="0" w:line="240" w:lineRule="auto"/>
            </w:pPr>
            <w:r>
              <w:rPr>
                <w:rFonts w:ascii="Times New Roman" w:hAnsi="Times New Roman"/>
                <w:color w:val="000000"/>
                <w:sz w:val="17"/>
              </w:rPr>
              <w:t>icNum</w:t>
            </w:r>
          </w:p>
        </w:tc>
        <w:tc>
          <w:tcPr>
            <w:tcW w:w="2076" w:type="dxa"/>
            <w:tcBorders>
              <w:bottom w:val="single" w:sz="4" w:space="0" w:color="000000"/>
              <w:right w:val="single" w:sz="4" w:space="0" w:color="000000"/>
            </w:tcBorders>
            <w:tcMar>
              <w:top w:w="40" w:type="dxa"/>
              <w:left w:w="20" w:type="dxa"/>
              <w:bottom w:w="40" w:type="dxa"/>
              <w:right w:w="20" w:type="dxa"/>
            </w:tcMar>
          </w:tcPr>
          <w:p w14:paraId="7BC142BD"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402A5913"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33A81707" w14:textId="77777777" w:rsidR="003D271F" w:rsidRDefault="00406DFC">
            <w:pPr>
              <w:spacing w:after="0" w:line="240" w:lineRule="auto"/>
            </w:pPr>
            <w:r>
              <w:rPr>
                <w:rFonts w:ascii="Times New Roman" w:hAnsi="Times New Roman"/>
                <w:color w:val="000000"/>
                <w:sz w:val="17"/>
              </w:rPr>
              <w:t>Номер ДУЛ (только для ФЛ)</w:t>
            </w:r>
          </w:p>
        </w:tc>
      </w:tr>
      <w:tr w:rsidR="000941B2" w14:paraId="4E5511AC"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4F5848C0"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08EBBBAE"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568BB217" w14:textId="77777777" w:rsidR="003D271F" w:rsidRDefault="00406DFC">
            <w:pPr>
              <w:spacing w:after="0" w:line="240" w:lineRule="auto"/>
            </w:pPr>
            <w:r>
              <w:rPr>
                <w:rFonts w:ascii="Times New Roman" w:hAnsi="Times New Roman"/>
                <w:color w:val="000000"/>
                <w:sz w:val="17"/>
              </w:rPr>
              <w:t>icSeries</w:t>
            </w:r>
          </w:p>
        </w:tc>
        <w:tc>
          <w:tcPr>
            <w:tcW w:w="2076" w:type="dxa"/>
            <w:tcBorders>
              <w:bottom w:val="single" w:sz="4" w:space="0" w:color="000000"/>
              <w:right w:val="single" w:sz="4" w:space="0" w:color="000000"/>
            </w:tcBorders>
            <w:tcMar>
              <w:top w:w="40" w:type="dxa"/>
              <w:left w:w="20" w:type="dxa"/>
              <w:bottom w:w="40" w:type="dxa"/>
              <w:right w:w="20" w:type="dxa"/>
            </w:tcMar>
          </w:tcPr>
          <w:p w14:paraId="483BF8D1"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3FC5494F"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0E9A3E4F" w14:textId="77777777" w:rsidR="003D271F" w:rsidRDefault="00406DFC">
            <w:pPr>
              <w:spacing w:after="0" w:line="240" w:lineRule="auto"/>
            </w:pPr>
            <w:r>
              <w:rPr>
                <w:rFonts w:ascii="Times New Roman" w:hAnsi="Times New Roman"/>
                <w:color w:val="000000"/>
                <w:sz w:val="17"/>
              </w:rPr>
              <w:t>Серия ДУЛ (только для ФЛ)</w:t>
            </w:r>
          </w:p>
        </w:tc>
      </w:tr>
      <w:tr w:rsidR="000941B2" w14:paraId="2FA1E6A3"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3093DD6F"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33A2BF05"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0586F88A" w14:textId="77777777" w:rsidR="003D271F" w:rsidRDefault="00406DFC">
            <w:pPr>
              <w:spacing w:after="0" w:line="240" w:lineRule="auto"/>
            </w:pPr>
            <w:r>
              <w:rPr>
                <w:rFonts w:ascii="Times New Roman" w:hAnsi="Times New Roman"/>
                <w:color w:val="000000"/>
                <w:sz w:val="17"/>
              </w:rPr>
              <w:t>identityCardTypeId</w:t>
            </w:r>
          </w:p>
        </w:tc>
        <w:tc>
          <w:tcPr>
            <w:tcW w:w="2076" w:type="dxa"/>
            <w:tcBorders>
              <w:bottom w:val="single" w:sz="4" w:space="0" w:color="000000"/>
              <w:right w:val="single" w:sz="4" w:space="0" w:color="000000"/>
            </w:tcBorders>
            <w:tcMar>
              <w:top w:w="40" w:type="dxa"/>
              <w:left w:w="20" w:type="dxa"/>
              <w:bottom w:w="40" w:type="dxa"/>
              <w:right w:w="20" w:type="dxa"/>
            </w:tcMar>
          </w:tcPr>
          <w:p w14:paraId="25F971D1"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6D9034CB"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50462FBB" w14:textId="77777777" w:rsidR="003D271F" w:rsidRDefault="00406DFC">
            <w:pPr>
              <w:spacing w:after="0" w:line="240" w:lineRule="auto"/>
            </w:pPr>
            <w:r>
              <w:rPr>
                <w:rFonts w:ascii="Times New Roman" w:hAnsi="Times New Roman"/>
                <w:color w:val="000000"/>
                <w:sz w:val="17"/>
              </w:rPr>
              <w:t xml:space="preserve">Тип ДУЛ (только для ФЛ). Должен соответствовать справочнику типов документов </w:t>
            </w:r>
            <w:r>
              <w:rPr>
                <w:rFonts w:ascii="Times New Roman" w:hAnsi="Times New Roman"/>
                <w:color w:val="000000"/>
                <w:sz w:val="17"/>
              </w:rPr>
              <w:t>Спектрума IDENTITY_CARD_TYPE</w:t>
            </w:r>
          </w:p>
        </w:tc>
      </w:tr>
      <w:tr w:rsidR="000941B2" w14:paraId="5BD99B79"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7119BC8D"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0363560D"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14E8E8B2" w14:textId="77777777" w:rsidR="003D271F" w:rsidRDefault="00406DFC">
            <w:pPr>
              <w:spacing w:after="0" w:line="240" w:lineRule="auto"/>
            </w:pPr>
            <w:r>
              <w:rPr>
                <w:rFonts w:ascii="Times New Roman" w:hAnsi="Times New Roman"/>
                <w:color w:val="000000"/>
                <w:sz w:val="17"/>
              </w:rPr>
              <w:t>personFirstName</w:t>
            </w:r>
          </w:p>
        </w:tc>
        <w:tc>
          <w:tcPr>
            <w:tcW w:w="2076" w:type="dxa"/>
            <w:tcBorders>
              <w:bottom w:val="single" w:sz="4" w:space="0" w:color="000000"/>
              <w:right w:val="single" w:sz="4" w:space="0" w:color="000000"/>
            </w:tcBorders>
            <w:tcMar>
              <w:top w:w="40" w:type="dxa"/>
              <w:left w:w="20" w:type="dxa"/>
              <w:bottom w:w="40" w:type="dxa"/>
              <w:right w:w="20" w:type="dxa"/>
            </w:tcMar>
          </w:tcPr>
          <w:p w14:paraId="4633C271"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4AB7315B"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70ED54C2" w14:textId="77777777" w:rsidR="003D271F" w:rsidRDefault="00406DFC">
            <w:pPr>
              <w:spacing w:after="0" w:line="240" w:lineRule="auto"/>
            </w:pPr>
            <w:r>
              <w:rPr>
                <w:rFonts w:ascii="Times New Roman" w:hAnsi="Times New Roman"/>
                <w:color w:val="000000"/>
                <w:sz w:val="17"/>
              </w:rPr>
              <w:t>Имя (только для ФЛ)</w:t>
            </w:r>
          </w:p>
        </w:tc>
      </w:tr>
      <w:tr w:rsidR="000941B2" w14:paraId="7F95871D"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462E5AAE"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7B59AA5C"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39E993DE" w14:textId="77777777" w:rsidR="003D271F" w:rsidRDefault="00406DFC">
            <w:pPr>
              <w:spacing w:after="0" w:line="240" w:lineRule="auto"/>
            </w:pPr>
            <w:r>
              <w:rPr>
                <w:rFonts w:ascii="Times New Roman" w:hAnsi="Times New Roman"/>
                <w:color w:val="000000"/>
                <w:sz w:val="17"/>
              </w:rPr>
              <w:t>personPatronymic</w:t>
            </w:r>
          </w:p>
        </w:tc>
        <w:tc>
          <w:tcPr>
            <w:tcW w:w="2076" w:type="dxa"/>
            <w:tcBorders>
              <w:bottom w:val="single" w:sz="4" w:space="0" w:color="000000"/>
              <w:right w:val="single" w:sz="4" w:space="0" w:color="000000"/>
            </w:tcBorders>
            <w:tcMar>
              <w:top w:w="40" w:type="dxa"/>
              <w:left w:w="20" w:type="dxa"/>
              <w:bottom w:w="40" w:type="dxa"/>
              <w:right w:w="20" w:type="dxa"/>
            </w:tcMar>
          </w:tcPr>
          <w:p w14:paraId="50DA7CA5"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68ECAD57"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5AC2D5EB" w14:textId="77777777" w:rsidR="003D271F" w:rsidRDefault="00406DFC">
            <w:pPr>
              <w:spacing w:after="0" w:line="240" w:lineRule="auto"/>
            </w:pPr>
            <w:r>
              <w:rPr>
                <w:rFonts w:ascii="Times New Roman" w:hAnsi="Times New Roman"/>
                <w:color w:val="000000"/>
                <w:sz w:val="17"/>
              </w:rPr>
              <w:t>Отчество (только для ФЛ)</w:t>
            </w:r>
          </w:p>
        </w:tc>
      </w:tr>
      <w:tr w:rsidR="000941B2" w14:paraId="46ECEE5D"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266D4F36"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4A847ED8"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5802EF19" w14:textId="77777777" w:rsidR="003D271F" w:rsidRDefault="00406DFC">
            <w:pPr>
              <w:spacing w:after="0" w:line="240" w:lineRule="auto"/>
            </w:pPr>
            <w:r>
              <w:rPr>
                <w:rFonts w:ascii="Times New Roman" w:hAnsi="Times New Roman"/>
                <w:color w:val="000000"/>
                <w:sz w:val="17"/>
              </w:rPr>
              <w:t>personSurname</w:t>
            </w:r>
          </w:p>
        </w:tc>
        <w:tc>
          <w:tcPr>
            <w:tcW w:w="2076" w:type="dxa"/>
            <w:tcBorders>
              <w:bottom w:val="single" w:sz="4" w:space="0" w:color="000000"/>
              <w:right w:val="single" w:sz="4" w:space="0" w:color="000000"/>
            </w:tcBorders>
            <w:tcMar>
              <w:top w:w="40" w:type="dxa"/>
              <w:left w:w="20" w:type="dxa"/>
              <w:bottom w:w="40" w:type="dxa"/>
              <w:right w:w="20" w:type="dxa"/>
            </w:tcMar>
          </w:tcPr>
          <w:p w14:paraId="039B68A1"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7C099418"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168351FC" w14:textId="77777777" w:rsidR="003D271F" w:rsidRDefault="00406DFC">
            <w:pPr>
              <w:spacing w:after="0" w:line="240" w:lineRule="auto"/>
            </w:pPr>
            <w:r>
              <w:rPr>
                <w:rFonts w:ascii="Times New Roman" w:hAnsi="Times New Roman"/>
                <w:color w:val="000000"/>
                <w:sz w:val="17"/>
              </w:rPr>
              <w:t>Фамилия (только для ФЛ)</w:t>
            </w:r>
          </w:p>
        </w:tc>
      </w:tr>
      <w:tr w:rsidR="000941B2" w14:paraId="352FF34A"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0A813A02"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1A9B1880"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4B079BB3" w14:textId="77777777" w:rsidR="003D271F" w:rsidRDefault="00406DFC">
            <w:pPr>
              <w:spacing w:after="0" w:line="240" w:lineRule="auto"/>
            </w:pPr>
            <w:r>
              <w:rPr>
                <w:rFonts w:ascii="Times New Roman" w:hAnsi="Times New Roman"/>
                <w:color w:val="000000"/>
                <w:sz w:val="17"/>
              </w:rPr>
              <w:t>personCitizenCountryCode</w:t>
            </w:r>
          </w:p>
        </w:tc>
        <w:tc>
          <w:tcPr>
            <w:tcW w:w="2076" w:type="dxa"/>
            <w:tcBorders>
              <w:bottom w:val="single" w:sz="4" w:space="0" w:color="000000"/>
              <w:right w:val="single" w:sz="4" w:space="0" w:color="000000"/>
            </w:tcBorders>
            <w:tcMar>
              <w:top w:w="40" w:type="dxa"/>
              <w:left w:w="20" w:type="dxa"/>
              <w:bottom w:w="40" w:type="dxa"/>
              <w:right w:w="20" w:type="dxa"/>
            </w:tcMar>
          </w:tcPr>
          <w:p w14:paraId="7DECFA84"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075387A7"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2A87C226" w14:textId="77777777" w:rsidR="003D271F" w:rsidRDefault="00406DFC">
            <w:pPr>
              <w:spacing w:after="0" w:line="240" w:lineRule="auto"/>
            </w:pPr>
            <w:r>
              <w:rPr>
                <w:rFonts w:ascii="Times New Roman" w:hAnsi="Times New Roman"/>
                <w:color w:val="000000"/>
                <w:sz w:val="17"/>
              </w:rPr>
              <w:t xml:space="preserve">Код страны </w:t>
            </w:r>
            <w:r>
              <w:rPr>
                <w:rFonts w:ascii="Times New Roman" w:hAnsi="Times New Roman"/>
                <w:color w:val="000000"/>
                <w:sz w:val="17"/>
              </w:rPr>
              <w:t>гражданства (по справочнику стран в системе Спектрум)</w:t>
            </w:r>
          </w:p>
        </w:tc>
      </w:tr>
      <w:tr w:rsidR="000941B2" w14:paraId="756A60FB"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0B951C4D"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726B7536"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1F7C7E26" w14:textId="77777777" w:rsidR="003D271F" w:rsidRDefault="00406DFC">
            <w:pPr>
              <w:spacing w:after="0" w:line="240" w:lineRule="auto"/>
            </w:pPr>
            <w:r>
              <w:rPr>
                <w:rFonts w:ascii="Times New Roman" w:hAnsi="Times New Roman"/>
                <w:color w:val="000000"/>
                <w:sz w:val="17"/>
              </w:rPr>
              <w:t>personStatelessFlag</w:t>
            </w:r>
          </w:p>
        </w:tc>
        <w:tc>
          <w:tcPr>
            <w:tcW w:w="2076" w:type="dxa"/>
            <w:tcBorders>
              <w:bottom w:val="single" w:sz="4" w:space="0" w:color="000000"/>
              <w:right w:val="single" w:sz="4" w:space="0" w:color="000000"/>
            </w:tcBorders>
            <w:tcMar>
              <w:top w:w="40" w:type="dxa"/>
              <w:left w:w="20" w:type="dxa"/>
              <w:bottom w:w="40" w:type="dxa"/>
              <w:right w:w="20" w:type="dxa"/>
            </w:tcMar>
          </w:tcPr>
          <w:p w14:paraId="06003014" w14:textId="77777777" w:rsidR="003D271F" w:rsidRDefault="00406DFC">
            <w:pPr>
              <w:spacing w:after="0" w:line="240" w:lineRule="auto"/>
              <w:jc w:val="center"/>
            </w:pPr>
            <w:r>
              <w:rPr>
                <w:rFonts w:ascii="Times New Roman" w:hAnsi="Times New Roman"/>
                <w:color w:val="000000"/>
                <w:sz w:val="17"/>
              </w:rPr>
              <w:t>boolean</w:t>
            </w:r>
          </w:p>
        </w:tc>
        <w:tc>
          <w:tcPr>
            <w:tcW w:w="993" w:type="dxa"/>
            <w:tcBorders>
              <w:bottom w:val="single" w:sz="4" w:space="0" w:color="000000"/>
              <w:right w:val="single" w:sz="4" w:space="0" w:color="000000"/>
            </w:tcBorders>
            <w:tcMar>
              <w:top w:w="40" w:type="dxa"/>
              <w:left w:w="20" w:type="dxa"/>
              <w:bottom w:w="40" w:type="dxa"/>
              <w:right w:w="20" w:type="dxa"/>
            </w:tcMar>
          </w:tcPr>
          <w:p w14:paraId="5041328D"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703D2968" w14:textId="77777777" w:rsidR="003D271F" w:rsidRDefault="00406DFC">
            <w:pPr>
              <w:spacing w:after="0" w:line="240" w:lineRule="auto"/>
            </w:pPr>
            <w:r>
              <w:rPr>
                <w:rFonts w:ascii="Times New Roman" w:hAnsi="Times New Roman"/>
                <w:color w:val="000000"/>
                <w:sz w:val="17"/>
              </w:rPr>
              <w:t>Признак "Лицо без гражданства"</w:t>
            </w:r>
          </w:p>
        </w:tc>
      </w:tr>
      <w:tr w:rsidR="000941B2" w14:paraId="0D922CA1"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0D177419" w14:textId="77777777" w:rsidR="003D271F" w:rsidRDefault="00406DFC">
            <w:pPr>
              <w:spacing w:after="0" w:line="240" w:lineRule="auto"/>
            </w:pPr>
            <w:r>
              <w:rPr>
                <w:rFonts w:ascii="Times New Roman" w:hAnsi="Times New Roman"/>
                <w:color w:val="000000"/>
                <w:sz w:val="17"/>
              </w:rPr>
              <w:t> </w:t>
            </w:r>
          </w:p>
        </w:tc>
        <w:tc>
          <w:tcPr>
            <w:tcW w:w="2437" w:type="dxa"/>
            <w:gridSpan w:val="3"/>
            <w:tcBorders>
              <w:bottom w:val="single" w:sz="4" w:space="0" w:color="000000"/>
              <w:right w:val="single" w:sz="4" w:space="0" w:color="000000"/>
            </w:tcBorders>
            <w:tcMar>
              <w:top w:w="40" w:type="dxa"/>
              <w:left w:w="20" w:type="dxa"/>
              <w:bottom w:w="40" w:type="dxa"/>
            </w:tcMar>
          </w:tcPr>
          <w:p w14:paraId="57CDA0BF" w14:textId="77777777" w:rsidR="003D271F" w:rsidRDefault="00406DFC">
            <w:pPr>
              <w:spacing w:after="0" w:line="240" w:lineRule="auto"/>
            </w:pPr>
            <w:r>
              <w:rPr>
                <w:rFonts w:ascii="Times New Roman" w:hAnsi="Times New Roman"/>
                <w:color w:val="000000"/>
                <w:sz w:val="17"/>
              </w:rPr>
              <w:t>deptCode</w:t>
            </w:r>
          </w:p>
        </w:tc>
        <w:tc>
          <w:tcPr>
            <w:tcW w:w="2076" w:type="dxa"/>
            <w:tcBorders>
              <w:bottom w:val="single" w:sz="4" w:space="0" w:color="000000"/>
              <w:right w:val="single" w:sz="4" w:space="0" w:color="000000"/>
            </w:tcBorders>
            <w:tcMar>
              <w:top w:w="40" w:type="dxa"/>
              <w:left w:w="20" w:type="dxa"/>
              <w:bottom w:w="40" w:type="dxa"/>
              <w:right w:w="20" w:type="dxa"/>
            </w:tcMar>
          </w:tcPr>
          <w:p w14:paraId="069CAC09"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43809748"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37387FF8" w14:textId="77777777" w:rsidR="003D271F" w:rsidRDefault="00406DFC">
            <w:pPr>
              <w:spacing w:after="0" w:line="240" w:lineRule="auto"/>
            </w:pPr>
            <w:r>
              <w:rPr>
                <w:rFonts w:ascii="Times New Roman" w:hAnsi="Times New Roman"/>
                <w:color w:val="000000"/>
                <w:sz w:val="17"/>
              </w:rPr>
              <w:t>Код подразделения</w:t>
            </w:r>
          </w:p>
        </w:tc>
      </w:tr>
      <w:tr w:rsidR="000941B2" w14:paraId="770F1152" w14:textId="77777777" w:rsidTr="000941B2">
        <w:tblPrEx>
          <w:tblCellMar>
            <w:top w:w="0" w:type="dxa"/>
            <w:bottom w:w="0" w:type="dxa"/>
          </w:tblCellMar>
        </w:tblPrEx>
        <w:trPr>
          <w:ins w:id="1188" w:author="Yulia A. Trifonova" w:date="2021-08-09T23:51:00Z"/>
        </w:trPr>
        <w:tc>
          <w:tcPr>
            <w:tcW w:w="451" w:type="dxa"/>
            <w:tcBorders>
              <w:left w:val="single" w:sz="4" w:space="0" w:color="000000"/>
              <w:bottom w:val="single" w:sz="4" w:space="0" w:color="000000"/>
            </w:tcBorders>
            <w:tcMar>
              <w:top w:w="40" w:type="dxa"/>
              <w:left w:w="20" w:type="dxa"/>
              <w:bottom w:w="40" w:type="dxa"/>
              <w:right w:w="20" w:type="dxa"/>
            </w:tcMar>
          </w:tcPr>
          <w:p w14:paraId="3BC6E6AB" w14:textId="77777777" w:rsidR="003D271F" w:rsidRDefault="00406DFC">
            <w:pPr>
              <w:spacing w:after="0" w:line="240" w:lineRule="auto"/>
              <w:rPr>
                <w:ins w:id="1189" w:author="Yulia A. Trifonova" w:date="2021-08-09T23:51:00Z"/>
              </w:rPr>
            </w:pPr>
            <w:ins w:id="1190" w:author="Yulia A. Trifonova" w:date="2021-08-09T23:51:00Z">
              <w:r>
                <w:rPr>
                  <w:rFonts w:ascii="Times New Roman" w:hAnsi="Times New Roman"/>
                  <w:color w:val="000000"/>
                  <w:sz w:val="17"/>
                </w:rPr>
                <w:t> </w:t>
              </w:r>
            </w:ins>
          </w:p>
        </w:tc>
        <w:tc>
          <w:tcPr>
            <w:tcW w:w="2437" w:type="dxa"/>
            <w:gridSpan w:val="3"/>
            <w:tcBorders>
              <w:bottom w:val="single" w:sz="4" w:space="0" w:color="000000"/>
              <w:right w:val="single" w:sz="4" w:space="0" w:color="000000"/>
            </w:tcBorders>
            <w:tcMar>
              <w:top w:w="40" w:type="dxa"/>
              <w:left w:w="20" w:type="dxa"/>
              <w:bottom w:w="40" w:type="dxa"/>
            </w:tcMar>
          </w:tcPr>
          <w:p w14:paraId="588C0137" w14:textId="77777777" w:rsidR="003D271F" w:rsidRDefault="00406DFC">
            <w:pPr>
              <w:spacing w:after="0" w:line="240" w:lineRule="auto"/>
              <w:rPr>
                <w:ins w:id="1191" w:author="Yulia A. Trifonova" w:date="2021-08-09T23:51:00Z"/>
              </w:rPr>
            </w:pPr>
            <w:ins w:id="1192" w:author="Yulia A. Trifonova" w:date="2021-08-09T23:51:00Z">
              <w:r>
                <w:rPr>
                  <w:rFonts w:ascii="Times New Roman" w:hAnsi="Times New Roman"/>
                  <w:color w:val="000000"/>
                  <w:sz w:val="17"/>
                </w:rPr>
                <w:t>operJournalStatusEnum</w:t>
              </w:r>
            </w:ins>
          </w:p>
        </w:tc>
        <w:tc>
          <w:tcPr>
            <w:tcW w:w="2076" w:type="dxa"/>
            <w:tcBorders>
              <w:bottom w:val="single" w:sz="4" w:space="0" w:color="000000"/>
              <w:right w:val="single" w:sz="4" w:space="0" w:color="000000"/>
            </w:tcBorders>
            <w:tcMar>
              <w:top w:w="40" w:type="dxa"/>
              <w:left w:w="20" w:type="dxa"/>
              <w:bottom w:w="40" w:type="dxa"/>
              <w:right w:w="20" w:type="dxa"/>
            </w:tcMar>
          </w:tcPr>
          <w:p w14:paraId="0E1785AF" w14:textId="77777777" w:rsidR="003D271F" w:rsidRDefault="00406DFC">
            <w:pPr>
              <w:spacing w:after="0" w:line="240" w:lineRule="auto"/>
              <w:jc w:val="center"/>
              <w:rPr>
                <w:ins w:id="1193" w:author="Yulia A. Trifonova" w:date="2021-08-09T23:51:00Z"/>
              </w:rPr>
            </w:pPr>
            <w:ins w:id="1194" w:author="Yulia A. Trifonova" w:date="2021-08-09T23:51:00Z">
              <w:r>
                <w:rPr>
                  <w:rFonts w:ascii="Times New Roman" w:hAnsi="Times New Roman"/>
                  <w:color w:val="000000"/>
                  <w:sz w:val="17"/>
                </w:rPr>
                <w:t>string</w:t>
              </w:r>
            </w:ins>
          </w:p>
        </w:tc>
        <w:tc>
          <w:tcPr>
            <w:tcW w:w="993" w:type="dxa"/>
            <w:tcBorders>
              <w:bottom w:val="single" w:sz="4" w:space="0" w:color="000000"/>
              <w:right w:val="single" w:sz="4" w:space="0" w:color="000000"/>
            </w:tcBorders>
            <w:tcMar>
              <w:top w:w="40" w:type="dxa"/>
              <w:left w:w="20" w:type="dxa"/>
              <w:bottom w:w="40" w:type="dxa"/>
              <w:right w:w="20" w:type="dxa"/>
            </w:tcMar>
          </w:tcPr>
          <w:p w14:paraId="377030DD" w14:textId="77777777" w:rsidR="003D271F" w:rsidRDefault="00406DFC">
            <w:pPr>
              <w:spacing w:after="0" w:line="240" w:lineRule="auto"/>
              <w:jc w:val="center"/>
              <w:rPr>
                <w:ins w:id="1195" w:author="Yulia A. Trifonova" w:date="2021-08-09T23:51:00Z"/>
              </w:rPr>
            </w:pPr>
            <w:ins w:id="1196" w:author="Yulia A. Trifonova" w:date="2021-08-09T23:51:00Z">
              <w:r>
                <w:rPr>
                  <w:rFonts w:ascii="Times New Roman" w:hAnsi="Times New Roman"/>
                  <w:color w:val="000000"/>
                  <w:sz w:val="17"/>
                </w:rPr>
                <w:t>0</w:t>
              </w:r>
            </w:ins>
          </w:p>
        </w:tc>
        <w:tc>
          <w:tcPr>
            <w:tcW w:w="3069" w:type="dxa"/>
            <w:tcBorders>
              <w:bottom w:val="single" w:sz="4" w:space="0" w:color="000000"/>
              <w:right w:val="single" w:sz="4" w:space="0" w:color="000000"/>
            </w:tcBorders>
            <w:tcMar>
              <w:top w:w="40" w:type="dxa"/>
              <w:left w:w="20" w:type="dxa"/>
              <w:bottom w:w="40" w:type="dxa"/>
              <w:right w:w="20" w:type="dxa"/>
            </w:tcMar>
          </w:tcPr>
          <w:p w14:paraId="660F6127" w14:textId="77777777" w:rsidR="003D271F" w:rsidRDefault="00406DFC">
            <w:pPr>
              <w:spacing w:after="0" w:line="240" w:lineRule="auto"/>
              <w:rPr>
                <w:ins w:id="1197" w:author="Yulia A. Trifonova" w:date="2021-08-09T23:51:00Z"/>
              </w:rPr>
            </w:pPr>
            <w:ins w:id="1198" w:author="Yulia A. Trifonova" w:date="2021-08-09T23:51:00Z">
              <w:r>
                <w:rPr>
                  <w:rFonts w:ascii="Times New Roman" w:hAnsi="Times New Roman"/>
                  <w:color w:val="000000"/>
                  <w:sz w:val="17"/>
                </w:rPr>
                <w:t xml:space="preserve">Статус операции. Константа 3 для операций, требующих </w:t>
              </w:r>
              <w:r>
                <w:rPr>
                  <w:rFonts w:ascii="Times New Roman" w:hAnsi="Times New Roman"/>
                  <w:color w:val="000000"/>
                  <w:sz w:val="17"/>
                </w:rPr>
                <w:t>контроля в Спектрум</w:t>
              </w:r>
            </w:ins>
          </w:p>
        </w:tc>
      </w:tr>
      <w:tr w:rsidR="000941B2" w14:paraId="423099F7" w14:textId="77777777" w:rsidTr="000941B2">
        <w:tblPrEx>
          <w:tblCellMar>
            <w:top w:w="0" w:type="dxa"/>
            <w:bottom w:w="0" w:type="dxa"/>
          </w:tblCellMar>
        </w:tblPrEx>
        <w:trPr>
          <w:ins w:id="1199" w:author="Yulia A. Trifonova" w:date="2021-08-09T23:51:00Z"/>
        </w:trPr>
        <w:tc>
          <w:tcPr>
            <w:tcW w:w="451" w:type="dxa"/>
            <w:tcBorders>
              <w:left w:val="single" w:sz="4" w:space="0" w:color="000000"/>
              <w:bottom w:val="single" w:sz="4" w:space="0" w:color="000000"/>
            </w:tcBorders>
            <w:tcMar>
              <w:top w:w="40" w:type="dxa"/>
              <w:left w:w="20" w:type="dxa"/>
              <w:bottom w:w="40" w:type="dxa"/>
              <w:right w:w="20" w:type="dxa"/>
            </w:tcMar>
          </w:tcPr>
          <w:p w14:paraId="1818762B" w14:textId="77777777" w:rsidR="003D271F" w:rsidRDefault="00406DFC">
            <w:pPr>
              <w:spacing w:after="0" w:line="240" w:lineRule="auto"/>
              <w:rPr>
                <w:ins w:id="1200" w:author="Yulia A. Trifonova" w:date="2021-08-09T23:51:00Z"/>
              </w:rPr>
            </w:pPr>
            <w:ins w:id="1201" w:author="Yulia A. Trifonova" w:date="2021-08-09T23:51:00Z">
              <w:r>
                <w:rPr>
                  <w:rFonts w:ascii="Times New Roman" w:hAnsi="Times New Roman"/>
                  <w:color w:val="000000"/>
                  <w:sz w:val="17"/>
                </w:rPr>
                <w:t> </w:t>
              </w:r>
            </w:ins>
          </w:p>
        </w:tc>
        <w:tc>
          <w:tcPr>
            <w:tcW w:w="2437" w:type="dxa"/>
            <w:gridSpan w:val="3"/>
            <w:tcBorders>
              <w:bottom w:val="single" w:sz="4" w:space="0" w:color="000000"/>
              <w:right w:val="single" w:sz="4" w:space="0" w:color="000000"/>
            </w:tcBorders>
            <w:tcMar>
              <w:top w:w="40" w:type="dxa"/>
              <w:left w:w="20" w:type="dxa"/>
              <w:bottom w:w="40" w:type="dxa"/>
            </w:tcMar>
          </w:tcPr>
          <w:p w14:paraId="7D7A215D" w14:textId="77777777" w:rsidR="003D271F" w:rsidRDefault="00406DFC">
            <w:pPr>
              <w:spacing w:after="0" w:line="240" w:lineRule="auto"/>
              <w:rPr>
                <w:ins w:id="1202" w:author="Yulia A. Trifonova" w:date="2021-08-09T23:51:00Z"/>
              </w:rPr>
            </w:pPr>
            <w:ins w:id="1203" w:author="Yulia A. Trifonova" w:date="2021-08-09T23:51:00Z">
              <w:r>
                <w:rPr>
                  <w:rFonts w:ascii="Times New Roman" w:hAnsi="Times New Roman"/>
                  <w:color w:val="000000"/>
                  <w:sz w:val="17"/>
                </w:rPr>
                <w:t>extFee</w:t>
              </w:r>
            </w:ins>
          </w:p>
        </w:tc>
        <w:tc>
          <w:tcPr>
            <w:tcW w:w="2076" w:type="dxa"/>
            <w:tcBorders>
              <w:bottom w:val="single" w:sz="4" w:space="0" w:color="000000"/>
              <w:right w:val="single" w:sz="4" w:space="0" w:color="000000"/>
            </w:tcBorders>
            <w:tcMar>
              <w:top w:w="40" w:type="dxa"/>
              <w:left w:w="20" w:type="dxa"/>
              <w:bottom w:w="40" w:type="dxa"/>
              <w:right w:w="20" w:type="dxa"/>
            </w:tcMar>
          </w:tcPr>
          <w:p w14:paraId="515EF381" w14:textId="77777777" w:rsidR="003D271F" w:rsidRDefault="00406DFC">
            <w:pPr>
              <w:spacing w:after="0" w:line="240" w:lineRule="auto"/>
              <w:jc w:val="center"/>
              <w:rPr>
                <w:ins w:id="1204" w:author="Yulia A. Trifonova" w:date="2021-08-09T23:51:00Z"/>
              </w:rPr>
            </w:pPr>
            <w:ins w:id="1205" w:author="Yulia A. Trifonova" w:date="2021-08-09T23:51:00Z">
              <w:r>
                <w:rPr>
                  <w:rFonts w:ascii="Times New Roman" w:hAnsi="Times New Roman"/>
                  <w:color w:val="000000"/>
                  <w:sz w:val="17"/>
                </w:rPr>
                <w:t>SummaEntity</w:t>
              </w:r>
            </w:ins>
          </w:p>
        </w:tc>
        <w:tc>
          <w:tcPr>
            <w:tcW w:w="993" w:type="dxa"/>
            <w:tcBorders>
              <w:bottom w:val="single" w:sz="4" w:space="0" w:color="000000"/>
              <w:right w:val="single" w:sz="4" w:space="0" w:color="000000"/>
            </w:tcBorders>
            <w:tcMar>
              <w:top w:w="40" w:type="dxa"/>
              <w:left w:w="20" w:type="dxa"/>
              <w:bottom w:w="40" w:type="dxa"/>
              <w:right w:w="20" w:type="dxa"/>
            </w:tcMar>
          </w:tcPr>
          <w:p w14:paraId="42B08C7B" w14:textId="77777777" w:rsidR="003D271F" w:rsidRDefault="00406DFC">
            <w:pPr>
              <w:spacing w:after="0" w:line="240" w:lineRule="auto"/>
              <w:jc w:val="center"/>
              <w:rPr>
                <w:ins w:id="1206" w:author="Yulia A. Trifonova" w:date="2021-08-09T23:51:00Z"/>
              </w:rPr>
            </w:pPr>
            <w:ins w:id="1207" w:author="Yulia A. Trifonova" w:date="2021-08-09T23:51:00Z">
              <w:r>
                <w:rPr>
                  <w:rFonts w:ascii="Times New Roman" w:hAnsi="Times New Roman"/>
                  <w:color w:val="000000"/>
                  <w:sz w:val="17"/>
                </w:rPr>
                <w:t>0..1</w:t>
              </w:r>
            </w:ins>
          </w:p>
        </w:tc>
        <w:tc>
          <w:tcPr>
            <w:tcW w:w="3069" w:type="dxa"/>
            <w:tcBorders>
              <w:bottom w:val="single" w:sz="4" w:space="0" w:color="000000"/>
              <w:right w:val="single" w:sz="4" w:space="0" w:color="000000"/>
            </w:tcBorders>
            <w:tcMar>
              <w:top w:w="40" w:type="dxa"/>
              <w:left w:w="20" w:type="dxa"/>
              <w:bottom w:w="40" w:type="dxa"/>
              <w:right w:w="20" w:type="dxa"/>
            </w:tcMar>
          </w:tcPr>
          <w:p w14:paraId="0A0A24C0" w14:textId="77777777" w:rsidR="003D271F" w:rsidRDefault="00406DFC">
            <w:pPr>
              <w:spacing w:after="0" w:line="240" w:lineRule="auto"/>
              <w:rPr>
                <w:ins w:id="1208" w:author="Yulia A. Trifonova" w:date="2021-08-09T23:51:00Z"/>
              </w:rPr>
            </w:pPr>
            <w:ins w:id="1209" w:author="Yulia A. Trifonova" w:date="2021-08-09T23:51:00Z">
              <w:r>
                <w:rPr>
                  <w:rFonts w:ascii="Times New Roman" w:hAnsi="Times New Roman"/>
                  <w:color w:val="000000"/>
                  <w:sz w:val="17"/>
                </w:rPr>
                <w:t>Комиссия из внешней системы</w:t>
              </w:r>
            </w:ins>
          </w:p>
        </w:tc>
      </w:tr>
      <w:tr w:rsidR="000941B2" w14:paraId="02E97E18" w14:textId="77777777" w:rsidTr="000941B2">
        <w:tblPrEx>
          <w:tblCellMar>
            <w:top w:w="0" w:type="dxa"/>
            <w:bottom w:w="0" w:type="dxa"/>
          </w:tblCellMar>
        </w:tblPrEx>
        <w:trPr>
          <w:ins w:id="1210" w:author="Yulia A. Trifonova" w:date="2021-08-09T23:51:00Z"/>
        </w:trPr>
        <w:tc>
          <w:tcPr>
            <w:tcW w:w="451" w:type="dxa"/>
            <w:tcBorders>
              <w:left w:val="single" w:sz="4" w:space="0" w:color="000000"/>
              <w:bottom w:val="single" w:sz="4" w:space="0" w:color="000000"/>
            </w:tcBorders>
            <w:tcMar>
              <w:top w:w="40" w:type="dxa"/>
              <w:left w:w="20" w:type="dxa"/>
              <w:bottom w:w="40" w:type="dxa"/>
              <w:right w:w="20" w:type="dxa"/>
            </w:tcMar>
          </w:tcPr>
          <w:p w14:paraId="5D8F65C1" w14:textId="77777777" w:rsidR="003D271F" w:rsidRDefault="00406DFC">
            <w:pPr>
              <w:spacing w:after="0" w:line="240" w:lineRule="auto"/>
              <w:rPr>
                <w:ins w:id="1211" w:author="Yulia A. Trifonova" w:date="2021-08-09T23:51:00Z"/>
              </w:rPr>
            </w:pPr>
            <w:ins w:id="1212" w:author="Yulia A. Trifonova" w:date="2021-08-09T23:51:00Z">
              <w:r>
                <w:rPr>
                  <w:rFonts w:ascii="Times New Roman" w:hAnsi="Times New Roman"/>
                  <w:color w:val="000000"/>
                  <w:sz w:val="17"/>
                </w:rPr>
                <w:t> </w:t>
              </w:r>
            </w:ins>
          </w:p>
        </w:tc>
        <w:tc>
          <w:tcPr>
            <w:tcW w:w="451" w:type="dxa"/>
            <w:tcBorders>
              <w:bottom w:val="single" w:sz="4" w:space="0" w:color="000000"/>
            </w:tcBorders>
            <w:tcMar>
              <w:top w:w="40" w:type="dxa"/>
              <w:left w:w="20" w:type="dxa"/>
              <w:bottom w:w="40" w:type="dxa"/>
              <w:right w:w="20" w:type="dxa"/>
            </w:tcMar>
          </w:tcPr>
          <w:p w14:paraId="613F92D3" w14:textId="77777777" w:rsidR="003D271F" w:rsidRDefault="00406DFC">
            <w:pPr>
              <w:spacing w:after="0" w:line="240" w:lineRule="auto"/>
              <w:rPr>
                <w:ins w:id="1213" w:author="Yulia A. Trifonova" w:date="2021-08-09T23:51:00Z"/>
              </w:rPr>
            </w:pPr>
            <w:ins w:id="1214" w:author="Yulia A. Trifonova" w:date="2021-08-09T23:51:00Z">
              <w:r>
                <w:rPr>
                  <w:rFonts w:ascii="Times New Roman" w:hAnsi="Times New Roman"/>
                  <w:color w:val="000000"/>
                  <w:sz w:val="17"/>
                </w:rPr>
                <w:t> </w:t>
              </w:r>
            </w:ins>
          </w:p>
        </w:tc>
        <w:tc>
          <w:tcPr>
            <w:tcW w:w="1986" w:type="dxa"/>
            <w:gridSpan w:val="2"/>
            <w:tcBorders>
              <w:bottom w:val="single" w:sz="4" w:space="0" w:color="000000"/>
              <w:right w:val="single" w:sz="4" w:space="0" w:color="000000"/>
            </w:tcBorders>
            <w:tcMar>
              <w:top w:w="40" w:type="dxa"/>
              <w:left w:w="20" w:type="dxa"/>
              <w:bottom w:w="40" w:type="dxa"/>
            </w:tcMar>
          </w:tcPr>
          <w:p w14:paraId="5EF09034" w14:textId="77777777" w:rsidR="003D271F" w:rsidRDefault="00406DFC">
            <w:pPr>
              <w:spacing w:after="0" w:line="240" w:lineRule="auto"/>
              <w:rPr>
                <w:ins w:id="1215" w:author="Yulia A. Trifonova" w:date="2021-08-09T23:51:00Z"/>
              </w:rPr>
            </w:pPr>
            <w:ins w:id="1216" w:author="Yulia A. Trifonova" w:date="2021-08-09T23:51:00Z">
              <w:r>
                <w:rPr>
                  <w:rFonts w:ascii="Times New Roman" w:hAnsi="Times New Roman"/>
                  <w:color w:val="000000"/>
                  <w:sz w:val="17"/>
                </w:rPr>
                <w:t>currency</w:t>
              </w:r>
            </w:ins>
          </w:p>
        </w:tc>
        <w:tc>
          <w:tcPr>
            <w:tcW w:w="2076" w:type="dxa"/>
            <w:tcBorders>
              <w:bottom w:val="single" w:sz="4" w:space="0" w:color="000000"/>
              <w:right w:val="single" w:sz="4" w:space="0" w:color="000000"/>
            </w:tcBorders>
            <w:tcMar>
              <w:top w:w="40" w:type="dxa"/>
              <w:left w:w="20" w:type="dxa"/>
              <w:bottom w:w="40" w:type="dxa"/>
              <w:right w:w="20" w:type="dxa"/>
            </w:tcMar>
          </w:tcPr>
          <w:p w14:paraId="4DD8F5C7" w14:textId="77777777" w:rsidR="003D271F" w:rsidRDefault="00406DFC">
            <w:pPr>
              <w:spacing w:after="0" w:line="240" w:lineRule="auto"/>
              <w:jc w:val="center"/>
              <w:rPr>
                <w:ins w:id="1217" w:author="Yulia A. Trifonova" w:date="2021-08-09T23:51:00Z"/>
              </w:rPr>
            </w:pPr>
            <w:ins w:id="1218" w:author="Yulia A. Trifonova" w:date="2021-08-09T23:51:00Z">
              <w:r>
                <w:rPr>
                  <w:rFonts w:ascii="Times New Roman" w:hAnsi="Times New Roman"/>
                  <w:color w:val="000000"/>
                  <w:sz w:val="17"/>
                </w:rPr>
                <w:t>string</w:t>
              </w:r>
            </w:ins>
          </w:p>
        </w:tc>
        <w:tc>
          <w:tcPr>
            <w:tcW w:w="993" w:type="dxa"/>
            <w:tcBorders>
              <w:bottom w:val="single" w:sz="4" w:space="0" w:color="000000"/>
              <w:right w:val="single" w:sz="4" w:space="0" w:color="000000"/>
            </w:tcBorders>
            <w:tcMar>
              <w:top w:w="40" w:type="dxa"/>
              <w:left w:w="20" w:type="dxa"/>
              <w:bottom w:w="40" w:type="dxa"/>
              <w:right w:w="20" w:type="dxa"/>
            </w:tcMar>
          </w:tcPr>
          <w:p w14:paraId="1759B9CC" w14:textId="77777777" w:rsidR="003D271F" w:rsidRDefault="00406DFC">
            <w:pPr>
              <w:spacing w:after="0" w:line="240" w:lineRule="auto"/>
              <w:jc w:val="center"/>
              <w:rPr>
                <w:ins w:id="1219" w:author="Yulia A. Trifonova" w:date="2021-08-09T23:51:00Z"/>
              </w:rPr>
            </w:pPr>
            <w:ins w:id="1220" w:author="Yulia A. Trifonova" w:date="2021-08-09T23:51:00Z">
              <w:r>
                <w:rPr>
                  <w:rFonts w:ascii="Times New Roman" w:hAnsi="Times New Roman"/>
                  <w:color w:val="000000"/>
                  <w:sz w:val="17"/>
                </w:rPr>
                <w:t>1</w:t>
              </w:r>
            </w:ins>
          </w:p>
        </w:tc>
        <w:tc>
          <w:tcPr>
            <w:tcW w:w="3069" w:type="dxa"/>
            <w:tcBorders>
              <w:bottom w:val="single" w:sz="4" w:space="0" w:color="000000"/>
              <w:right w:val="single" w:sz="4" w:space="0" w:color="000000"/>
            </w:tcBorders>
            <w:tcMar>
              <w:top w:w="40" w:type="dxa"/>
              <w:left w:w="20" w:type="dxa"/>
              <w:bottom w:w="40" w:type="dxa"/>
              <w:right w:w="20" w:type="dxa"/>
            </w:tcMar>
          </w:tcPr>
          <w:p w14:paraId="68398D2A" w14:textId="77777777" w:rsidR="003D271F" w:rsidRDefault="00406DFC">
            <w:pPr>
              <w:spacing w:after="0" w:line="240" w:lineRule="auto"/>
              <w:rPr>
                <w:ins w:id="1221" w:author="Yulia A. Trifonova" w:date="2021-08-09T23:51:00Z"/>
              </w:rPr>
            </w:pPr>
            <w:ins w:id="1222" w:author="Yulia A. Trifonova" w:date="2021-08-09T23:51:00Z">
              <w:r>
                <w:rPr>
                  <w:rFonts w:ascii="Times New Roman" w:hAnsi="Times New Roman"/>
                  <w:color w:val="000000"/>
                  <w:sz w:val="17"/>
                </w:rPr>
                <w:t>Код валюты (ISO)</w:t>
              </w:r>
            </w:ins>
          </w:p>
        </w:tc>
      </w:tr>
      <w:tr w:rsidR="000941B2" w14:paraId="3CECBACB" w14:textId="77777777" w:rsidTr="000941B2">
        <w:tblPrEx>
          <w:tblCellMar>
            <w:top w:w="0" w:type="dxa"/>
            <w:bottom w:w="0" w:type="dxa"/>
          </w:tblCellMar>
        </w:tblPrEx>
        <w:trPr>
          <w:ins w:id="1223" w:author="Yulia A. Trifonova" w:date="2021-08-09T23:51:00Z"/>
        </w:trPr>
        <w:tc>
          <w:tcPr>
            <w:tcW w:w="451" w:type="dxa"/>
            <w:tcBorders>
              <w:left w:val="single" w:sz="4" w:space="0" w:color="000000"/>
              <w:bottom w:val="single" w:sz="4" w:space="0" w:color="000000"/>
            </w:tcBorders>
            <w:tcMar>
              <w:top w:w="40" w:type="dxa"/>
              <w:left w:w="20" w:type="dxa"/>
              <w:bottom w:w="40" w:type="dxa"/>
              <w:right w:w="20" w:type="dxa"/>
            </w:tcMar>
          </w:tcPr>
          <w:p w14:paraId="52971F88" w14:textId="77777777" w:rsidR="003D271F" w:rsidRDefault="00406DFC">
            <w:pPr>
              <w:spacing w:after="0" w:line="240" w:lineRule="auto"/>
              <w:rPr>
                <w:ins w:id="1224" w:author="Yulia A. Trifonova" w:date="2021-08-09T23:51:00Z"/>
              </w:rPr>
            </w:pPr>
            <w:ins w:id="1225" w:author="Yulia A. Trifonova" w:date="2021-08-09T23:51:00Z">
              <w:r>
                <w:rPr>
                  <w:rFonts w:ascii="Times New Roman" w:hAnsi="Times New Roman"/>
                  <w:color w:val="000000"/>
                  <w:sz w:val="17"/>
                </w:rPr>
                <w:t> </w:t>
              </w:r>
            </w:ins>
          </w:p>
        </w:tc>
        <w:tc>
          <w:tcPr>
            <w:tcW w:w="451" w:type="dxa"/>
            <w:tcBorders>
              <w:bottom w:val="single" w:sz="4" w:space="0" w:color="000000"/>
            </w:tcBorders>
            <w:tcMar>
              <w:top w:w="40" w:type="dxa"/>
              <w:left w:w="20" w:type="dxa"/>
              <w:bottom w:w="40" w:type="dxa"/>
              <w:right w:w="20" w:type="dxa"/>
            </w:tcMar>
          </w:tcPr>
          <w:p w14:paraId="0AA182D2" w14:textId="77777777" w:rsidR="003D271F" w:rsidRDefault="00406DFC">
            <w:pPr>
              <w:spacing w:after="0" w:line="240" w:lineRule="auto"/>
              <w:rPr>
                <w:ins w:id="1226" w:author="Yulia A. Trifonova" w:date="2021-08-09T23:51:00Z"/>
              </w:rPr>
            </w:pPr>
            <w:ins w:id="1227" w:author="Yulia A. Trifonova" w:date="2021-08-09T23:51:00Z">
              <w:r>
                <w:rPr>
                  <w:rFonts w:ascii="Times New Roman" w:hAnsi="Times New Roman"/>
                  <w:color w:val="000000"/>
                  <w:sz w:val="17"/>
                </w:rPr>
                <w:t> </w:t>
              </w:r>
            </w:ins>
          </w:p>
        </w:tc>
        <w:tc>
          <w:tcPr>
            <w:tcW w:w="1986" w:type="dxa"/>
            <w:gridSpan w:val="2"/>
            <w:tcBorders>
              <w:bottom w:val="single" w:sz="4" w:space="0" w:color="000000"/>
              <w:right w:val="single" w:sz="4" w:space="0" w:color="000000"/>
            </w:tcBorders>
            <w:tcMar>
              <w:top w:w="40" w:type="dxa"/>
              <w:left w:w="20" w:type="dxa"/>
              <w:bottom w:w="40" w:type="dxa"/>
            </w:tcMar>
          </w:tcPr>
          <w:p w14:paraId="712477AC" w14:textId="77777777" w:rsidR="003D271F" w:rsidRDefault="00406DFC">
            <w:pPr>
              <w:spacing w:after="0" w:line="240" w:lineRule="auto"/>
              <w:rPr>
                <w:ins w:id="1228" w:author="Yulia A. Trifonova" w:date="2021-08-09T23:51:00Z"/>
              </w:rPr>
            </w:pPr>
            <w:ins w:id="1229" w:author="Yulia A. Trifonova" w:date="2021-08-09T23:51:00Z">
              <w:r>
                <w:rPr>
                  <w:rFonts w:ascii="Times New Roman" w:hAnsi="Times New Roman"/>
                  <w:color w:val="000000"/>
                  <w:sz w:val="17"/>
                </w:rPr>
                <w:t>summa</w:t>
              </w:r>
            </w:ins>
          </w:p>
        </w:tc>
        <w:tc>
          <w:tcPr>
            <w:tcW w:w="2076" w:type="dxa"/>
            <w:tcBorders>
              <w:bottom w:val="single" w:sz="4" w:space="0" w:color="000000"/>
              <w:right w:val="single" w:sz="4" w:space="0" w:color="000000"/>
            </w:tcBorders>
            <w:tcMar>
              <w:top w:w="40" w:type="dxa"/>
              <w:left w:w="20" w:type="dxa"/>
              <w:bottom w:w="40" w:type="dxa"/>
              <w:right w:w="20" w:type="dxa"/>
            </w:tcMar>
          </w:tcPr>
          <w:p w14:paraId="1F0FE2F8" w14:textId="77777777" w:rsidR="003D271F" w:rsidRDefault="00406DFC">
            <w:pPr>
              <w:spacing w:after="0" w:line="240" w:lineRule="auto"/>
              <w:jc w:val="center"/>
              <w:rPr>
                <w:ins w:id="1230" w:author="Yulia A. Trifonova" w:date="2021-08-09T23:51:00Z"/>
              </w:rPr>
            </w:pPr>
            <w:ins w:id="1231" w:author="Yulia A. Trifonova" w:date="2021-08-09T23:51:00Z">
              <w:r>
                <w:rPr>
                  <w:rFonts w:ascii="Times New Roman" w:hAnsi="Times New Roman"/>
                  <w:color w:val="000000"/>
                  <w:sz w:val="17"/>
                </w:rPr>
                <w:t>decimal</w:t>
              </w:r>
            </w:ins>
          </w:p>
        </w:tc>
        <w:tc>
          <w:tcPr>
            <w:tcW w:w="993" w:type="dxa"/>
            <w:tcBorders>
              <w:bottom w:val="single" w:sz="4" w:space="0" w:color="000000"/>
              <w:right w:val="single" w:sz="4" w:space="0" w:color="000000"/>
            </w:tcBorders>
            <w:tcMar>
              <w:top w:w="40" w:type="dxa"/>
              <w:left w:w="20" w:type="dxa"/>
              <w:bottom w:w="40" w:type="dxa"/>
              <w:right w:w="20" w:type="dxa"/>
            </w:tcMar>
          </w:tcPr>
          <w:p w14:paraId="3F8303B5" w14:textId="77777777" w:rsidR="003D271F" w:rsidRDefault="00406DFC">
            <w:pPr>
              <w:spacing w:after="0" w:line="240" w:lineRule="auto"/>
              <w:jc w:val="center"/>
              <w:rPr>
                <w:ins w:id="1232" w:author="Yulia A. Trifonova" w:date="2021-08-09T23:51:00Z"/>
              </w:rPr>
            </w:pPr>
            <w:ins w:id="1233" w:author="Yulia A. Trifonova" w:date="2021-08-09T23:51:00Z">
              <w:r>
                <w:rPr>
                  <w:rFonts w:ascii="Times New Roman" w:hAnsi="Times New Roman"/>
                  <w:color w:val="000000"/>
                  <w:sz w:val="17"/>
                </w:rPr>
                <w:t>1</w:t>
              </w:r>
            </w:ins>
          </w:p>
        </w:tc>
        <w:tc>
          <w:tcPr>
            <w:tcW w:w="3069" w:type="dxa"/>
            <w:tcBorders>
              <w:bottom w:val="single" w:sz="4" w:space="0" w:color="000000"/>
              <w:right w:val="single" w:sz="4" w:space="0" w:color="000000"/>
            </w:tcBorders>
            <w:tcMar>
              <w:top w:w="40" w:type="dxa"/>
              <w:left w:w="20" w:type="dxa"/>
              <w:bottom w:w="40" w:type="dxa"/>
              <w:right w:w="20" w:type="dxa"/>
            </w:tcMar>
          </w:tcPr>
          <w:p w14:paraId="203218C3" w14:textId="77777777" w:rsidR="003D271F" w:rsidRDefault="00406DFC">
            <w:pPr>
              <w:spacing w:after="0" w:line="240" w:lineRule="auto"/>
              <w:rPr>
                <w:ins w:id="1234" w:author="Yulia A. Trifonova" w:date="2021-08-09T23:51:00Z"/>
              </w:rPr>
            </w:pPr>
            <w:ins w:id="1235" w:author="Yulia A. Trifonova" w:date="2021-08-09T23:51:00Z">
              <w:r>
                <w:rPr>
                  <w:rFonts w:ascii="Times New Roman" w:hAnsi="Times New Roman"/>
                  <w:color w:val="000000"/>
                  <w:sz w:val="17"/>
                </w:rPr>
                <w:t>Сумма</w:t>
              </w:r>
            </w:ins>
          </w:p>
        </w:tc>
      </w:tr>
      <w:tr w:rsidR="000941B2" w14:paraId="0AD9F25E"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60C6E24C" w14:textId="77777777" w:rsidR="003D271F" w:rsidRDefault="00406DFC">
            <w:pPr>
              <w:spacing w:after="0" w:line="240" w:lineRule="auto"/>
            </w:pPr>
            <w:r>
              <w:rPr>
                <w:rFonts w:ascii="Times New Roman" w:hAnsi="Times New Roman"/>
                <w:color w:val="000000"/>
                <w:sz w:val="17"/>
              </w:rPr>
              <w:t> </w:t>
            </w:r>
          </w:p>
        </w:tc>
        <w:tc>
          <w:tcPr>
            <w:tcW w:w="2437" w:type="dxa"/>
            <w:gridSpan w:val="3"/>
            <w:tcBorders>
              <w:bottom w:val="single" w:sz="4" w:space="0" w:color="000000"/>
              <w:right w:val="single" w:sz="4" w:space="0" w:color="000000"/>
            </w:tcBorders>
            <w:tcMar>
              <w:top w:w="40" w:type="dxa"/>
              <w:left w:w="20" w:type="dxa"/>
              <w:bottom w:w="40" w:type="dxa"/>
            </w:tcMar>
          </w:tcPr>
          <w:p w14:paraId="48E474AC" w14:textId="77777777" w:rsidR="003D271F" w:rsidRDefault="00406DFC">
            <w:pPr>
              <w:spacing w:after="0" w:line="240" w:lineRule="auto"/>
            </w:pPr>
            <w:r>
              <w:rPr>
                <w:rFonts w:ascii="Times New Roman" w:hAnsi="Times New Roman"/>
                <w:color w:val="000000"/>
                <w:sz w:val="17"/>
              </w:rPr>
              <w:t>documents</w:t>
            </w:r>
          </w:p>
        </w:tc>
        <w:tc>
          <w:tcPr>
            <w:tcW w:w="2076" w:type="dxa"/>
            <w:tcBorders>
              <w:bottom w:val="single" w:sz="4" w:space="0" w:color="000000"/>
              <w:right w:val="single" w:sz="4" w:space="0" w:color="000000"/>
            </w:tcBorders>
            <w:tcMar>
              <w:top w:w="40" w:type="dxa"/>
              <w:left w:w="20" w:type="dxa"/>
              <w:bottom w:w="40" w:type="dxa"/>
              <w:right w:w="20" w:type="dxa"/>
            </w:tcMar>
          </w:tcPr>
          <w:p w14:paraId="7F5CB602" w14:textId="77777777" w:rsidR="003D271F" w:rsidRDefault="00406DFC">
            <w:pPr>
              <w:spacing w:after="0" w:line="240" w:lineRule="auto"/>
              <w:jc w:val="center"/>
            </w:pPr>
            <w:r>
              <w:rPr>
                <w:rFonts w:ascii="Times New Roman" w:hAnsi="Times New Roman"/>
                <w:color w:val="000000"/>
                <w:sz w:val="17"/>
              </w:rPr>
              <w:t>DocumentEntity</w:t>
            </w:r>
          </w:p>
        </w:tc>
        <w:tc>
          <w:tcPr>
            <w:tcW w:w="993" w:type="dxa"/>
            <w:tcBorders>
              <w:bottom w:val="single" w:sz="4" w:space="0" w:color="000000"/>
              <w:right w:val="single" w:sz="4" w:space="0" w:color="000000"/>
            </w:tcBorders>
            <w:tcMar>
              <w:top w:w="40" w:type="dxa"/>
              <w:left w:w="20" w:type="dxa"/>
              <w:bottom w:w="40" w:type="dxa"/>
              <w:right w:w="20" w:type="dxa"/>
            </w:tcMar>
          </w:tcPr>
          <w:p w14:paraId="22BF6E87"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24FFF801" w14:textId="77777777" w:rsidR="003D271F" w:rsidRDefault="00406DFC">
            <w:pPr>
              <w:spacing w:after="0" w:line="240" w:lineRule="auto"/>
            </w:pPr>
            <w:r>
              <w:rPr>
                <w:rFonts w:ascii="Times New Roman" w:hAnsi="Times New Roman"/>
                <w:color w:val="000000"/>
                <w:sz w:val="17"/>
              </w:rPr>
              <w:t>Платёжные документы</w:t>
            </w:r>
          </w:p>
        </w:tc>
      </w:tr>
      <w:tr w:rsidR="000941B2" w14:paraId="67601781"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6633B5DF"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68D50EEA"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50AA1E38" w14:textId="77777777" w:rsidR="003D271F" w:rsidRDefault="00406DFC">
            <w:pPr>
              <w:spacing w:after="0" w:line="240" w:lineRule="auto"/>
            </w:pPr>
            <w:r>
              <w:rPr>
                <w:rFonts w:ascii="Times New Roman" w:hAnsi="Times New Roman"/>
                <w:color w:val="000000"/>
                <w:sz w:val="17"/>
              </w:rPr>
              <w:t>cashSymbols</w:t>
            </w:r>
          </w:p>
        </w:tc>
        <w:tc>
          <w:tcPr>
            <w:tcW w:w="2076" w:type="dxa"/>
            <w:tcBorders>
              <w:bottom w:val="single" w:sz="4" w:space="0" w:color="000000"/>
              <w:right w:val="single" w:sz="4" w:space="0" w:color="000000"/>
            </w:tcBorders>
            <w:tcMar>
              <w:top w:w="40" w:type="dxa"/>
              <w:left w:w="20" w:type="dxa"/>
              <w:bottom w:w="40" w:type="dxa"/>
              <w:right w:w="20" w:type="dxa"/>
            </w:tcMar>
          </w:tcPr>
          <w:p w14:paraId="295623CF" w14:textId="77777777" w:rsidR="003D271F" w:rsidRDefault="00406DFC">
            <w:pPr>
              <w:spacing w:after="0" w:line="240" w:lineRule="auto"/>
              <w:jc w:val="center"/>
            </w:pPr>
            <w:r>
              <w:rPr>
                <w:rFonts w:ascii="Times New Roman" w:hAnsi="Times New Roman"/>
                <w:color w:val="000000"/>
                <w:sz w:val="17"/>
              </w:rPr>
              <w:t>CashSymbolPos</w:t>
            </w:r>
          </w:p>
        </w:tc>
        <w:tc>
          <w:tcPr>
            <w:tcW w:w="993" w:type="dxa"/>
            <w:tcBorders>
              <w:bottom w:val="single" w:sz="4" w:space="0" w:color="000000"/>
              <w:right w:val="single" w:sz="4" w:space="0" w:color="000000"/>
            </w:tcBorders>
            <w:tcMar>
              <w:top w:w="40" w:type="dxa"/>
              <w:left w:w="20" w:type="dxa"/>
              <w:bottom w:w="40" w:type="dxa"/>
              <w:right w:w="20" w:type="dxa"/>
            </w:tcMar>
          </w:tcPr>
          <w:p w14:paraId="68A89164" w14:textId="77777777" w:rsidR="003D271F" w:rsidRDefault="00406DFC">
            <w:pPr>
              <w:spacing w:after="0" w:line="240" w:lineRule="auto"/>
              <w:jc w:val="center"/>
            </w:pPr>
            <w:r>
              <w:rPr>
                <w:rFonts w:ascii="Times New Roman" w:hAnsi="Times New Roman"/>
                <w:color w:val="000000"/>
                <w:sz w:val="17"/>
              </w:rPr>
              <w:t>0..*</w:t>
            </w:r>
          </w:p>
        </w:tc>
        <w:tc>
          <w:tcPr>
            <w:tcW w:w="3069" w:type="dxa"/>
            <w:tcBorders>
              <w:bottom w:val="single" w:sz="4" w:space="0" w:color="000000"/>
              <w:right w:val="single" w:sz="4" w:space="0" w:color="000000"/>
            </w:tcBorders>
            <w:tcMar>
              <w:top w:w="40" w:type="dxa"/>
              <w:left w:w="20" w:type="dxa"/>
              <w:bottom w:w="40" w:type="dxa"/>
              <w:right w:w="20" w:type="dxa"/>
            </w:tcMar>
          </w:tcPr>
          <w:p w14:paraId="25DE9753" w14:textId="77777777" w:rsidR="003D271F" w:rsidRDefault="00406DFC">
            <w:pPr>
              <w:spacing w:after="0" w:line="240" w:lineRule="auto"/>
            </w:pPr>
            <w:r>
              <w:rPr>
                <w:rFonts w:ascii="Times New Roman" w:hAnsi="Times New Roman"/>
                <w:color w:val="000000"/>
                <w:sz w:val="17"/>
              </w:rPr>
              <w:t xml:space="preserve">Разбивка суммы по </w:t>
            </w:r>
            <w:r>
              <w:rPr>
                <w:rFonts w:ascii="Times New Roman" w:hAnsi="Times New Roman"/>
                <w:color w:val="000000"/>
                <w:sz w:val="17"/>
              </w:rPr>
              <w:t>Кассовым символам</w:t>
            </w:r>
          </w:p>
        </w:tc>
      </w:tr>
      <w:tr w:rsidR="003D271F" w14:paraId="35C6BD93" w14:textId="77777777">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6C728D39"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01A0A9FD" w14:textId="77777777" w:rsidR="003D271F" w:rsidRDefault="00406DFC">
            <w:pPr>
              <w:spacing w:after="0" w:line="240" w:lineRule="auto"/>
            </w:pPr>
            <w:r>
              <w:rPr>
                <w:rFonts w:ascii="Times New Roman" w:hAnsi="Times New Roman"/>
                <w:color w:val="000000"/>
                <w:sz w:val="17"/>
              </w:rPr>
              <w:t> </w:t>
            </w:r>
          </w:p>
        </w:tc>
        <w:tc>
          <w:tcPr>
            <w:tcW w:w="542" w:type="dxa"/>
            <w:tcBorders>
              <w:bottom w:val="single" w:sz="4" w:space="0" w:color="000000"/>
            </w:tcBorders>
            <w:tcMar>
              <w:top w:w="40" w:type="dxa"/>
              <w:left w:w="20" w:type="dxa"/>
              <w:bottom w:w="40" w:type="dxa"/>
              <w:right w:w="20" w:type="dxa"/>
            </w:tcMar>
          </w:tcPr>
          <w:p w14:paraId="0BA60024"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7A602584" w14:textId="77777777" w:rsidR="003D271F" w:rsidRDefault="00406DFC">
            <w:pPr>
              <w:spacing w:after="0" w:line="240" w:lineRule="auto"/>
            </w:pPr>
            <w:r>
              <w:rPr>
                <w:rFonts w:ascii="Times New Roman" w:hAnsi="Times New Roman"/>
                <w:color w:val="000000"/>
                <w:sz w:val="17"/>
              </w:rPr>
              <w:t>cashSymbolCode</w:t>
            </w:r>
          </w:p>
        </w:tc>
        <w:tc>
          <w:tcPr>
            <w:tcW w:w="2076" w:type="dxa"/>
            <w:tcBorders>
              <w:bottom w:val="single" w:sz="4" w:space="0" w:color="000000"/>
              <w:right w:val="single" w:sz="4" w:space="0" w:color="000000"/>
            </w:tcBorders>
            <w:tcMar>
              <w:top w:w="40" w:type="dxa"/>
              <w:left w:w="20" w:type="dxa"/>
              <w:bottom w:w="40" w:type="dxa"/>
              <w:right w:w="20" w:type="dxa"/>
            </w:tcMar>
          </w:tcPr>
          <w:p w14:paraId="558C2663" w14:textId="77777777" w:rsidR="003D271F" w:rsidRDefault="00406DFC">
            <w:pPr>
              <w:spacing w:after="0" w:line="240" w:lineRule="auto"/>
              <w:jc w:val="center"/>
            </w:pPr>
            <w:r>
              <w:rPr>
                <w:rFonts w:ascii="Times New Roman" w:hAnsi="Times New Roman"/>
                <w:color w:val="000000"/>
                <w:sz w:val="17"/>
              </w:rPr>
              <w:t>int</w:t>
            </w:r>
          </w:p>
        </w:tc>
        <w:tc>
          <w:tcPr>
            <w:tcW w:w="993" w:type="dxa"/>
            <w:tcBorders>
              <w:bottom w:val="single" w:sz="4" w:space="0" w:color="000000"/>
              <w:right w:val="single" w:sz="4" w:space="0" w:color="000000"/>
            </w:tcBorders>
            <w:tcMar>
              <w:top w:w="40" w:type="dxa"/>
              <w:left w:w="20" w:type="dxa"/>
              <w:bottom w:w="40" w:type="dxa"/>
              <w:right w:w="20" w:type="dxa"/>
            </w:tcMar>
          </w:tcPr>
          <w:p w14:paraId="7CA975B5"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0C15A77A" w14:textId="77777777" w:rsidR="003D271F" w:rsidRDefault="00406DFC">
            <w:pPr>
              <w:spacing w:after="0" w:line="240" w:lineRule="auto"/>
            </w:pPr>
            <w:r>
              <w:rPr>
                <w:rFonts w:ascii="Times New Roman" w:hAnsi="Times New Roman"/>
                <w:color w:val="000000"/>
                <w:sz w:val="17"/>
              </w:rPr>
              <w:t>Кассовый символ</w:t>
            </w:r>
          </w:p>
        </w:tc>
      </w:tr>
      <w:tr w:rsidR="003D271F" w14:paraId="7BF2AD42" w14:textId="77777777">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24638A78"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19C3DDCF" w14:textId="77777777" w:rsidR="003D271F" w:rsidRDefault="00406DFC">
            <w:pPr>
              <w:spacing w:after="0" w:line="240" w:lineRule="auto"/>
            </w:pPr>
            <w:r>
              <w:rPr>
                <w:rFonts w:ascii="Times New Roman" w:hAnsi="Times New Roman"/>
                <w:color w:val="000000"/>
                <w:sz w:val="17"/>
              </w:rPr>
              <w:t> </w:t>
            </w:r>
          </w:p>
        </w:tc>
        <w:tc>
          <w:tcPr>
            <w:tcW w:w="542" w:type="dxa"/>
            <w:tcBorders>
              <w:bottom w:val="single" w:sz="4" w:space="0" w:color="000000"/>
            </w:tcBorders>
            <w:tcMar>
              <w:top w:w="40" w:type="dxa"/>
              <w:left w:w="20" w:type="dxa"/>
              <w:bottom w:w="40" w:type="dxa"/>
              <w:right w:w="20" w:type="dxa"/>
            </w:tcMar>
          </w:tcPr>
          <w:p w14:paraId="0A211B3B"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331E4F6C" w14:textId="77777777" w:rsidR="003D271F" w:rsidRDefault="00406DFC">
            <w:pPr>
              <w:spacing w:after="0" w:line="240" w:lineRule="auto"/>
            </w:pPr>
            <w:r>
              <w:rPr>
                <w:rFonts w:ascii="Times New Roman" w:hAnsi="Times New Roman"/>
                <w:color w:val="000000"/>
                <w:sz w:val="17"/>
              </w:rPr>
              <w:t>side</w:t>
            </w:r>
          </w:p>
        </w:tc>
        <w:tc>
          <w:tcPr>
            <w:tcW w:w="2076" w:type="dxa"/>
            <w:tcBorders>
              <w:bottom w:val="single" w:sz="4" w:space="0" w:color="000000"/>
              <w:right w:val="single" w:sz="4" w:space="0" w:color="000000"/>
            </w:tcBorders>
            <w:tcMar>
              <w:top w:w="40" w:type="dxa"/>
              <w:left w:w="20" w:type="dxa"/>
              <w:bottom w:w="40" w:type="dxa"/>
              <w:right w:w="20" w:type="dxa"/>
            </w:tcMar>
          </w:tcPr>
          <w:p w14:paraId="2CD9A36C" w14:textId="77777777" w:rsidR="003D271F" w:rsidRDefault="00406DFC">
            <w:pPr>
              <w:spacing w:after="0" w:line="240" w:lineRule="auto"/>
              <w:jc w:val="center"/>
            </w:pPr>
            <w:r>
              <w:rPr>
                <w:rFonts w:ascii="Times New Roman" w:hAnsi="Times New Roman"/>
                <w:color w:val="000000"/>
                <w:sz w:val="17"/>
              </w:rPr>
              <w:t>int</w:t>
            </w:r>
          </w:p>
        </w:tc>
        <w:tc>
          <w:tcPr>
            <w:tcW w:w="993" w:type="dxa"/>
            <w:tcBorders>
              <w:bottom w:val="single" w:sz="4" w:space="0" w:color="000000"/>
              <w:right w:val="single" w:sz="4" w:space="0" w:color="000000"/>
            </w:tcBorders>
            <w:tcMar>
              <w:top w:w="40" w:type="dxa"/>
              <w:left w:w="20" w:type="dxa"/>
              <w:bottom w:w="40" w:type="dxa"/>
              <w:right w:w="20" w:type="dxa"/>
            </w:tcMar>
          </w:tcPr>
          <w:p w14:paraId="345F4120"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455228C3" w14:textId="77777777" w:rsidR="003D271F" w:rsidRDefault="00406DFC">
            <w:pPr>
              <w:spacing w:after="0" w:line="240" w:lineRule="auto"/>
            </w:pPr>
            <w:r>
              <w:rPr>
                <w:rFonts w:ascii="Times New Roman" w:hAnsi="Times New Roman"/>
                <w:color w:val="000000"/>
                <w:sz w:val="17"/>
              </w:rPr>
              <w:t>Сторона проводки - дебет или кредит</w:t>
            </w:r>
          </w:p>
        </w:tc>
      </w:tr>
      <w:tr w:rsidR="003D271F" w14:paraId="7CC6FA05" w14:textId="77777777">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27EDB6D0"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658B0A86" w14:textId="77777777" w:rsidR="003D271F" w:rsidRDefault="00406DFC">
            <w:pPr>
              <w:spacing w:after="0" w:line="240" w:lineRule="auto"/>
            </w:pPr>
            <w:r>
              <w:rPr>
                <w:rFonts w:ascii="Times New Roman" w:hAnsi="Times New Roman"/>
                <w:color w:val="000000"/>
                <w:sz w:val="17"/>
              </w:rPr>
              <w:t> </w:t>
            </w:r>
          </w:p>
        </w:tc>
        <w:tc>
          <w:tcPr>
            <w:tcW w:w="542" w:type="dxa"/>
            <w:tcBorders>
              <w:bottom w:val="single" w:sz="4" w:space="0" w:color="000000"/>
            </w:tcBorders>
            <w:tcMar>
              <w:top w:w="40" w:type="dxa"/>
              <w:left w:w="20" w:type="dxa"/>
              <w:bottom w:w="40" w:type="dxa"/>
              <w:right w:w="20" w:type="dxa"/>
            </w:tcMar>
          </w:tcPr>
          <w:p w14:paraId="221FA307"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32BE100C" w14:textId="77777777" w:rsidR="003D271F" w:rsidRDefault="00406DFC">
            <w:pPr>
              <w:spacing w:after="0" w:line="240" w:lineRule="auto"/>
            </w:pPr>
            <w:r>
              <w:rPr>
                <w:rFonts w:ascii="Times New Roman" w:hAnsi="Times New Roman"/>
                <w:color w:val="000000"/>
                <w:sz w:val="17"/>
              </w:rPr>
              <w:t>summa</w:t>
            </w:r>
          </w:p>
        </w:tc>
        <w:tc>
          <w:tcPr>
            <w:tcW w:w="2076" w:type="dxa"/>
            <w:tcBorders>
              <w:bottom w:val="single" w:sz="4" w:space="0" w:color="000000"/>
              <w:right w:val="single" w:sz="4" w:space="0" w:color="000000"/>
            </w:tcBorders>
            <w:tcMar>
              <w:top w:w="40" w:type="dxa"/>
              <w:left w:w="20" w:type="dxa"/>
              <w:bottom w:w="40" w:type="dxa"/>
              <w:right w:w="20" w:type="dxa"/>
            </w:tcMar>
          </w:tcPr>
          <w:p w14:paraId="407A614B" w14:textId="77777777" w:rsidR="003D271F" w:rsidRDefault="00406DFC">
            <w:pPr>
              <w:spacing w:after="0" w:line="240" w:lineRule="auto"/>
              <w:jc w:val="center"/>
            </w:pPr>
            <w:r>
              <w:rPr>
                <w:rFonts w:ascii="Times New Roman" w:hAnsi="Times New Roman"/>
                <w:color w:val="000000"/>
                <w:sz w:val="17"/>
              </w:rPr>
              <w:t>SummaEntity</w:t>
            </w:r>
          </w:p>
        </w:tc>
        <w:tc>
          <w:tcPr>
            <w:tcW w:w="993" w:type="dxa"/>
            <w:tcBorders>
              <w:bottom w:val="single" w:sz="4" w:space="0" w:color="000000"/>
              <w:right w:val="single" w:sz="4" w:space="0" w:color="000000"/>
            </w:tcBorders>
            <w:tcMar>
              <w:top w:w="40" w:type="dxa"/>
              <w:left w:w="20" w:type="dxa"/>
              <w:bottom w:w="40" w:type="dxa"/>
              <w:right w:w="20" w:type="dxa"/>
            </w:tcMar>
          </w:tcPr>
          <w:p w14:paraId="31F35848"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5F8E9A6C" w14:textId="77777777" w:rsidR="003D271F" w:rsidRDefault="00406DFC">
            <w:pPr>
              <w:spacing w:after="0" w:line="240" w:lineRule="auto"/>
            </w:pPr>
            <w:r>
              <w:rPr>
                <w:rFonts w:ascii="Times New Roman" w:hAnsi="Times New Roman"/>
                <w:color w:val="000000"/>
                <w:sz w:val="17"/>
              </w:rPr>
              <w:t>Сумма по символу</w:t>
            </w:r>
          </w:p>
        </w:tc>
      </w:tr>
      <w:tr w:rsidR="003D271F" w14:paraId="54F3651C" w14:textId="77777777">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78729B62"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5FBFEB52" w14:textId="77777777" w:rsidR="003D271F" w:rsidRDefault="00406DFC">
            <w:pPr>
              <w:spacing w:after="0" w:line="240" w:lineRule="auto"/>
            </w:pPr>
            <w:r>
              <w:rPr>
                <w:rFonts w:ascii="Times New Roman" w:hAnsi="Times New Roman"/>
                <w:color w:val="000000"/>
                <w:sz w:val="17"/>
              </w:rPr>
              <w:t> </w:t>
            </w:r>
          </w:p>
        </w:tc>
        <w:tc>
          <w:tcPr>
            <w:tcW w:w="542" w:type="dxa"/>
            <w:tcBorders>
              <w:bottom w:val="single" w:sz="4" w:space="0" w:color="000000"/>
            </w:tcBorders>
            <w:tcMar>
              <w:top w:w="40" w:type="dxa"/>
              <w:left w:w="20" w:type="dxa"/>
              <w:bottom w:w="40" w:type="dxa"/>
              <w:right w:w="20" w:type="dxa"/>
            </w:tcMar>
          </w:tcPr>
          <w:p w14:paraId="60B39835"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64E306EA" w14:textId="77777777" w:rsidR="003D271F" w:rsidRDefault="00406DFC">
            <w:pPr>
              <w:spacing w:after="0" w:line="240" w:lineRule="auto"/>
            </w:pPr>
            <w:r>
              <w:rPr>
                <w:rFonts w:ascii="Times New Roman" w:hAnsi="Times New Roman"/>
                <w:color w:val="000000"/>
                <w:sz w:val="17"/>
              </w:rPr>
              <w:t>currency</w:t>
            </w:r>
          </w:p>
        </w:tc>
        <w:tc>
          <w:tcPr>
            <w:tcW w:w="2076" w:type="dxa"/>
            <w:tcBorders>
              <w:bottom w:val="single" w:sz="4" w:space="0" w:color="000000"/>
              <w:right w:val="single" w:sz="4" w:space="0" w:color="000000"/>
            </w:tcBorders>
            <w:tcMar>
              <w:top w:w="40" w:type="dxa"/>
              <w:left w:w="20" w:type="dxa"/>
              <w:bottom w:w="40" w:type="dxa"/>
              <w:right w:w="20" w:type="dxa"/>
            </w:tcMar>
          </w:tcPr>
          <w:p w14:paraId="748D1ACB"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6449CB24"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7E030568" w14:textId="77777777" w:rsidR="003D271F" w:rsidRDefault="00406DFC">
            <w:pPr>
              <w:spacing w:after="0" w:line="240" w:lineRule="auto"/>
            </w:pPr>
            <w:r>
              <w:rPr>
                <w:rFonts w:ascii="Times New Roman" w:hAnsi="Times New Roman"/>
                <w:color w:val="000000"/>
                <w:sz w:val="17"/>
              </w:rPr>
              <w:t>Код валюты</w:t>
            </w:r>
          </w:p>
        </w:tc>
      </w:tr>
      <w:tr w:rsidR="003D271F" w14:paraId="40AC11CF" w14:textId="77777777">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187AC69B"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3921DD35" w14:textId="77777777" w:rsidR="003D271F" w:rsidRDefault="00406DFC">
            <w:pPr>
              <w:spacing w:after="0" w:line="240" w:lineRule="auto"/>
            </w:pPr>
            <w:r>
              <w:rPr>
                <w:rFonts w:ascii="Times New Roman" w:hAnsi="Times New Roman"/>
                <w:color w:val="000000"/>
                <w:sz w:val="17"/>
              </w:rPr>
              <w:t> </w:t>
            </w:r>
          </w:p>
        </w:tc>
        <w:tc>
          <w:tcPr>
            <w:tcW w:w="542" w:type="dxa"/>
            <w:tcBorders>
              <w:bottom w:val="single" w:sz="4" w:space="0" w:color="000000"/>
            </w:tcBorders>
            <w:tcMar>
              <w:top w:w="40" w:type="dxa"/>
              <w:left w:w="20" w:type="dxa"/>
              <w:bottom w:w="40" w:type="dxa"/>
              <w:right w:w="20" w:type="dxa"/>
            </w:tcMar>
          </w:tcPr>
          <w:p w14:paraId="63301D3B"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47DE5E9D" w14:textId="77777777" w:rsidR="003D271F" w:rsidRDefault="00406DFC">
            <w:pPr>
              <w:spacing w:after="0" w:line="240" w:lineRule="auto"/>
            </w:pPr>
            <w:r>
              <w:rPr>
                <w:rFonts w:ascii="Times New Roman" w:hAnsi="Times New Roman"/>
                <w:color w:val="000000"/>
                <w:sz w:val="17"/>
              </w:rPr>
              <w:t>summa</w:t>
            </w:r>
          </w:p>
        </w:tc>
        <w:tc>
          <w:tcPr>
            <w:tcW w:w="2076" w:type="dxa"/>
            <w:tcBorders>
              <w:bottom w:val="single" w:sz="4" w:space="0" w:color="000000"/>
              <w:right w:val="single" w:sz="4" w:space="0" w:color="000000"/>
            </w:tcBorders>
            <w:tcMar>
              <w:top w:w="40" w:type="dxa"/>
              <w:left w:w="20" w:type="dxa"/>
              <w:bottom w:w="40" w:type="dxa"/>
              <w:right w:w="20" w:type="dxa"/>
            </w:tcMar>
          </w:tcPr>
          <w:p w14:paraId="38E08261" w14:textId="77777777" w:rsidR="003D271F" w:rsidRDefault="00406DFC">
            <w:pPr>
              <w:spacing w:after="0" w:line="240" w:lineRule="auto"/>
              <w:jc w:val="center"/>
            </w:pPr>
            <w:r>
              <w:rPr>
                <w:rFonts w:ascii="Times New Roman" w:hAnsi="Times New Roman"/>
                <w:color w:val="000000"/>
                <w:sz w:val="17"/>
              </w:rPr>
              <w:t>decimal</w:t>
            </w:r>
          </w:p>
        </w:tc>
        <w:tc>
          <w:tcPr>
            <w:tcW w:w="993" w:type="dxa"/>
            <w:tcBorders>
              <w:bottom w:val="single" w:sz="4" w:space="0" w:color="000000"/>
              <w:right w:val="single" w:sz="4" w:space="0" w:color="000000"/>
            </w:tcBorders>
            <w:tcMar>
              <w:top w:w="40" w:type="dxa"/>
              <w:left w:w="20" w:type="dxa"/>
              <w:bottom w:w="40" w:type="dxa"/>
              <w:right w:w="20" w:type="dxa"/>
            </w:tcMar>
          </w:tcPr>
          <w:p w14:paraId="17F698CF"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6A51014F" w14:textId="77777777" w:rsidR="003D271F" w:rsidRDefault="00406DFC">
            <w:pPr>
              <w:spacing w:after="0" w:line="240" w:lineRule="auto"/>
            </w:pPr>
            <w:r>
              <w:rPr>
                <w:rFonts w:ascii="Times New Roman" w:hAnsi="Times New Roman"/>
                <w:color w:val="000000"/>
                <w:sz w:val="17"/>
              </w:rPr>
              <w:t>Сумма</w:t>
            </w:r>
          </w:p>
        </w:tc>
      </w:tr>
      <w:tr w:rsidR="000941B2" w14:paraId="5904B09F"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2434116F"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7C8DA3FD"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60D92ADA" w14:textId="77777777" w:rsidR="003D271F" w:rsidRDefault="00406DFC">
            <w:pPr>
              <w:spacing w:after="0" w:line="240" w:lineRule="auto"/>
            </w:pPr>
            <w:r>
              <w:rPr>
                <w:rFonts w:ascii="Times New Roman" w:hAnsi="Times New Roman"/>
                <w:color w:val="000000"/>
                <w:sz w:val="17"/>
              </w:rPr>
              <w:t>analyticAttributes</w:t>
            </w:r>
          </w:p>
        </w:tc>
        <w:tc>
          <w:tcPr>
            <w:tcW w:w="2076" w:type="dxa"/>
            <w:tcBorders>
              <w:bottom w:val="single" w:sz="4" w:space="0" w:color="000000"/>
              <w:right w:val="single" w:sz="4" w:space="0" w:color="000000"/>
            </w:tcBorders>
            <w:tcMar>
              <w:top w:w="40" w:type="dxa"/>
              <w:left w:w="20" w:type="dxa"/>
              <w:bottom w:w="40" w:type="dxa"/>
              <w:right w:w="20" w:type="dxa"/>
            </w:tcMar>
          </w:tcPr>
          <w:p w14:paraId="064DD679" w14:textId="77777777" w:rsidR="003D271F" w:rsidRDefault="00406DFC">
            <w:pPr>
              <w:spacing w:after="0" w:line="240" w:lineRule="auto"/>
              <w:jc w:val="center"/>
            </w:pPr>
            <w:r>
              <w:rPr>
                <w:rFonts w:ascii="Times New Roman" w:hAnsi="Times New Roman"/>
                <w:color w:val="000000"/>
                <w:sz w:val="17"/>
              </w:rPr>
              <w:t>AnalyticAttributeEntity</w:t>
            </w:r>
          </w:p>
        </w:tc>
        <w:tc>
          <w:tcPr>
            <w:tcW w:w="993" w:type="dxa"/>
            <w:tcBorders>
              <w:bottom w:val="single" w:sz="4" w:space="0" w:color="000000"/>
              <w:right w:val="single" w:sz="4" w:space="0" w:color="000000"/>
            </w:tcBorders>
            <w:tcMar>
              <w:top w:w="40" w:type="dxa"/>
              <w:left w:w="20" w:type="dxa"/>
              <w:bottom w:w="40" w:type="dxa"/>
              <w:right w:w="20" w:type="dxa"/>
            </w:tcMar>
          </w:tcPr>
          <w:p w14:paraId="73299B4C" w14:textId="77777777" w:rsidR="003D271F" w:rsidRDefault="00406DFC">
            <w:pPr>
              <w:spacing w:after="0" w:line="240" w:lineRule="auto"/>
              <w:jc w:val="center"/>
            </w:pPr>
            <w:r>
              <w:rPr>
                <w:rFonts w:ascii="Times New Roman" w:hAnsi="Times New Roman"/>
                <w:color w:val="000000"/>
                <w:sz w:val="17"/>
              </w:rPr>
              <w:t>0..*</w:t>
            </w:r>
          </w:p>
        </w:tc>
        <w:tc>
          <w:tcPr>
            <w:tcW w:w="3069" w:type="dxa"/>
            <w:tcBorders>
              <w:bottom w:val="single" w:sz="4" w:space="0" w:color="000000"/>
              <w:right w:val="single" w:sz="4" w:space="0" w:color="000000"/>
            </w:tcBorders>
            <w:tcMar>
              <w:top w:w="40" w:type="dxa"/>
              <w:left w:w="20" w:type="dxa"/>
              <w:bottom w:w="40" w:type="dxa"/>
              <w:right w:w="20" w:type="dxa"/>
            </w:tcMar>
          </w:tcPr>
          <w:p w14:paraId="1E37AD6B" w14:textId="77777777" w:rsidR="003D271F" w:rsidRDefault="00406DFC">
            <w:pPr>
              <w:spacing w:after="0" w:line="240" w:lineRule="auto"/>
            </w:pPr>
            <w:r>
              <w:rPr>
                <w:rFonts w:ascii="Times New Roman" w:hAnsi="Times New Roman"/>
                <w:color w:val="000000"/>
                <w:sz w:val="17"/>
              </w:rPr>
              <w:t>Аналитические атрибуты</w:t>
            </w:r>
          </w:p>
        </w:tc>
      </w:tr>
      <w:tr w:rsidR="003D271F" w14:paraId="1EF787CF" w14:textId="77777777">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23F899EE"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133614F5" w14:textId="77777777" w:rsidR="003D271F" w:rsidRDefault="00406DFC">
            <w:pPr>
              <w:spacing w:after="0" w:line="240" w:lineRule="auto"/>
            </w:pPr>
            <w:r>
              <w:rPr>
                <w:rFonts w:ascii="Times New Roman" w:hAnsi="Times New Roman"/>
                <w:color w:val="000000"/>
                <w:sz w:val="17"/>
              </w:rPr>
              <w:t> </w:t>
            </w:r>
          </w:p>
        </w:tc>
        <w:tc>
          <w:tcPr>
            <w:tcW w:w="542" w:type="dxa"/>
            <w:tcBorders>
              <w:bottom w:val="single" w:sz="4" w:space="0" w:color="000000"/>
            </w:tcBorders>
            <w:tcMar>
              <w:top w:w="40" w:type="dxa"/>
              <w:left w:w="20" w:type="dxa"/>
              <w:bottom w:w="40" w:type="dxa"/>
              <w:right w:w="20" w:type="dxa"/>
            </w:tcMar>
          </w:tcPr>
          <w:p w14:paraId="1CCEB826"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417B45AC" w14:textId="77777777" w:rsidR="003D271F" w:rsidRDefault="00406DFC">
            <w:pPr>
              <w:spacing w:after="0" w:line="240" w:lineRule="auto"/>
            </w:pPr>
            <w:r>
              <w:rPr>
                <w:rFonts w:ascii="Times New Roman" w:hAnsi="Times New Roman"/>
                <w:color w:val="000000"/>
                <w:sz w:val="17"/>
              </w:rPr>
              <w:t>code</w:t>
            </w:r>
          </w:p>
        </w:tc>
        <w:tc>
          <w:tcPr>
            <w:tcW w:w="2076" w:type="dxa"/>
            <w:tcBorders>
              <w:bottom w:val="single" w:sz="4" w:space="0" w:color="000000"/>
              <w:right w:val="single" w:sz="4" w:space="0" w:color="000000"/>
            </w:tcBorders>
            <w:tcMar>
              <w:top w:w="40" w:type="dxa"/>
              <w:left w:w="20" w:type="dxa"/>
              <w:bottom w:w="40" w:type="dxa"/>
              <w:right w:w="20" w:type="dxa"/>
            </w:tcMar>
          </w:tcPr>
          <w:p w14:paraId="312CB658"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1B5C2629"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3930C4B8" w14:textId="77777777" w:rsidR="003D271F" w:rsidRDefault="00406DFC">
            <w:pPr>
              <w:spacing w:after="0" w:line="240" w:lineRule="auto"/>
            </w:pPr>
            <w:r>
              <w:rPr>
                <w:rFonts w:ascii="Times New Roman" w:hAnsi="Times New Roman"/>
                <w:color w:val="000000"/>
                <w:sz w:val="17"/>
              </w:rPr>
              <w:t>Константа "CBO_CODE"</w:t>
            </w:r>
          </w:p>
        </w:tc>
      </w:tr>
      <w:tr w:rsidR="003D271F" w14:paraId="4CB7759A" w14:textId="77777777">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1921D62F"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42229594" w14:textId="77777777" w:rsidR="003D271F" w:rsidRDefault="00406DFC">
            <w:pPr>
              <w:spacing w:after="0" w:line="240" w:lineRule="auto"/>
            </w:pPr>
            <w:r>
              <w:rPr>
                <w:rFonts w:ascii="Times New Roman" w:hAnsi="Times New Roman"/>
                <w:color w:val="000000"/>
                <w:sz w:val="17"/>
              </w:rPr>
              <w:t> </w:t>
            </w:r>
          </w:p>
        </w:tc>
        <w:tc>
          <w:tcPr>
            <w:tcW w:w="542" w:type="dxa"/>
            <w:tcBorders>
              <w:bottom w:val="single" w:sz="4" w:space="0" w:color="000000"/>
            </w:tcBorders>
            <w:tcMar>
              <w:top w:w="40" w:type="dxa"/>
              <w:left w:w="20" w:type="dxa"/>
              <w:bottom w:w="40" w:type="dxa"/>
              <w:right w:w="20" w:type="dxa"/>
            </w:tcMar>
          </w:tcPr>
          <w:p w14:paraId="43D113B3"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46ED9810" w14:textId="77777777" w:rsidR="003D271F" w:rsidRDefault="00406DFC">
            <w:pPr>
              <w:spacing w:after="0" w:line="240" w:lineRule="auto"/>
            </w:pPr>
            <w:r>
              <w:rPr>
                <w:rFonts w:ascii="Times New Roman" w:hAnsi="Times New Roman"/>
                <w:color w:val="000000"/>
                <w:sz w:val="17"/>
              </w:rPr>
              <w:t>value</w:t>
            </w:r>
          </w:p>
        </w:tc>
        <w:tc>
          <w:tcPr>
            <w:tcW w:w="2076" w:type="dxa"/>
            <w:tcBorders>
              <w:bottom w:val="single" w:sz="4" w:space="0" w:color="000000"/>
              <w:right w:val="single" w:sz="4" w:space="0" w:color="000000"/>
            </w:tcBorders>
            <w:tcMar>
              <w:top w:w="40" w:type="dxa"/>
              <w:left w:w="20" w:type="dxa"/>
              <w:bottom w:w="40" w:type="dxa"/>
              <w:right w:w="20" w:type="dxa"/>
            </w:tcMar>
          </w:tcPr>
          <w:p w14:paraId="23EF7614"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3491B60F"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55021A4A" w14:textId="77777777" w:rsidR="003D271F" w:rsidRDefault="00406DFC">
            <w:pPr>
              <w:spacing w:after="0" w:line="240" w:lineRule="auto"/>
            </w:pPr>
            <w:r>
              <w:rPr>
                <w:rFonts w:ascii="Times New Roman" w:hAnsi="Times New Roman"/>
                <w:color w:val="000000"/>
                <w:sz w:val="17"/>
              </w:rPr>
              <w:t>КБО по операции</w:t>
            </w:r>
          </w:p>
        </w:tc>
      </w:tr>
      <w:tr w:rsidR="000941B2" w14:paraId="1D609635"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3527844A"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480AE193"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647CA44F" w14:textId="77777777" w:rsidR="003D271F" w:rsidRDefault="00406DFC">
            <w:pPr>
              <w:spacing w:after="0" w:line="240" w:lineRule="auto"/>
            </w:pPr>
            <w:r>
              <w:rPr>
                <w:rFonts w:ascii="Times New Roman" w:hAnsi="Times New Roman"/>
                <w:color w:val="000000"/>
                <w:sz w:val="17"/>
              </w:rPr>
              <w:t>creditSumma</w:t>
            </w:r>
          </w:p>
        </w:tc>
        <w:tc>
          <w:tcPr>
            <w:tcW w:w="2076" w:type="dxa"/>
            <w:tcBorders>
              <w:bottom w:val="single" w:sz="4" w:space="0" w:color="000000"/>
              <w:right w:val="single" w:sz="4" w:space="0" w:color="000000"/>
            </w:tcBorders>
            <w:tcMar>
              <w:top w:w="40" w:type="dxa"/>
              <w:left w:w="20" w:type="dxa"/>
              <w:bottom w:w="40" w:type="dxa"/>
              <w:right w:w="20" w:type="dxa"/>
            </w:tcMar>
          </w:tcPr>
          <w:p w14:paraId="1CB857B9" w14:textId="77777777" w:rsidR="003D271F" w:rsidRDefault="00406DFC">
            <w:pPr>
              <w:spacing w:after="0" w:line="240" w:lineRule="auto"/>
              <w:jc w:val="center"/>
            </w:pPr>
            <w:r>
              <w:rPr>
                <w:rFonts w:ascii="Times New Roman" w:hAnsi="Times New Roman"/>
                <w:color w:val="000000"/>
                <w:sz w:val="17"/>
              </w:rPr>
              <w:t>SummaEntity</w:t>
            </w:r>
          </w:p>
        </w:tc>
        <w:tc>
          <w:tcPr>
            <w:tcW w:w="993" w:type="dxa"/>
            <w:tcBorders>
              <w:bottom w:val="single" w:sz="4" w:space="0" w:color="000000"/>
              <w:right w:val="single" w:sz="4" w:space="0" w:color="000000"/>
            </w:tcBorders>
            <w:tcMar>
              <w:top w:w="40" w:type="dxa"/>
              <w:left w:w="20" w:type="dxa"/>
              <w:bottom w:w="40" w:type="dxa"/>
              <w:right w:w="20" w:type="dxa"/>
            </w:tcMar>
          </w:tcPr>
          <w:p w14:paraId="670A12B2"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087C233D" w14:textId="77777777" w:rsidR="003D271F" w:rsidRDefault="00406DFC">
            <w:pPr>
              <w:spacing w:after="0" w:line="240" w:lineRule="auto"/>
            </w:pPr>
            <w:r>
              <w:rPr>
                <w:rFonts w:ascii="Times New Roman" w:hAnsi="Times New Roman"/>
                <w:color w:val="000000"/>
                <w:sz w:val="17"/>
              </w:rPr>
              <w:t>Сумма по кредиту</w:t>
            </w:r>
          </w:p>
        </w:tc>
      </w:tr>
      <w:tr w:rsidR="003D271F" w14:paraId="522776BB" w14:textId="77777777">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1D6F27D4"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4C57A8D0" w14:textId="77777777" w:rsidR="003D271F" w:rsidRDefault="00406DFC">
            <w:pPr>
              <w:spacing w:after="0" w:line="240" w:lineRule="auto"/>
            </w:pPr>
            <w:r>
              <w:rPr>
                <w:rFonts w:ascii="Times New Roman" w:hAnsi="Times New Roman"/>
                <w:color w:val="000000"/>
                <w:sz w:val="17"/>
              </w:rPr>
              <w:t> </w:t>
            </w:r>
          </w:p>
        </w:tc>
        <w:tc>
          <w:tcPr>
            <w:tcW w:w="542" w:type="dxa"/>
            <w:tcBorders>
              <w:bottom w:val="single" w:sz="4" w:space="0" w:color="000000"/>
            </w:tcBorders>
            <w:tcMar>
              <w:top w:w="40" w:type="dxa"/>
              <w:left w:w="20" w:type="dxa"/>
              <w:bottom w:w="40" w:type="dxa"/>
              <w:right w:w="20" w:type="dxa"/>
            </w:tcMar>
          </w:tcPr>
          <w:p w14:paraId="59F40143"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00E14F0B" w14:textId="77777777" w:rsidR="003D271F" w:rsidRDefault="00406DFC">
            <w:pPr>
              <w:spacing w:after="0" w:line="240" w:lineRule="auto"/>
            </w:pPr>
            <w:r>
              <w:rPr>
                <w:rFonts w:ascii="Times New Roman" w:hAnsi="Times New Roman"/>
                <w:color w:val="000000"/>
                <w:sz w:val="17"/>
              </w:rPr>
              <w:t>currency</w:t>
            </w:r>
          </w:p>
        </w:tc>
        <w:tc>
          <w:tcPr>
            <w:tcW w:w="2076" w:type="dxa"/>
            <w:tcBorders>
              <w:bottom w:val="single" w:sz="4" w:space="0" w:color="000000"/>
              <w:right w:val="single" w:sz="4" w:space="0" w:color="000000"/>
            </w:tcBorders>
            <w:tcMar>
              <w:top w:w="40" w:type="dxa"/>
              <w:left w:w="20" w:type="dxa"/>
              <w:bottom w:w="40" w:type="dxa"/>
              <w:right w:w="20" w:type="dxa"/>
            </w:tcMar>
          </w:tcPr>
          <w:p w14:paraId="5EA21B75"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0C0435C5"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188F727A" w14:textId="77777777" w:rsidR="003D271F" w:rsidRDefault="00406DFC">
            <w:pPr>
              <w:spacing w:after="0" w:line="240" w:lineRule="auto"/>
            </w:pPr>
            <w:r>
              <w:rPr>
                <w:rFonts w:ascii="Times New Roman" w:hAnsi="Times New Roman"/>
                <w:color w:val="000000"/>
                <w:sz w:val="17"/>
              </w:rPr>
              <w:t>Код валюты</w:t>
            </w:r>
          </w:p>
        </w:tc>
      </w:tr>
      <w:tr w:rsidR="003D271F" w14:paraId="70A4C807" w14:textId="77777777">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4F02B78E"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36489156" w14:textId="77777777" w:rsidR="003D271F" w:rsidRDefault="00406DFC">
            <w:pPr>
              <w:spacing w:after="0" w:line="240" w:lineRule="auto"/>
            </w:pPr>
            <w:r>
              <w:rPr>
                <w:rFonts w:ascii="Times New Roman" w:hAnsi="Times New Roman"/>
                <w:color w:val="000000"/>
                <w:sz w:val="17"/>
              </w:rPr>
              <w:t> </w:t>
            </w:r>
          </w:p>
        </w:tc>
        <w:tc>
          <w:tcPr>
            <w:tcW w:w="542" w:type="dxa"/>
            <w:tcBorders>
              <w:bottom w:val="single" w:sz="4" w:space="0" w:color="000000"/>
            </w:tcBorders>
            <w:tcMar>
              <w:top w:w="40" w:type="dxa"/>
              <w:left w:w="20" w:type="dxa"/>
              <w:bottom w:w="40" w:type="dxa"/>
              <w:right w:w="20" w:type="dxa"/>
            </w:tcMar>
          </w:tcPr>
          <w:p w14:paraId="18FC666A"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25F19FA4" w14:textId="77777777" w:rsidR="003D271F" w:rsidRDefault="00406DFC">
            <w:pPr>
              <w:spacing w:after="0" w:line="240" w:lineRule="auto"/>
            </w:pPr>
            <w:r>
              <w:rPr>
                <w:rFonts w:ascii="Times New Roman" w:hAnsi="Times New Roman"/>
                <w:color w:val="000000"/>
                <w:sz w:val="17"/>
              </w:rPr>
              <w:t>summa</w:t>
            </w:r>
          </w:p>
        </w:tc>
        <w:tc>
          <w:tcPr>
            <w:tcW w:w="2076" w:type="dxa"/>
            <w:tcBorders>
              <w:bottom w:val="single" w:sz="4" w:space="0" w:color="000000"/>
              <w:right w:val="single" w:sz="4" w:space="0" w:color="000000"/>
            </w:tcBorders>
            <w:tcMar>
              <w:top w:w="40" w:type="dxa"/>
              <w:left w:w="20" w:type="dxa"/>
              <w:bottom w:w="40" w:type="dxa"/>
              <w:right w:w="20" w:type="dxa"/>
            </w:tcMar>
          </w:tcPr>
          <w:p w14:paraId="418613B8" w14:textId="77777777" w:rsidR="003D271F" w:rsidRDefault="00406DFC">
            <w:pPr>
              <w:spacing w:after="0" w:line="240" w:lineRule="auto"/>
              <w:jc w:val="center"/>
            </w:pPr>
            <w:r>
              <w:rPr>
                <w:rFonts w:ascii="Times New Roman" w:hAnsi="Times New Roman"/>
                <w:color w:val="000000"/>
                <w:sz w:val="17"/>
              </w:rPr>
              <w:t>decimal</w:t>
            </w:r>
          </w:p>
        </w:tc>
        <w:tc>
          <w:tcPr>
            <w:tcW w:w="993" w:type="dxa"/>
            <w:tcBorders>
              <w:bottom w:val="single" w:sz="4" w:space="0" w:color="000000"/>
              <w:right w:val="single" w:sz="4" w:space="0" w:color="000000"/>
            </w:tcBorders>
            <w:tcMar>
              <w:top w:w="40" w:type="dxa"/>
              <w:left w:w="20" w:type="dxa"/>
              <w:bottom w:w="40" w:type="dxa"/>
              <w:right w:w="20" w:type="dxa"/>
            </w:tcMar>
          </w:tcPr>
          <w:p w14:paraId="4FAF5C13"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156C23C4" w14:textId="77777777" w:rsidR="003D271F" w:rsidRDefault="00406DFC">
            <w:pPr>
              <w:spacing w:after="0" w:line="240" w:lineRule="auto"/>
            </w:pPr>
            <w:r>
              <w:rPr>
                <w:rFonts w:ascii="Times New Roman" w:hAnsi="Times New Roman"/>
                <w:color w:val="000000"/>
                <w:sz w:val="17"/>
              </w:rPr>
              <w:t>Сумма</w:t>
            </w:r>
          </w:p>
        </w:tc>
      </w:tr>
      <w:tr w:rsidR="000941B2" w14:paraId="39F965BE"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7C9AACB9"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54E142E5"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60D0379C" w14:textId="77777777" w:rsidR="003D271F" w:rsidRDefault="00406DFC">
            <w:pPr>
              <w:spacing w:after="0" w:line="240" w:lineRule="auto"/>
            </w:pPr>
            <w:r>
              <w:rPr>
                <w:rFonts w:ascii="Times New Roman" w:hAnsi="Times New Roman"/>
                <w:color w:val="000000"/>
                <w:sz w:val="17"/>
              </w:rPr>
              <w:t>debitAccountEntity</w:t>
            </w:r>
          </w:p>
        </w:tc>
        <w:tc>
          <w:tcPr>
            <w:tcW w:w="2076" w:type="dxa"/>
            <w:tcBorders>
              <w:bottom w:val="single" w:sz="4" w:space="0" w:color="000000"/>
              <w:right w:val="single" w:sz="4" w:space="0" w:color="000000"/>
            </w:tcBorders>
            <w:tcMar>
              <w:top w:w="40" w:type="dxa"/>
              <w:left w:w="20" w:type="dxa"/>
              <w:bottom w:w="40" w:type="dxa"/>
              <w:right w:w="20" w:type="dxa"/>
            </w:tcMar>
          </w:tcPr>
          <w:p w14:paraId="2EF25582" w14:textId="77777777" w:rsidR="003D271F" w:rsidRDefault="00406DFC">
            <w:pPr>
              <w:spacing w:after="0" w:line="240" w:lineRule="auto"/>
              <w:jc w:val="center"/>
            </w:pPr>
            <w:r>
              <w:rPr>
                <w:rFonts w:ascii="Times New Roman" w:hAnsi="Times New Roman"/>
                <w:color w:val="000000"/>
                <w:sz w:val="17"/>
              </w:rPr>
              <w:t>AccountEntity</w:t>
            </w:r>
          </w:p>
        </w:tc>
        <w:tc>
          <w:tcPr>
            <w:tcW w:w="993" w:type="dxa"/>
            <w:tcBorders>
              <w:bottom w:val="single" w:sz="4" w:space="0" w:color="000000"/>
              <w:right w:val="single" w:sz="4" w:space="0" w:color="000000"/>
            </w:tcBorders>
            <w:tcMar>
              <w:top w:w="40" w:type="dxa"/>
              <w:left w:w="20" w:type="dxa"/>
              <w:bottom w:w="40" w:type="dxa"/>
              <w:right w:w="20" w:type="dxa"/>
            </w:tcMar>
          </w:tcPr>
          <w:p w14:paraId="21C71D0B"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6EB1E70A" w14:textId="77777777" w:rsidR="003D271F" w:rsidRDefault="00406DFC">
            <w:pPr>
              <w:spacing w:after="0" w:line="240" w:lineRule="auto"/>
            </w:pPr>
            <w:r>
              <w:rPr>
                <w:rFonts w:ascii="Times New Roman" w:hAnsi="Times New Roman"/>
                <w:color w:val="000000"/>
                <w:sz w:val="17"/>
              </w:rPr>
              <w:t>Счёт по дебету</w:t>
            </w:r>
            <w:r>
              <w:rPr>
                <w:rFonts w:ascii="Times New Roman" w:hAnsi="Times New Roman"/>
                <w:color w:val="000000"/>
                <w:sz w:val="12"/>
                <w:vertAlign w:val="superscript"/>
              </w:rPr>
              <w:t>a</w:t>
            </w:r>
          </w:p>
        </w:tc>
      </w:tr>
      <w:tr w:rsidR="003D271F" w14:paraId="36D9E76C" w14:textId="77777777">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2FC0EE49"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17822C35" w14:textId="77777777" w:rsidR="003D271F" w:rsidRDefault="00406DFC">
            <w:pPr>
              <w:spacing w:after="0" w:line="240" w:lineRule="auto"/>
            </w:pPr>
            <w:r>
              <w:rPr>
                <w:rFonts w:ascii="Times New Roman" w:hAnsi="Times New Roman"/>
                <w:color w:val="000000"/>
                <w:sz w:val="17"/>
              </w:rPr>
              <w:t> </w:t>
            </w:r>
          </w:p>
        </w:tc>
        <w:tc>
          <w:tcPr>
            <w:tcW w:w="542" w:type="dxa"/>
            <w:tcBorders>
              <w:bottom w:val="single" w:sz="4" w:space="0" w:color="000000"/>
            </w:tcBorders>
            <w:tcMar>
              <w:top w:w="40" w:type="dxa"/>
              <w:left w:w="20" w:type="dxa"/>
              <w:bottom w:w="40" w:type="dxa"/>
              <w:right w:w="20" w:type="dxa"/>
            </w:tcMar>
          </w:tcPr>
          <w:p w14:paraId="77E69DE1"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6543BC85" w14:textId="77777777" w:rsidR="003D271F" w:rsidRDefault="00406DFC">
            <w:pPr>
              <w:spacing w:after="0" w:line="240" w:lineRule="auto"/>
            </w:pPr>
            <w:r>
              <w:rPr>
                <w:rFonts w:ascii="Times New Roman" w:hAnsi="Times New Roman"/>
                <w:color w:val="000000"/>
                <w:sz w:val="17"/>
              </w:rPr>
              <w:t>accountIdSys</w:t>
            </w:r>
          </w:p>
        </w:tc>
        <w:tc>
          <w:tcPr>
            <w:tcW w:w="2076" w:type="dxa"/>
            <w:tcBorders>
              <w:bottom w:val="single" w:sz="4" w:space="0" w:color="000000"/>
              <w:right w:val="single" w:sz="4" w:space="0" w:color="000000"/>
            </w:tcBorders>
            <w:tcMar>
              <w:top w:w="40" w:type="dxa"/>
              <w:left w:w="20" w:type="dxa"/>
              <w:bottom w:w="40" w:type="dxa"/>
              <w:right w:w="20" w:type="dxa"/>
            </w:tcMar>
          </w:tcPr>
          <w:p w14:paraId="72A416DA"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1C0D8F8D"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4F48CC7E" w14:textId="77777777" w:rsidR="003D271F" w:rsidRDefault="00406DFC">
            <w:pPr>
              <w:spacing w:after="0" w:line="240" w:lineRule="auto"/>
            </w:pPr>
            <w:r>
              <w:rPr>
                <w:rFonts w:ascii="Times New Roman" w:hAnsi="Times New Roman"/>
                <w:color w:val="000000"/>
                <w:sz w:val="17"/>
              </w:rPr>
              <w:t>Код системы ведения счёта (константа 99995)</w:t>
            </w:r>
          </w:p>
        </w:tc>
      </w:tr>
      <w:tr w:rsidR="003D271F" w14:paraId="3664A765" w14:textId="77777777">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608FF86B"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0E3A0714" w14:textId="77777777" w:rsidR="003D271F" w:rsidRDefault="00406DFC">
            <w:pPr>
              <w:spacing w:after="0" w:line="240" w:lineRule="auto"/>
            </w:pPr>
            <w:r>
              <w:rPr>
                <w:rFonts w:ascii="Times New Roman" w:hAnsi="Times New Roman"/>
                <w:color w:val="000000"/>
                <w:sz w:val="17"/>
              </w:rPr>
              <w:t> </w:t>
            </w:r>
          </w:p>
        </w:tc>
        <w:tc>
          <w:tcPr>
            <w:tcW w:w="542" w:type="dxa"/>
            <w:tcBorders>
              <w:bottom w:val="single" w:sz="4" w:space="0" w:color="000000"/>
            </w:tcBorders>
            <w:tcMar>
              <w:top w:w="40" w:type="dxa"/>
              <w:left w:w="20" w:type="dxa"/>
              <w:bottom w:w="40" w:type="dxa"/>
              <w:right w:w="20" w:type="dxa"/>
            </w:tcMar>
          </w:tcPr>
          <w:p w14:paraId="632E3473"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7E9F03BA" w14:textId="77777777" w:rsidR="003D271F" w:rsidRDefault="00406DFC">
            <w:pPr>
              <w:spacing w:after="0" w:line="240" w:lineRule="auto"/>
            </w:pPr>
            <w:r>
              <w:rPr>
                <w:rFonts w:ascii="Times New Roman" w:hAnsi="Times New Roman"/>
                <w:color w:val="000000"/>
                <w:sz w:val="17"/>
              </w:rPr>
              <w:t>accountNum</w:t>
            </w:r>
          </w:p>
        </w:tc>
        <w:tc>
          <w:tcPr>
            <w:tcW w:w="2076" w:type="dxa"/>
            <w:tcBorders>
              <w:bottom w:val="single" w:sz="4" w:space="0" w:color="000000"/>
              <w:right w:val="single" w:sz="4" w:space="0" w:color="000000"/>
            </w:tcBorders>
            <w:tcMar>
              <w:top w:w="40" w:type="dxa"/>
              <w:left w:w="20" w:type="dxa"/>
              <w:bottom w:w="40" w:type="dxa"/>
              <w:right w:w="20" w:type="dxa"/>
            </w:tcMar>
          </w:tcPr>
          <w:p w14:paraId="355F029D"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18F4073F"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64C6B6EE" w14:textId="77777777" w:rsidR="003D271F" w:rsidRDefault="00406DFC">
            <w:pPr>
              <w:spacing w:after="0" w:line="240" w:lineRule="auto"/>
            </w:pPr>
            <w:r>
              <w:rPr>
                <w:rFonts w:ascii="Times New Roman" w:hAnsi="Times New Roman"/>
                <w:color w:val="000000"/>
                <w:sz w:val="17"/>
              </w:rPr>
              <w:t>Номер счёта</w:t>
            </w:r>
          </w:p>
        </w:tc>
      </w:tr>
      <w:tr w:rsidR="003D271F" w14:paraId="2144ACE3" w14:textId="77777777">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4E76ACDA"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39D1F4E6" w14:textId="77777777" w:rsidR="003D271F" w:rsidRDefault="00406DFC">
            <w:pPr>
              <w:spacing w:after="0" w:line="240" w:lineRule="auto"/>
            </w:pPr>
            <w:r>
              <w:rPr>
                <w:rFonts w:ascii="Times New Roman" w:hAnsi="Times New Roman"/>
                <w:color w:val="000000"/>
                <w:sz w:val="17"/>
              </w:rPr>
              <w:t> </w:t>
            </w:r>
          </w:p>
        </w:tc>
        <w:tc>
          <w:tcPr>
            <w:tcW w:w="542" w:type="dxa"/>
            <w:tcBorders>
              <w:bottom w:val="single" w:sz="4" w:space="0" w:color="000000"/>
            </w:tcBorders>
            <w:tcMar>
              <w:top w:w="40" w:type="dxa"/>
              <w:left w:w="20" w:type="dxa"/>
              <w:bottom w:w="40" w:type="dxa"/>
              <w:right w:w="20" w:type="dxa"/>
            </w:tcMar>
          </w:tcPr>
          <w:p w14:paraId="46ACDCE4"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70A2FFA6" w14:textId="77777777" w:rsidR="003D271F" w:rsidRDefault="00406DFC">
            <w:pPr>
              <w:spacing w:after="0" w:line="240" w:lineRule="auto"/>
            </w:pPr>
            <w:r>
              <w:rPr>
                <w:rFonts w:ascii="Times New Roman" w:hAnsi="Times New Roman"/>
                <w:color w:val="000000"/>
                <w:sz w:val="17"/>
              </w:rPr>
              <w:t>deptCode</w:t>
            </w:r>
          </w:p>
        </w:tc>
        <w:tc>
          <w:tcPr>
            <w:tcW w:w="2076" w:type="dxa"/>
            <w:tcBorders>
              <w:bottom w:val="single" w:sz="4" w:space="0" w:color="000000"/>
              <w:right w:val="single" w:sz="4" w:space="0" w:color="000000"/>
            </w:tcBorders>
            <w:tcMar>
              <w:top w:w="40" w:type="dxa"/>
              <w:left w:w="20" w:type="dxa"/>
              <w:bottom w:w="40" w:type="dxa"/>
              <w:right w:w="20" w:type="dxa"/>
            </w:tcMar>
          </w:tcPr>
          <w:p w14:paraId="383687EE"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1F097C6C"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49F6EF3C" w14:textId="77777777" w:rsidR="003D271F" w:rsidRDefault="00406DFC">
            <w:pPr>
              <w:spacing w:after="0" w:line="240" w:lineRule="auto"/>
            </w:pPr>
            <w:r>
              <w:rPr>
                <w:rFonts w:ascii="Times New Roman" w:hAnsi="Times New Roman"/>
                <w:color w:val="000000"/>
                <w:sz w:val="17"/>
              </w:rPr>
              <w:t>Код подразделения, открывшего счёт</w:t>
            </w:r>
          </w:p>
        </w:tc>
      </w:tr>
      <w:tr w:rsidR="000941B2" w14:paraId="7D90BD8B"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62A93D01"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11964694"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4D1E4EDE" w14:textId="77777777" w:rsidR="003D271F" w:rsidRDefault="00406DFC">
            <w:pPr>
              <w:spacing w:after="0" w:line="240" w:lineRule="auto"/>
            </w:pPr>
            <w:r>
              <w:rPr>
                <w:rFonts w:ascii="Times New Roman" w:hAnsi="Times New Roman"/>
                <w:color w:val="000000"/>
                <w:sz w:val="17"/>
              </w:rPr>
              <w:t>debitSumma</w:t>
            </w:r>
          </w:p>
        </w:tc>
        <w:tc>
          <w:tcPr>
            <w:tcW w:w="2076" w:type="dxa"/>
            <w:tcBorders>
              <w:bottom w:val="single" w:sz="4" w:space="0" w:color="000000"/>
              <w:right w:val="single" w:sz="4" w:space="0" w:color="000000"/>
            </w:tcBorders>
            <w:tcMar>
              <w:top w:w="40" w:type="dxa"/>
              <w:left w:w="20" w:type="dxa"/>
              <w:bottom w:w="40" w:type="dxa"/>
              <w:right w:w="20" w:type="dxa"/>
            </w:tcMar>
          </w:tcPr>
          <w:p w14:paraId="1EC46FD8" w14:textId="77777777" w:rsidR="003D271F" w:rsidRDefault="00406DFC">
            <w:pPr>
              <w:spacing w:after="0" w:line="240" w:lineRule="auto"/>
              <w:jc w:val="center"/>
            </w:pPr>
            <w:r>
              <w:rPr>
                <w:rFonts w:ascii="Times New Roman" w:hAnsi="Times New Roman"/>
                <w:color w:val="000000"/>
                <w:sz w:val="17"/>
              </w:rPr>
              <w:t>SummaEntity</w:t>
            </w:r>
          </w:p>
        </w:tc>
        <w:tc>
          <w:tcPr>
            <w:tcW w:w="993" w:type="dxa"/>
            <w:tcBorders>
              <w:bottom w:val="single" w:sz="4" w:space="0" w:color="000000"/>
              <w:right w:val="single" w:sz="4" w:space="0" w:color="000000"/>
            </w:tcBorders>
            <w:tcMar>
              <w:top w:w="40" w:type="dxa"/>
              <w:left w:w="20" w:type="dxa"/>
              <w:bottom w:w="40" w:type="dxa"/>
              <w:right w:w="20" w:type="dxa"/>
            </w:tcMar>
          </w:tcPr>
          <w:p w14:paraId="71037919"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2D49A6CC" w14:textId="77777777" w:rsidR="003D271F" w:rsidRDefault="00406DFC">
            <w:pPr>
              <w:spacing w:after="0" w:line="240" w:lineRule="auto"/>
            </w:pPr>
            <w:r>
              <w:rPr>
                <w:rFonts w:ascii="Times New Roman" w:hAnsi="Times New Roman"/>
                <w:color w:val="000000"/>
                <w:sz w:val="17"/>
              </w:rPr>
              <w:t>Сумма по дебету</w:t>
            </w:r>
          </w:p>
        </w:tc>
      </w:tr>
      <w:tr w:rsidR="003D271F" w14:paraId="06D2D760" w14:textId="77777777">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34C46ABE"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6E3FCE91" w14:textId="77777777" w:rsidR="003D271F" w:rsidRDefault="00406DFC">
            <w:pPr>
              <w:spacing w:after="0" w:line="240" w:lineRule="auto"/>
            </w:pPr>
            <w:r>
              <w:rPr>
                <w:rFonts w:ascii="Times New Roman" w:hAnsi="Times New Roman"/>
                <w:color w:val="000000"/>
                <w:sz w:val="17"/>
              </w:rPr>
              <w:t> </w:t>
            </w:r>
          </w:p>
        </w:tc>
        <w:tc>
          <w:tcPr>
            <w:tcW w:w="542" w:type="dxa"/>
            <w:tcBorders>
              <w:bottom w:val="single" w:sz="4" w:space="0" w:color="000000"/>
            </w:tcBorders>
            <w:tcMar>
              <w:top w:w="40" w:type="dxa"/>
              <w:left w:w="20" w:type="dxa"/>
              <w:bottom w:w="40" w:type="dxa"/>
              <w:right w:w="20" w:type="dxa"/>
            </w:tcMar>
          </w:tcPr>
          <w:p w14:paraId="20E47ED3"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78E218B9" w14:textId="77777777" w:rsidR="003D271F" w:rsidRDefault="00406DFC">
            <w:pPr>
              <w:spacing w:after="0" w:line="240" w:lineRule="auto"/>
            </w:pPr>
            <w:r>
              <w:rPr>
                <w:rFonts w:ascii="Times New Roman" w:hAnsi="Times New Roman"/>
                <w:color w:val="000000"/>
                <w:sz w:val="17"/>
              </w:rPr>
              <w:t>currency</w:t>
            </w:r>
          </w:p>
        </w:tc>
        <w:tc>
          <w:tcPr>
            <w:tcW w:w="2076" w:type="dxa"/>
            <w:tcBorders>
              <w:bottom w:val="single" w:sz="4" w:space="0" w:color="000000"/>
              <w:right w:val="single" w:sz="4" w:space="0" w:color="000000"/>
            </w:tcBorders>
            <w:tcMar>
              <w:top w:w="40" w:type="dxa"/>
              <w:left w:w="20" w:type="dxa"/>
              <w:bottom w:w="40" w:type="dxa"/>
              <w:right w:w="20" w:type="dxa"/>
            </w:tcMar>
          </w:tcPr>
          <w:p w14:paraId="14DB7AA1"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42FC2B0F"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5F0CBD9B" w14:textId="77777777" w:rsidR="003D271F" w:rsidRDefault="00406DFC">
            <w:pPr>
              <w:spacing w:after="0" w:line="240" w:lineRule="auto"/>
            </w:pPr>
            <w:r>
              <w:rPr>
                <w:rFonts w:ascii="Times New Roman" w:hAnsi="Times New Roman"/>
                <w:color w:val="000000"/>
                <w:sz w:val="17"/>
              </w:rPr>
              <w:t>Код валюты</w:t>
            </w:r>
          </w:p>
        </w:tc>
      </w:tr>
      <w:tr w:rsidR="003D271F" w14:paraId="3363F690" w14:textId="77777777">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619D3F36"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688EE371" w14:textId="77777777" w:rsidR="003D271F" w:rsidRDefault="00406DFC">
            <w:pPr>
              <w:spacing w:after="0" w:line="240" w:lineRule="auto"/>
            </w:pPr>
            <w:r>
              <w:rPr>
                <w:rFonts w:ascii="Times New Roman" w:hAnsi="Times New Roman"/>
                <w:color w:val="000000"/>
                <w:sz w:val="17"/>
              </w:rPr>
              <w:t> </w:t>
            </w:r>
          </w:p>
        </w:tc>
        <w:tc>
          <w:tcPr>
            <w:tcW w:w="542" w:type="dxa"/>
            <w:tcBorders>
              <w:bottom w:val="single" w:sz="4" w:space="0" w:color="000000"/>
            </w:tcBorders>
            <w:tcMar>
              <w:top w:w="40" w:type="dxa"/>
              <w:left w:w="20" w:type="dxa"/>
              <w:bottom w:w="40" w:type="dxa"/>
              <w:right w:w="20" w:type="dxa"/>
            </w:tcMar>
          </w:tcPr>
          <w:p w14:paraId="4CB8444F"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542177DE" w14:textId="77777777" w:rsidR="003D271F" w:rsidRDefault="00406DFC">
            <w:pPr>
              <w:spacing w:after="0" w:line="240" w:lineRule="auto"/>
            </w:pPr>
            <w:r>
              <w:rPr>
                <w:rFonts w:ascii="Times New Roman" w:hAnsi="Times New Roman"/>
                <w:color w:val="000000"/>
                <w:sz w:val="17"/>
              </w:rPr>
              <w:t>summa</w:t>
            </w:r>
          </w:p>
        </w:tc>
        <w:tc>
          <w:tcPr>
            <w:tcW w:w="2076" w:type="dxa"/>
            <w:tcBorders>
              <w:bottom w:val="single" w:sz="4" w:space="0" w:color="000000"/>
              <w:right w:val="single" w:sz="4" w:space="0" w:color="000000"/>
            </w:tcBorders>
            <w:tcMar>
              <w:top w:w="40" w:type="dxa"/>
              <w:left w:w="20" w:type="dxa"/>
              <w:bottom w:w="40" w:type="dxa"/>
              <w:right w:w="20" w:type="dxa"/>
            </w:tcMar>
          </w:tcPr>
          <w:p w14:paraId="23007271" w14:textId="77777777" w:rsidR="003D271F" w:rsidRDefault="00406DFC">
            <w:pPr>
              <w:spacing w:after="0" w:line="240" w:lineRule="auto"/>
              <w:jc w:val="center"/>
            </w:pPr>
            <w:r>
              <w:rPr>
                <w:rFonts w:ascii="Times New Roman" w:hAnsi="Times New Roman"/>
                <w:color w:val="000000"/>
                <w:sz w:val="17"/>
              </w:rPr>
              <w:t>decimal</w:t>
            </w:r>
          </w:p>
        </w:tc>
        <w:tc>
          <w:tcPr>
            <w:tcW w:w="993" w:type="dxa"/>
            <w:tcBorders>
              <w:bottom w:val="single" w:sz="4" w:space="0" w:color="000000"/>
              <w:right w:val="single" w:sz="4" w:space="0" w:color="000000"/>
            </w:tcBorders>
            <w:tcMar>
              <w:top w:w="40" w:type="dxa"/>
              <w:left w:w="20" w:type="dxa"/>
              <w:bottom w:w="40" w:type="dxa"/>
              <w:right w:w="20" w:type="dxa"/>
            </w:tcMar>
          </w:tcPr>
          <w:p w14:paraId="63331704"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3A06D69C" w14:textId="77777777" w:rsidR="003D271F" w:rsidRDefault="00406DFC">
            <w:pPr>
              <w:spacing w:after="0" w:line="240" w:lineRule="auto"/>
            </w:pPr>
            <w:r>
              <w:rPr>
                <w:rFonts w:ascii="Times New Roman" w:hAnsi="Times New Roman"/>
                <w:color w:val="000000"/>
                <w:sz w:val="17"/>
              </w:rPr>
              <w:t>Сумма</w:t>
            </w:r>
          </w:p>
        </w:tc>
      </w:tr>
      <w:tr w:rsidR="000941B2" w14:paraId="07BC6D28"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1CF6CEA0"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4361A192"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138048E4" w14:textId="77777777" w:rsidR="003D271F" w:rsidRDefault="00406DFC">
            <w:pPr>
              <w:spacing w:after="0" w:line="240" w:lineRule="auto"/>
            </w:pPr>
            <w:r>
              <w:rPr>
                <w:rFonts w:ascii="Times New Roman" w:hAnsi="Times New Roman"/>
                <w:color w:val="000000"/>
                <w:sz w:val="17"/>
              </w:rPr>
              <w:t>description</w:t>
            </w:r>
          </w:p>
        </w:tc>
        <w:tc>
          <w:tcPr>
            <w:tcW w:w="2076" w:type="dxa"/>
            <w:tcBorders>
              <w:bottom w:val="single" w:sz="4" w:space="0" w:color="000000"/>
              <w:right w:val="single" w:sz="4" w:space="0" w:color="000000"/>
            </w:tcBorders>
            <w:tcMar>
              <w:top w:w="40" w:type="dxa"/>
              <w:left w:w="20" w:type="dxa"/>
              <w:bottom w:w="40" w:type="dxa"/>
              <w:right w:w="20" w:type="dxa"/>
            </w:tcMar>
          </w:tcPr>
          <w:p w14:paraId="3B79070E"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2D106EB7"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6A743905" w14:textId="77777777" w:rsidR="003D271F" w:rsidRDefault="00406DFC">
            <w:pPr>
              <w:spacing w:after="0" w:line="240" w:lineRule="auto"/>
            </w:pPr>
            <w:r>
              <w:rPr>
                <w:rFonts w:ascii="Times New Roman" w:hAnsi="Times New Roman"/>
                <w:color w:val="000000"/>
                <w:sz w:val="17"/>
              </w:rPr>
              <w:t>Текст назначения платежа.</w:t>
            </w:r>
          </w:p>
        </w:tc>
      </w:tr>
      <w:tr w:rsidR="000941B2" w14:paraId="2A9464E4"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62B44011" w14:textId="77777777" w:rsidR="003D271F" w:rsidRDefault="00406DFC">
            <w:pPr>
              <w:spacing w:after="0" w:line="240" w:lineRule="auto"/>
            </w:pPr>
            <w:r>
              <w:rPr>
                <w:rFonts w:ascii="Times New Roman" w:hAnsi="Times New Roman"/>
                <w:color w:val="000000"/>
                <w:sz w:val="17"/>
              </w:rPr>
              <w:t> </w:t>
            </w:r>
          </w:p>
        </w:tc>
        <w:tc>
          <w:tcPr>
            <w:tcW w:w="451" w:type="dxa"/>
            <w:tcBorders>
              <w:bottom w:val="single" w:sz="4" w:space="0" w:color="000000"/>
            </w:tcBorders>
            <w:tcMar>
              <w:top w:w="40" w:type="dxa"/>
              <w:left w:w="20" w:type="dxa"/>
              <w:bottom w:w="40" w:type="dxa"/>
              <w:right w:w="20" w:type="dxa"/>
            </w:tcMar>
          </w:tcPr>
          <w:p w14:paraId="380AB048" w14:textId="77777777" w:rsidR="003D271F" w:rsidRDefault="00406DFC">
            <w:pPr>
              <w:spacing w:after="0" w:line="240" w:lineRule="auto"/>
            </w:pPr>
            <w:r>
              <w:rPr>
                <w:rFonts w:ascii="Times New Roman" w:hAnsi="Times New Roman"/>
                <w:color w:val="000000"/>
                <w:sz w:val="17"/>
              </w:rPr>
              <w:t> </w:t>
            </w:r>
          </w:p>
        </w:tc>
        <w:tc>
          <w:tcPr>
            <w:tcW w:w="1986" w:type="dxa"/>
            <w:gridSpan w:val="2"/>
            <w:tcBorders>
              <w:bottom w:val="single" w:sz="4" w:space="0" w:color="000000"/>
              <w:right w:val="single" w:sz="4" w:space="0" w:color="000000"/>
            </w:tcBorders>
            <w:tcMar>
              <w:top w:w="40" w:type="dxa"/>
              <w:left w:w="20" w:type="dxa"/>
              <w:bottom w:w="40" w:type="dxa"/>
            </w:tcMar>
          </w:tcPr>
          <w:p w14:paraId="0D198769" w14:textId="77777777" w:rsidR="003D271F" w:rsidRDefault="00406DFC">
            <w:pPr>
              <w:spacing w:after="0" w:line="240" w:lineRule="auto"/>
            </w:pPr>
            <w:r>
              <w:rPr>
                <w:rFonts w:ascii="Times New Roman" w:hAnsi="Times New Roman"/>
                <w:color w:val="000000"/>
                <w:sz w:val="17"/>
              </w:rPr>
              <w:t>docNumber</w:t>
            </w:r>
          </w:p>
        </w:tc>
        <w:tc>
          <w:tcPr>
            <w:tcW w:w="2076" w:type="dxa"/>
            <w:tcBorders>
              <w:bottom w:val="single" w:sz="4" w:space="0" w:color="000000"/>
              <w:right w:val="single" w:sz="4" w:space="0" w:color="000000"/>
            </w:tcBorders>
            <w:tcMar>
              <w:top w:w="40" w:type="dxa"/>
              <w:left w:w="20" w:type="dxa"/>
              <w:bottom w:w="40" w:type="dxa"/>
              <w:right w:w="20" w:type="dxa"/>
            </w:tcMar>
          </w:tcPr>
          <w:p w14:paraId="276C850A" w14:textId="77777777" w:rsidR="003D271F" w:rsidRDefault="00406DFC">
            <w:pPr>
              <w:spacing w:after="0" w:line="240" w:lineRule="auto"/>
              <w:jc w:val="center"/>
            </w:pPr>
            <w:r>
              <w:rPr>
                <w:rFonts w:ascii="Times New Roman" w:hAnsi="Times New Roman"/>
                <w:color w:val="000000"/>
                <w:sz w:val="17"/>
              </w:rPr>
              <w:t>int</w:t>
            </w:r>
          </w:p>
        </w:tc>
        <w:tc>
          <w:tcPr>
            <w:tcW w:w="993" w:type="dxa"/>
            <w:tcBorders>
              <w:bottom w:val="single" w:sz="4" w:space="0" w:color="000000"/>
              <w:right w:val="single" w:sz="4" w:space="0" w:color="000000"/>
            </w:tcBorders>
            <w:tcMar>
              <w:top w:w="40" w:type="dxa"/>
              <w:left w:w="20" w:type="dxa"/>
              <w:bottom w:w="40" w:type="dxa"/>
              <w:right w:w="20" w:type="dxa"/>
            </w:tcMar>
          </w:tcPr>
          <w:p w14:paraId="09388576"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5864B584" w14:textId="77777777" w:rsidR="003D271F" w:rsidRDefault="00406DFC">
            <w:pPr>
              <w:spacing w:after="0" w:line="240" w:lineRule="auto"/>
            </w:pPr>
            <w:r>
              <w:rPr>
                <w:rFonts w:ascii="Times New Roman" w:hAnsi="Times New Roman"/>
                <w:color w:val="000000"/>
                <w:sz w:val="17"/>
              </w:rPr>
              <w:t>Номер документа. Данный номер используется в печатных формах, печатаемых по операциям.</w:t>
            </w:r>
          </w:p>
        </w:tc>
      </w:tr>
      <w:tr w:rsidR="000941B2" w14:paraId="7251A264"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19EF53CD" w14:textId="77777777" w:rsidR="003D271F" w:rsidRDefault="00406DFC">
            <w:pPr>
              <w:spacing w:after="0" w:line="240" w:lineRule="auto"/>
            </w:pPr>
            <w:r>
              <w:rPr>
                <w:rFonts w:ascii="Times New Roman" w:hAnsi="Times New Roman"/>
                <w:color w:val="000000"/>
                <w:sz w:val="17"/>
              </w:rPr>
              <w:t> </w:t>
            </w:r>
          </w:p>
        </w:tc>
        <w:tc>
          <w:tcPr>
            <w:tcW w:w="2437" w:type="dxa"/>
            <w:gridSpan w:val="3"/>
            <w:tcBorders>
              <w:bottom w:val="single" w:sz="4" w:space="0" w:color="000000"/>
              <w:right w:val="single" w:sz="4" w:space="0" w:color="000000"/>
            </w:tcBorders>
            <w:tcMar>
              <w:top w:w="40" w:type="dxa"/>
              <w:left w:w="20" w:type="dxa"/>
              <w:bottom w:w="40" w:type="dxa"/>
            </w:tcMar>
          </w:tcPr>
          <w:p w14:paraId="0D6E9234" w14:textId="77777777" w:rsidR="003D271F" w:rsidRDefault="00406DFC">
            <w:pPr>
              <w:spacing w:after="0" w:line="240" w:lineRule="auto"/>
            </w:pPr>
            <w:r>
              <w:rPr>
                <w:rFonts w:ascii="Times New Roman" w:hAnsi="Times New Roman"/>
                <w:color w:val="000000"/>
                <w:sz w:val="17"/>
              </w:rPr>
              <w:t>idSys</w:t>
            </w:r>
          </w:p>
        </w:tc>
        <w:tc>
          <w:tcPr>
            <w:tcW w:w="2076" w:type="dxa"/>
            <w:tcBorders>
              <w:bottom w:val="single" w:sz="4" w:space="0" w:color="000000"/>
              <w:right w:val="single" w:sz="4" w:space="0" w:color="000000"/>
            </w:tcBorders>
            <w:tcMar>
              <w:top w:w="40" w:type="dxa"/>
              <w:left w:w="20" w:type="dxa"/>
              <w:bottom w:w="40" w:type="dxa"/>
              <w:right w:w="20" w:type="dxa"/>
            </w:tcMar>
          </w:tcPr>
          <w:p w14:paraId="65EB873E"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17B031C3"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5D71D051" w14:textId="77777777" w:rsidR="003D271F" w:rsidRDefault="00406DFC">
            <w:pPr>
              <w:spacing w:after="0" w:line="240" w:lineRule="auto"/>
            </w:pPr>
            <w:r>
              <w:rPr>
                <w:rFonts w:ascii="Times New Roman" w:hAnsi="Times New Roman"/>
                <w:color w:val="000000"/>
                <w:sz w:val="17"/>
              </w:rPr>
              <w:t>Код системы, в которой инициировано создание операции (константа 99995)</w:t>
            </w:r>
          </w:p>
        </w:tc>
      </w:tr>
      <w:tr w:rsidR="000941B2" w14:paraId="4379FB8E"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40CFD6E8" w14:textId="77777777" w:rsidR="003D271F" w:rsidRDefault="00406DFC">
            <w:pPr>
              <w:spacing w:after="0" w:line="240" w:lineRule="auto"/>
            </w:pPr>
            <w:r>
              <w:rPr>
                <w:rFonts w:ascii="Times New Roman" w:hAnsi="Times New Roman"/>
                <w:color w:val="000000"/>
                <w:sz w:val="17"/>
              </w:rPr>
              <w:t> </w:t>
            </w:r>
          </w:p>
        </w:tc>
        <w:tc>
          <w:tcPr>
            <w:tcW w:w="2437" w:type="dxa"/>
            <w:gridSpan w:val="3"/>
            <w:tcBorders>
              <w:bottom w:val="single" w:sz="4" w:space="0" w:color="000000"/>
              <w:right w:val="single" w:sz="4" w:space="0" w:color="000000"/>
            </w:tcBorders>
            <w:tcMar>
              <w:top w:w="40" w:type="dxa"/>
              <w:left w:w="20" w:type="dxa"/>
              <w:bottom w:w="40" w:type="dxa"/>
            </w:tcMar>
          </w:tcPr>
          <w:p w14:paraId="00745070" w14:textId="77777777" w:rsidR="003D271F" w:rsidRDefault="00406DFC">
            <w:pPr>
              <w:spacing w:after="0" w:line="240" w:lineRule="auto"/>
            </w:pPr>
            <w:r>
              <w:rPr>
                <w:rFonts w:ascii="Times New Roman" w:hAnsi="Times New Roman"/>
                <w:color w:val="000000"/>
                <w:sz w:val="17"/>
              </w:rPr>
              <w:t>login</w:t>
            </w:r>
          </w:p>
        </w:tc>
        <w:tc>
          <w:tcPr>
            <w:tcW w:w="2076" w:type="dxa"/>
            <w:tcBorders>
              <w:bottom w:val="single" w:sz="4" w:space="0" w:color="000000"/>
              <w:right w:val="single" w:sz="4" w:space="0" w:color="000000"/>
            </w:tcBorders>
            <w:tcMar>
              <w:top w:w="40" w:type="dxa"/>
              <w:left w:w="20" w:type="dxa"/>
              <w:bottom w:w="40" w:type="dxa"/>
              <w:right w:w="20" w:type="dxa"/>
            </w:tcMar>
          </w:tcPr>
          <w:p w14:paraId="093E771D"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3C6C3D46"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1F776C14" w14:textId="77777777" w:rsidR="003D271F" w:rsidRDefault="00406DFC">
            <w:pPr>
              <w:spacing w:after="0" w:line="240" w:lineRule="auto"/>
            </w:pPr>
            <w:r>
              <w:rPr>
                <w:rFonts w:ascii="Times New Roman" w:hAnsi="Times New Roman"/>
                <w:color w:val="000000"/>
                <w:sz w:val="17"/>
              </w:rPr>
              <w:t>Табельный номер пользователя в разрезе подразделения, который создаёт операцию</w:t>
            </w:r>
          </w:p>
        </w:tc>
      </w:tr>
      <w:tr w:rsidR="000941B2" w14:paraId="7C481336"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39B44A95" w14:textId="77777777" w:rsidR="003D271F" w:rsidRDefault="00406DFC">
            <w:pPr>
              <w:spacing w:after="0" w:line="240" w:lineRule="auto"/>
            </w:pPr>
            <w:r>
              <w:rPr>
                <w:rFonts w:ascii="Times New Roman" w:hAnsi="Times New Roman"/>
                <w:color w:val="000000"/>
                <w:sz w:val="17"/>
              </w:rPr>
              <w:t> </w:t>
            </w:r>
          </w:p>
        </w:tc>
        <w:tc>
          <w:tcPr>
            <w:tcW w:w="2437" w:type="dxa"/>
            <w:gridSpan w:val="3"/>
            <w:tcBorders>
              <w:bottom w:val="single" w:sz="4" w:space="0" w:color="000000"/>
              <w:right w:val="single" w:sz="4" w:space="0" w:color="000000"/>
            </w:tcBorders>
            <w:tcMar>
              <w:top w:w="40" w:type="dxa"/>
              <w:left w:w="20" w:type="dxa"/>
              <w:bottom w:w="40" w:type="dxa"/>
            </w:tcMar>
          </w:tcPr>
          <w:p w14:paraId="549E015B" w14:textId="77777777" w:rsidR="003D271F" w:rsidRDefault="00406DFC">
            <w:pPr>
              <w:spacing w:after="0" w:line="240" w:lineRule="auto"/>
            </w:pPr>
            <w:r>
              <w:rPr>
                <w:rFonts w:ascii="Times New Roman" w:hAnsi="Times New Roman"/>
                <w:color w:val="000000"/>
                <w:sz w:val="17"/>
              </w:rPr>
              <w:t>operJournalExtId</w:t>
            </w:r>
          </w:p>
        </w:tc>
        <w:tc>
          <w:tcPr>
            <w:tcW w:w="2076" w:type="dxa"/>
            <w:tcBorders>
              <w:bottom w:val="single" w:sz="4" w:space="0" w:color="000000"/>
              <w:right w:val="single" w:sz="4" w:space="0" w:color="000000"/>
            </w:tcBorders>
            <w:tcMar>
              <w:top w:w="40" w:type="dxa"/>
              <w:left w:w="20" w:type="dxa"/>
              <w:bottom w:w="40" w:type="dxa"/>
              <w:right w:w="20" w:type="dxa"/>
            </w:tcMar>
          </w:tcPr>
          <w:p w14:paraId="4CA6E7FC"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3A1E85EA"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400433E8" w14:textId="77777777" w:rsidR="003D271F" w:rsidRDefault="00406DFC">
            <w:pPr>
              <w:spacing w:after="0" w:line="240" w:lineRule="auto"/>
            </w:pPr>
            <w:r>
              <w:rPr>
                <w:rFonts w:ascii="Times New Roman" w:hAnsi="Times New Roman"/>
                <w:color w:val="000000"/>
                <w:sz w:val="17"/>
              </w:rPr>
              <w:t xml:space="preserve">ID операции в инициирующей </w:t>
            </w:r>
            <w:r>
              <w:rPr>
                <w:rFonts w:ascii="Times New Roman" w:hAnsi="Times New Roman"/>
                <w:color w:val="000000"/>
                <w:sz w:val="17"/>
              </w:rPr>
              <w:t>системе (пример, SP.CONP.xxxxxxxxxxx)</w:t>
            </w:r>
          </w:p>
        </w:tc>
      </w:tr>
      <w:tr w:rsidR="000941B2" w14:paraId="0BB09B02"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7415E6D7" w14:textId="77777777" w:rsidR="003D271F" w:rsidRDefault="00406DFC">
            <w:pPr>
              <w:spacing w:after="0" w:line="240" w:lineRule="auto"/>
            </w:pPr>
            <w:r>
              <w:rPr>
                <w:rFonts w:ascii="Times New Roman" w:hAnsi="Times New Roman"/>
                <w:color w:val="000000"/>
                <w:sz w:val="17"/>
              </w:rPr>
              <w:t> </w:t>
            </w:r>
          </w:p>
        </w:tc>
        <w:tc>
          <w:tcPr>
            <w:tcW w:w="2437" w:type="dxa"/>
            <w:gridSpan w:val="3"/>
            <w:tcBorders>
              <w:bottom w:val="single" w:sz="4" w:space="0" w:color="000000"/>
              <w:right w:val="single" w:sz="4" w:space="0" w:color="000000"/>
            </w:tcBorders>
            <w:tcMar>
              <w:top w:w="40" w:type="dxa"/>
              <w:left w:w="20" w:type="dxa"/>
              <w:bottom w:w="40" w:type="dxa"/>
            </w:tcMar>
          </w:tcPr>
          <w:p w14:paraId="0745B96D" w14:textId="77777777" w:rsidR="003D271F" w:rsidRDefault="00406DFC">
            <w:pPr>
              <w:spacing w:after="0" w:line="240" w:lineRule="auto"/>
            </w:pPr>
            <w:r>
              <w:rPr>
                <w:rFonts w:ascii="Times New Roman" w:hAnsi="Times New Roman"/>
                <w:color w:val="000000"/>
                <w:sz w:val="17"/>
              </w:rPr>
              <w:t>operationCode</w:t>
            </w:r>
          </w:p>
        </w:tc>
        <w:tc>
          <w:tcPr>
            <w:tcW w:w="2076" w:type="dxa"/>
            <w:tcBorders>
              <w:bottom w:val="single" w:sz="4" w:space="0" w:color="000000"/>
              <w:right w:val="single" w:sz="4" w:space="0" w:color="000000"/>
            </w:tcBorders>
            <w:tcMar>
              <w:top w:w="40" w:type="dxa"/>
              <w:left w:w="20" w:type="dxa"/>
              <w:bottom w:w="40" w:type="dxa"/>
              <w:right w:w="20" w:type="dxa"/>
            </w:tcMar>
          </w:tcPr>
          <w:p w14:paraId="18E72CB1"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77AA4E93"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5B955A28" w14:textId="77777777" w:rsidR="003D271F" w:rsidRDefault="00406DFC">
            <w:pPr>
              <w:spacing w:after="0" w:line="240" w:lineRule="auto"/>
            </w:pPr>
            <w:r>
              <w:rPr>
                <w:rFonts w:ascii="Times New Roman" w:hAnsi="Times New Roman"/>
                <w:color w:val="000000"/>
                <w:sz w:val="17"/>
              </w:rPr>
              <w:t xml:space="preserve">Код операции (см. </w:t>
            </w:r>
            <w:hyperlink w:anchor="settings_operation">
              <w:r>
                <w:rPr>
                  <w:rFonts w:ascii="Times New Roman" w:hAnsi="Times New Roman"/>
                  <w:color w:val="000000"/>
                  <w:sz w:val="17"/>
                </w:rPr>
                <w:t>Раздел 4.3.2.3.1, «Настройка операций»</w:t>
              </w:r>
            </w:hyperlink>
            <w:r>
              <w:rPr>
                <w:rFonts w:ascii="Times New Roman" w:hAnsi="Times New Roman"/>
                <w:color w:val="000000"/>
                <w:sz w:val="17"/>
              </w:rPr>
              <w:t>)</w:t>
            </w:r>
          </w:p>
        </w:tc>
      </w:tr>
      <w:tr w:rsidR="000941B2" w14:paraId="13D75DD1"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1137537A" w14:textId="77777777" w:rsidR="003D271F" w:rsidRDefault="00406DFC">
            <w:pPr>
              <w:spacing w:after="0" w:line="240" w:lineRule="auto"/>
            </w:pPr>
            <w:r>
              <w:rPr>
                <w:rFonts w:ascii="Times New Roman" w:hAnsi="Times New Roman"/>
                <w:color w:val="000000"/>
                <w:sz w:val="17"/>
              </w:rPr>
              <w:lastRenderedPageBreak/>
              <w:t> </w:t>
            </w:r>
          </w:p>
        </w:tc>
        <w:tc>
          <w:tcPr>
            <w:tcW w:w="2437" w:type="dxa"/>
            <w:gridSpan w:val="3"/>
            <w:tcBorders>
              <w:bottom w:val="single" w:sz="4" w:space="0" w:color="000000"/>
              <w:right w:val="single" w:sz="4" w:space="0" w:color="000000"/>
            </w:tcBorders>
            <w:tcMar>
              <w:top w:w="40" w:type="dxa"/>
              <w:left w:w="20" w:type="dxa"/>
              <w:bottom w:w="40" w:type="dxa"/>
            </w:tcMar>
          </w:tcPr>
          <w:p w14:paraId="128A2832" w14:textId="77777777" w:rsidR="003D271F" w:rsidRDefault="00406DFC">
            <w:pPr>
              <w:spacing w:after="0" w:line="240" w:lineRule="auto"/>
            </w:pPr>
            <w:r>
              <w:rPr>
                <w:rFonts w:ascii="Times New Roman" w:hAnsi="Times New Roman"/>
                <w:color w:val="000000"/>
                <w:sz w:val="17"/>
              </w:rPr>
              <w:t>operationRegDate</w:t>
            </w:r>
          </w:p>
        </w:tc>
        <w:tc>
          <w:tcPr>
            <w:tcW w:w="2076" w:type="dxa"/>
            <w:tcBorders>
              <w:bottom w:val="single" w:sz="4" w:space="0" w:color="000000"/>
              <w:right w:val="single" w:sz="4" w:space="0" w:color="000000"/>
            </w:tcBorders>
            <w:tcMar>
              <w:top w:w="40" w:type="dxa"/>
              <w:left w:w="20" w:type="dxa"/>
              <w:bottom w:w="40" w:type="dxa"/>
              <w:right w:w="20" w:type="dxa"/>
            </w:tcMar>
          </w:tcPr>
          <w:p w14:paraId="5934B478" w14:textId="77777777" w:rsidR="003D271F" w:rsidRDefault="00406DFC">
            <w:pPr>
              <w:spacing w:after="0" w:line="240" w:lineRule="auto"/>
              <w:jc w:val="center"/>
            </w:pPr>
            <w:r>
              <w:rPr>
                <w:rFonts w:ascii="Times New Roman" w:hAnsi="Times New Roman"/>
                <w:color w:val="000000"/>
                <w:sz w:val="17"/>
              </w:rPr>
              <w:t>dateTime</w:t>
            </w:r>
          </w:p>
        </w:tc>
        <w:tc>
          <w:tcPr>
            <w:tcW w:w="993" w:type="dxa"/>
            <w:tcBorders>
              <w:bottom w:val="single" w:sz="4" w:space="0" w:color="000000"/>
              <w:right w:val="single" w:sz="4" w:space="0" w:color="000000"/>
            </w:tcBorders>
            <w:tcMar>
              <w:top w:w="40" w:type="dxa"/>
              <w:left w:w="20" w:type="dxa"/>
              <w:bottom w:w="40" w:type="dxa"/>
              <w:right w:w="20" w:type="dxa"/>
            </w:tcMar>
          </w:tcPr>
          <w:p w14:paraId="55FC432C"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49A9D82F" w14:textId="77777777" w:rsidR="003D271F" w:rsidRDefault="00406DFC">
            <w:pPr>
              <w:spacing w:after="0" w:line="240" w:lineRule="auto"/>
            </w:pPr>
            <w:r>
              <w:rPr>
                <w:rFonts w:ascii="Times New Roman" w:hAnsi="Times New Roman"/>
                <w:color w:val="000000"/>
                <w:sz w:val="17"/>
              </w:rPr>
              <w:t>Дата и время регистрации операции</w:t>
            </w:r>
          </w:p>
        </w:tc>
      </w:tr>
      <w:tr w:rsidR="000941B2" w14:paraId="59CFF483" w14:textId="77777777" w:rsidTr="000941B2">
        <w:tblPrEx>
          <w:tblCellMar>
            <w:top w:w="0" w:type="dxa"/>
            <w:bottom w:w="0" w:type="dxa"/>
          </w:tblCellMar>
        </w:tblPrEx>
        <w:tc>
          <w:tcPr>
            <w:tcW w:w="2888" w:type="dxa"/>
            <w:gridSpan w:val="4"/>
            <w:tcBorders>
              <w:left w:val="single" w:sz="4" w:space="0" w:color="000000"/>
              <w:bottom w:val="single" w:sz="4" w:space="0" w:color="000000"/>
              <w:right w:val="single" w:sz="4" w:space="0" w:color="000000"/>
            </w:tcBorders>
            <w:tcMar>
              <w:top w:w="40" w:type="dxa"/>
              <w:left w:w="20" w:type="dxa"/>
              <w:bottom w:w="40" w:type="dxa"/>
            </w:tcMar>
          </w:tcPr>
          <w:p w14:paraId="4836CD21" w14:textId="77777777" w:rsidR="003D271F" w:rsidRDefault="00406DFC">
            <w:pPr>
              <w:spacing w:after="0" w:line="240" w:lineRule="auto"/>
            </w:pPr>
            <w:r>
              <w:rPr>
                <w:rFonts w:ascii="Times New Roman" w:hAnsi="Times New Roman"/>
                <w:color w:val="000000"/>
                <w:sz w:val="17"/>
              </w:rPr>
              <w:t>requestInfo</w:t>
            </w:r>
          </w:p>
        </w:tc>
        <w:tc>
          <w:tcPr>
            <w:tcW w:w="2076" w:type="dxa"/>
            <w:tcBorders>
              <w:bottom w:val="single" w:sz="4" w:space="0" w:color="000000"/>
              <w:right w:val="single" w:sz="4" w:space="0" w:color="000000"/>
            </w:tcBorders>
            <w:tcMar>
              <w:top w:w="40" w:type="dxa"/>
              <w:left w:w="20" w:type="dxa"/>
              <w:bottom w:w="40" w:type="dxa"/>
              <w:right w:w="20" w:type="dxa"/>
            </w:tcMar>
          </w:tcPr>
          <w:p w14:paraId="79683949" w14:textId="77777777" w:rsidR="003D271F" w:rsidRDefault="00406DFC">
            <w:pPr>
              <w:spacing w:after="0" w:line="240" w:lineRule="auto"/>
              <w:jc w:val="center"/>
            </w:pPr>
            <w:r>
              <w:rPr>
                <w:rFonts w:ascii="Times New Roman" w:hAnsi="Times New Roman"/>
                <w:color w:val="000000"/>
                <w:sz w:val="17"/>
              </w:rPr>
              <w:t>RequestInfo</w:t>
            </w:r>
          </w:p>
        </w:tc>
        <w:tc>
          <w:tcPr>
            <w:tcW w:w="993" w:type="dxa"/>
            <w:tcBorders>
              <w:bottom w:val="single" w:sz="4" w:space="0" w:color="000000"/>
              <w:right w:val="single" w:sz="4" w:space="0" w:color="000000"/>
            </w:tcBorders>
            <w:tcMar>
              <w:top w:w="40" w:type="dxa"/>
              <w:left w:w="20" w:type="dxa"/>
              <w:bottom w:w="40" w:type="dxa"/>
              <w:right w:w="20" w:type="dxa"/>
            </w:tcMar>
          </w:tcPr>
          <w:p w14:paraId="2E6A9E9B"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4B53682A" w14:textId="77777777" w:rsidR="003D271F" w:rsidRDefault="00406DFC">
            <w:pPr>
              <w:spacing w:after="0" w:line="240" w:lineRule="auto"/>
            </w:pPr>
            <w:r>
              <w:rPr>
                <w:rFonts w:ascii="Times New Roman" w:hAnsi="Times New Roman"/>
                <w:color w:val="000000"/>
                <w:sz w:val="17"/>
              </w:rPr>
              <w:t>Служебная информация о запросе</w:t>
            </w:r>
          </w:p>
        </w:tc>
      </w:tr>
      <w:tr w:rsidR="000941B2" w14:paraId="14C8CEFB" w14:textId="77777777" w:rsidTr="000941B2">
        <w:tblPrEx>
          <w:tblCellMar>
            <w:top w:w="0" w:type="dxa"/>
            <w:bottom w:w="0" w:type="dxa"/>
          </w:tblCellMar>
        </w:tblPrEx>
        <w:tc>
          <w:tcPr>
            <w:tcW w:w="451" w:type="dxa"/>
            <w:tcBorders>
              <w:left w:val="single" w:sz="4" w:space="0" w:color="000000"/>
              <w:bottom w:val="single" w:sz="4" w:space="0" w:color="000000"/>
            </w:tcBorders>
            <w:tcMar>
              <w:top w:w="40" w:type="dxa"/>
              <w:left w:w="20" w:type="dxa"/>
              <w:bottom w:w="40" w:type="dxa"/>
              <w:right w:w="20" w:type="dxa"/>
            </w:tcMar>
          </w:tcPr>
          <w:p w14:paraId="19E43CF4" w14:textId="77777777" w:rsidR="003D271F" w:rsidRDefault="00406DFC">
            <w:pPr>
              <w:spacing w:after="0" w:line="240" w:lineRule="auto"/>
            </w:pPr>
            <w:r>
              <w:rPr>
                <w:rFonts w:ascii="Times New Roman" w:hAnsi="Times New Roman"/>
                <w:color w:val="000000"/>
                <w:sz w:val="17"/>
              </w:rPr>
              <w:t> </w:t>
            </w:r>
          </w:p>
        </w:tc>
        <w:tc>
          <w:tcPr>
            <w:tcW w:w="2437" w:type="dxa"/>
            <w:gridSpan w:val="3"/>
            <w:tcBorders>
              <w:bottom w:val="single" w:sz="4" w:space="0" w:color="000000"/>
              <w:right w:val="single" w:sz="4" w:space="0" w:color="000000"/>
            </w:tcBorders>
            <w:tcMar>
              <w:top w:w="40" w:type="dxa"/>
              <w:left w:w="20" w:type="dxa"/>
              <w:bottom w:w="40" w:type="dxa"/>
            </w:tcMar>
          </w:tcPr>
          <w:p w14:paraId="64031DAD" w14:textId="77777777" w:rsidR="003D271F" w:rsidRDefault="00406DFC">
            <w:pPr>
              <w:spacing w:after="0" w:line="240" w:lineRule="auto"/>
            </w:pPr>
            <w:r>
              <w:rPr>
                <w:rFonts w:ascii="Times New Roman" w:hAnsi="Times New Roman"/>
                <w:color w:val="000000"/>
                <w:sz w:val="17"/>
              </w:rPr>
              <w:t>messageId</w:t>
            </w:r>
          </w:p>
        </w:tc>
        <w:tc>
          <w:tcPr>
            <w:tcW w:w="2076" w:type="dxa"/>
            <w:tcBorders>
              <w:bottom w:val="single" w:sz="4" w:space="0" w:color="000000"/>
              <w:right w:val="single" w:sz="4" w:space="0" w:color="000000"/>
            </w:tcBorders>
            <w:tcMar>
              <w:top w:w="40" w:type="dxa"/>
              <w:left w:w="20" w:type="dxa"/>
              <w:bottom w:w="40" w:type="dxa"/>
              <w:right w:w="20" w:type="dxa"/>
            </w:tcMar>
          </w:tcPr>
          <w:p w14:paraId="66966929" w14:textId="77777777" w:rsidR="003D271F" w:rsidRDefault="00406DFC">
            <w:pPr>
              <w:spacing w:after="0" w:line="240" w:lineRule="auto"/>
              <w:jc w:val="center"/>
            </w:pPr>
            <w:r>
              <w:rPr>
                <w:rFonts w:ascii="Times New Roman" w:hAnsi="Times New Roman"/>
                <w:color w:val="000000"/>
                <w:sz w:val="17"/>
              </w:rPr>
              <w:t>string</w:t>
            </w:r>
          </w:p>
        </w:tc>
        <w:tc>
          <w:tcPr>
            <w:tcW w:w="993" w:type="dxa"/>
            <w:tcBorders>
              <w:bottom w:val="single" w:sz="4" w:space="0" w:color="000000"/>
              <w:right w:val="single" w:sz="4" w:space="0" w:color="000000"/>
            </w:tcBorders>
            <w:tcMar>
              <w:top w:w="40" w:type="dxa"/>
              <w:left w:w="20" w:type="dxa"/>
              <w:bottom w:w="40" w:type="dxa"/>
              <w:right w:w="20" w:type="dxa"/>
            </w:tcMar>
          </w:tcPr>
          <w:p w14:paraId="334D38A4"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3482B0E3" w14:textId="77777777" w:rsidR="003D271F" w:rsidRDefault="00406DFC">
            <w:pPr>
              <w:spacing w:after="0" w:line="240" w:lineRule="auto"/>
            </w:pPr>
            <w:r>
              <w:rPr>
                <w:rFonts w:ascii="Times New Roman" w:hAnsi="Times New Roman"/>
                <w:color w:val="000000"/>
                <w:sz w:val="17"/>
              </w:rPr>
              <w:t>ID запроса</w:t>
            </w:r>
          </w:p>
        </w:tc>
      </w:tr>
    </w:tbl>
    <w:p w14:paraId="76B936D7" w14:textId="77777777" w:rsidR="003D271F" w:rsidRDefault="00406DFC">
      <w:pPr>
        <w:spacing w:before="40" w:after="0" w:line="240" w:lineRule="auto"/>
      </w:pPr>
      <w:r>
        <w:rPr>
          <w:rFonts w:ascii="Times New Roman" w:hAnsi="Times New Roman"/>
          <w:color w:val="000000"/>
          <w:sz w:val="12"/>
          <w:vertAlign w:val="superscript"/>
        </w:rPr>
        <w:t>a</w:t>
      </w:r>
      <w:r>
        <w:rPr>
          <w:rFonts w:ascii="Times New Roman" w:hAnsi="Times New Roman"/>
          <w:color w:val="000000"/>
          <w:sz w:val="16"/>
        </w:rPr>
        <w:t>обязателен для расходных операций</w:t>
      </w:r>
    </w:p>
    <w:p w14:paraId="3A79D722" w14:textId="77777777" w:rsidR="003D271F" w:rsidRDefault="00406DFC">
      <w:pPr>
        <w:spacing w:before="200" w:after="0" w:line="240" w:lineRule="auto"/>
      </w:pPr>
      <w:r>
        <w:rPr>
          <w:rFonts w:ascii="Times New Roman" w:hAnsi="Times New Roman"/>
          <w:color w:val="000000"/>
          <w:sz w:val="20"/>
        </w:rPr>
        <w:t xml:space="preserve">Другие элементы в структуре запроса, предусмотренные WSDL-схемой указанного веб-сервиса в рамках описываемой задачи не используются и не </w:t>
      </w:r>
      <w:r>
        <w:rPr>
          <w:rFonts w:ascii="Times New Roman" w:hAnsi="Times New Roman"/>
          <w:color w:val="000000"/>
          <w:sz w:val="20"/>
        </w:rPr>
        <w:t>должны присутствовать в запросе.</w:t>
      </w:r>
    </w:p>
    <w:p w14:paraId="6F3F0519" w14:textId="77777777" w:rsidR="003D271F" w:rsidRDefault="00406DFC">
      <w:pPr>
        <w:spacing w:before="200" w:after="0" w:line="240" w:lineRule="auto"/>
      </w:pPr>
      <w:r>
        <w:rPr>
          <w:rFonts w:ascii="Times New Roman" w:hAnsi="Times New Roman"/>
          <w:color w:val="000000"/>
          <w:sz w:val="20"/>
        </w:rPr>
        <w:t>После получения запроса create производится следующее:</w:t>
      </w:r>
    </w:p>
    <w:p w14:paraId="5FB37070" w14:textId="33C3A99E" w:rsidR="003D271F" w:rsidRDefault="00406DFC">
      <w:pPr>
        <w:numPr>
          <w:ilvl w:val="0"/>
          <w:numId w:val="35"/>
        </w:numPr>
        <w:tabs>
          <w:tab w:val="left" w:pos="240"/>
        </w:tabs>
        <w:spacing w:before="200" w:after="0" w:line="240" w:lineRule="auto"/>
        <w:ind w:left="240" w:hanging="40"/>
      </w:pPr>
      <w:bookmarkStart w:id="1236" w:name="d5e1914"/>
      <w:bookmarkStart w:id="1237" w:name="d5e1913"/>
      <w:bookmarkStart w:id="1238" w:name="d5e1410"/>
      <w:bookmarkStart w:id="1239" w:name="d5e1409"/>
      <w:r>
        <w:rPr>
          <w:rFonts w:ascii="Times New Roman" w:hAnsi="Times New Roman"/>
          <w:color w:val="000000"/>
          <w:sz w:val="20"/>
        </w:rPr>
        <w:t>Проверка на повторно полученный запрос: если запрос с таким messageId уже приходил, то возвращается предыдущий ответ</w:t>
      </w:r>
      <w:del w:id="1240" w:author="Yulia A. Trifonova" w:date="2021-08-09T23:51:00Z">
        <w:r w:rsidR="00CE5630">
          <w:rPr>
            <w:rFonts w:ascii="Times New Roman" w:hAnsi="Times New Roman"/>
            <w:color w:val="000000"/>
            <w:sz w:val="15"/>
            <w:vertAlign w:val="superscript"/>
          </w:rPr>
          <w:footnoteReference w:customMarkFollows="1" w:id="9"/>
          <w:delText>5</w:delText>
        </w:r>
      </w:del>
      <w:ins w:id="1243" w:author="Yulia A. Trifonova" w:date="2021-08-09T23:51:00Z">
        <w:r>
          <w:rPr>
            <w:rFonts w:ascii="Times New Roman" w:hAnsi="Times New Roman"/>
            <w:color w:val="000000"/>
            <w:sz w:val="15"/>
            <w:vertAlign w:val="superscript"/>
          </w:rPr>
          <w:footnoteReference w:customMarkFollows="1" w:id="10"/>
          <w:t>7</w:t>
        </w:r>
      </w:ins>
      <w:r>
        <w:rPr>
          <w:rFonts w:ascii="Times New Roman" w:hAnsi="Times New Roman"/>
          <w:color w:val="000000"/>
          <w:sz w:val="20"/>
        </w:rPr>
        <w:t>.</w:t>
      </w:r>
    </w:p>
    <w:bookmarkEnd w:id="1236"/>
    <w:bookmarkEnd w:id="1237"/>
    <w:bookmarkEnd w:id="1238"/>
    <w:bookmarkEnd w:id="1239"/>
    <w:p w14:paraId="01ED694F" w14:textId="77777777" w:rsidR="003D271F" w:rsidRDefault="00406DFC">
      <w:pPr>
        <w:spacing w:before="200" w:after="0" w:line="240" w:lineRule="auto"/>
        <w:ind w:left="240"/>
      </w:pPr>
      <w:r>
        <w:rPr>
          <w:rFonts w:ascii="Times New Roman" w:hAnsi="Times New Roman"/>
          <w:color w:val="000000"/>
          <w:sz w:val="20"/>
        </w:rPr>
        <w:t xml:space="preserve">Если на первый запрос с неким messageId была </w:t>
      </w:r>
      <w:r>
        <w:rPr>
          <w:rFonts w:ascii="Times New Roman" w:hAnsi="Times New Roman"/>
          <w:color w:val="000000"/>
          <w:sz w:val="20"/>
        </w:rPr>
        <w:t>прислана ошибка, то при получении повторного запроса будет возвращен тот же ответ с той же ошибкой.</w:t>
      </w:r>
    </w:p>
    <w:p w14:paraId="0BEDAF67" w14:textId="77777777" w:rsidR="003D271F" w:rsidRDefault="00406DFC">
      <w:pPr>
        <w:numPr>
          <w:ilvl w:val="0"/>
          <w:numId w:val="35"/>
        </w:numPr>
        <w:tabs>
          <w:tab w:val="left" w:pos="240"/>
        </w:tabs>
        <w:spacing w:before="200" w:after="0" w:line="240" w:lineRule="auto"/>
        <w:ind w:left="240" w:hanging="40"/>
      </w:pPr>
      <w:bookmarkStart w:id="1246" w:name="d5e1919"/>
      <w:bookmarkStart w:id="1247" w:name="d5e1415"/>
      <w:r>
        <w:rPr>
          <w:rFonts w:ascii="Times New Roman" w:hAnsi="Times New Roman"/>
          <w:color w:val="000000"/>
          <w:sz w:val="20"/>
        </w:rPr>
        <w:t>Операция создаётся в подразделении с кодом из тега operationEntity/deptCode.</w:t>
      </w:r>
    </w:p>
    <w:bookmarkEnd w:id="1246"/>
    <w:bookmarkEnd w:id="1247"/>
    <w:p w14:paraId="386EC2A2" w14:textId="77777777" w:rsidR="003D271F" w:rsidRDefault="00406DFC">
      <w:pPr>
        <w:spacing w:before="200" w:after="0" w:line="240" w:lineRule="auto"/>
        <w:ind w:left="240"/>
      </w:pPr>
      <w:r>
        <w:rPr>
          <w:rFonts w:ascii="Times New Roman" w:hAnsi="Times New Roman"/>
          <w:color w:val="000000"/>
          <w:sz w:val="20"/>
        </w:rPr>
        <w:t>Производится проверка на наличие подразделения в базе данных. Иначе возвращаетс</w:t>
      </w:r>
      <w:r>
        <w:rPr>
          <w:rFonts w:ascii="Times New Roman" w:hAnsi="Times New Roman"/>
          <w:color w:val="000000"/>
          <w:sz w:val="20"/>
        </w:rPr>
        <w:t>я ошибка в смежную систему.</w:t>
      </w:r>
    </w:p>
    <w:p w14:paraId="0C2DA4E0" w14:textId="77777777" w:rsidR="003D271F" w:rsidRDefault="00406DFC">
      <w:pPr>
        <w:numPr>
          <w:ilvl w:val="0"/>
          <w:numId w:val="35"/>
        </w:numPr>
        <w:tabs>
          <w:tab w:val="left" w:pos="240"/>
        </w:tabs>
        <w:spacing w:before="200" w:after="0" w:line="240" w:lineRule="auto"/>
        <w:ind w:left="240" w:hanging="40"/>
      </w:pPr>
      <w:bookmarkStart w:id="1248" w:name="d5e1922"/>
      <w:bookmarkStart w:id="1249" w:name="d5e1418"/>
      <w:r>
        <w:rPr>
          <w:rFonts w:ascii="Times New Roman" w:hAnsi="Times New Roman"/>
          <w:color w:val="000000"/>
          <w:sz w:val="20"/>
        </w:rPr>
        <w:t>Проверка статуса ОД: операционный день в подразделении проведения операции с кодом из тега operationEntity/deptCode должен быть открыт (значение параметра OPER_DAY_CLOSE должно быть false). Иначе возвращается ошибка в смежную си</w:t>
      </w:r>
      <w:r>
        <w:rPr>
          <w:rFonts w:ascii="Times New Roman" w:hAnsi="Times New Roman"/>
          <w:color w:val="000000"/>
          <w:sz w:val="20"/>
        </w:rPr>
        <w:t>стему.</w:t>
      </w:r>
    </w:p>
    <w:p w14:paraId="4E1ADC5F" w14:textId="77777777" w:rsidR="003D271F" w:rsidRDefault="00406DFC">
      <w:pPr>
        <w:numPr>
          <w:ilvl w:val="0"/>
          <w:numId w:val="35"/>
        </w:numPr>
        <w:tabs>
          <w:tab w:val="left" w:pos="240"/>
        </w:tabs>
        <w:spacing w:before="200" w:after="0" w:line="240" w:lineRule="auto"/>
        <w:ind w:left="240" w:hanging="40"/>
      </w:pPr>
      <w:bookmarkStart w:id="1250" w:name="d5e1924"/>
      <w:bookmarkStart w:id="1251" w:name="d5e1420"/>
      <w:bookmarkEnd w:id="1248"/>
      <w:bookmarkEnd w:id="1249"/>
      <w:r>
        <w:rPr>
          <w:rFonts w:ascii="Times New Roman" w:hAnsi="Times New Roman"/>
          <w:color w:val="000000"/>
          <w:sz w:val="20"/>
        </w:rPr>
        <w:t>Определение пользователя (по полям login) осуществляется поиском по комбинации табельный номер сотрудника + код подразделения выполнения операции (operationEntity/deptCode).</w:t>
      </w:r>
    </w:p>
    <w:bookmarkEnd w:id="1250"/>
    <w:bookmarkEnd w:id="1251"/>
    <w:p w14:paraId="77850EC9" w14:textId="77777777" w:rsidR="003D271F" w:rsidRDefault="00406DFC">
      <w:pPr>
        <w:spacing w:before="200" w:after="0" w:line="240" w:lineRule="auto"/>
        <w:ind w:left="240"/>
      </w:pPr>
      <w:r>
        <w:rPr>
          <w:rFonts w:ascii="Times New Roman" w:hAnsi="Times New Roman"/>
          <w:color w:val="000000"/>
          <w:sz w:val="20"/>
        </w:rPr>
        <w:t xml:space="preserve">Здесь стоит отметить, что теоретически возможно совпадение логина Спектрум </w:t>
      </w:r>
      <w:r>
        <w:rPr>
          <w:rFonts w:ascii="Times New Roman" w:hAnsi="Times New Roman"/>
          <w:color w:val="000000"/>
          <w:sz w:val="20"/>
        </w:rPr>
        <w:t>(логина Бисквита) одного сотрудника с табельным номером другого сотрудника, но практически все три параметра имеют разный формат.</w:t>
      </w:r>
    </w:p>
    <w:p w14:paraId="469532E6" w14:textId="77777777" w:rsidR="003D271F" w:rsidRDefault="00406DFC">
      <w:pPr>
        <w:spacing w:before="200" w:after="0" w:line="240" w:lineRule="auto"/>
        <w:ind w:left="240"/>
      </w:pPr>
      <w:r>
        <w:rPr>
          <w:rFonts w:ascii="Times New Roman" w:hAnsi="Times New Roman"/>
          <w:color w:val="000000"/>
          <w:sz w:val="20"/>
        </w:rPr>
        <w:t>Обработка ошибочных ситуаций:</w:t>
      </w:r>
    </w:p>
    <w:p w14:paraId="64CE8163" w14:textId="77777777" w:rsidR="003D271F" w:rsidRDefault="00406DFC">
      <w:pPr>
        <w:tabs>
          <w:tab w:val="left" w:pos="480"/>
        </w:tabs>
        <w:spacing w:before="200" w:after="0" w:line="240" w:lineRule="auto"/>
        <w:ind w:left="480" w:hanging="240"/>
      </w:pPr>
      <w:bookmarkStart w:id="1252" w:name="d5e1929"/>
      <w:bookmarkStart w:id="1253" w:name="d5e1928"/>
      <w:bookmarkStart w:id="1254" w:name="d5e1425"/>
      <w:bookmarkStart w:id="1255" w:name="d5e1424"/>
      <w:r>
        <w:rPr>
          <w:rFonts w:ascii="Times New Roman" w:hAnsi="Times New Roman"/>
          <w:color w:val="000000"/>
          <w:sz w:val="20"/>
        </w:rPr>
        <w:t>4.1.</w:t>
      </w:r>
      <w:r>
        <w:rPr>
          <w:rFonts w:ascii="Times New Roman" w:hAnsi="Times New Roman"/>
          <w:color w:val="000000"/>
          <w:sz w:val="20"/>
        </w:rPr>
        <w:tab/>
        <w:t>Для login: если найденный сотрудник не имеет пользователя или имеет несколько пользователей</w:t>
      </w:r>
      <w:r>
        <w:rPr>
          <w:rFonts w:ascii="Times New Roman" w:hAnsi="Times New Roman"/>
          <w:color w:val="000000"/>
          <w:sz w:val="20"/>
        </w:rPr>
        <w:t>, то запрещать проведение операции и выдавать сообщение в смежную систему (например): В подразделении с идентификатором: "255" есть несколько пользователей с внешним кодом/таб.№: "123456" :A5700, O5700, T5700, C5700, U5700-2, test7.</w:t>
      </w:r>
    </w:p>
    <w:p w14:paraId="61469904" w14:textId="77777777" w:rsidR="003D271F" w:rsidRDefault="00406DFC">
      <w:pPr>
        <w:tabs>
          <w:tab w:val="left" w:pos="480"/>
        </w:tabs>
        <w:spacing w:before="200" w:after="0" w:line="240" w:lineRule="auto"/>
        <w:ind w:left="480" w:hanging="240"/>
      </w:pPr>
      <w:bookmarkStart w:id="1256" w:name="d5e1931"/>
      <w:bookmarkStart w:id="1257" w:name="d5e1427"/>
      <w:bookmarkEnd w:id="1252"/>
      <w:bookmarkEnd w:id="1253"/>
      <w:bookmarkEnd w:id="1254"/>
      <w:bookmarkEnd w:id="1255"/>
      <w:r>
        <w:rPr>
          <w:rFonts w:ascii="Times New Roman" w:hAnsi="Times New Roman"/>
          <w:color w:val="000000"/>
          <w:sz w:val="20"/>
        </w:rPr>
        <w:t>4.2.</w:t>
      </w:r>
      <w:r>
        <w:rPr>
          <w:rFonts w:ascii="Times New Roman" w:hAnsi="Times New Roman"/>
          <w:color w:val="000000"/>
          <w:sz w:val="20"/>
        </w:rPr>
        <w:tab/>
        <w:t>Если сотрудника/по</w:t>
      </w:r>
      <w:r>
        <w:rPr>
          <w:rFonts w:ascii="Times New Roman" w:hAnsi="Times New Roman"/>
          <w:color w:val="000000"/>
          <w:sz w:val="20"/>
        </w:rPr>
        <w:t>льзователя не удалось найти, то возвращать сообщение об ошибке (например): Не найден пользователь с логином: "123457" в подразделении 5700 (Дополнительный офис "Мега-Химки").</w:t>
      </w:r>
    </w:p>
    <w:bookmarkEnd w:id="1256"/>
    <w:bookmarkEnd w:id="1257"/>
    <w:p w14:paraId="6C69176D" w14:textId="77777777" w:rsidR="003D271F" w:rsidRDefault="00406DFC">
      <w:pPr>
        <w:spacing w:before="200" w:after="0" w:line="240" w:lineRule="auto"/>
        <w:ind w:left="240"/>
      </w:pPr>
      <w:r>
        <w:rPr>
          <w:rFonts w:ascii="Times New Roman" w:hAnsi="Times New Roman"/>
          <w:color w:val="000000"/>
          <w:sz w:val="20"/>
        </w:rPr>
        <w:t>Если в системе пользователь заблокирован или не найден, то возвращается ошибка.</w:t>
      </w:r>
    </w:p>
    <w:p w14:paraId="16B49CCC" w14:textId="77777777" w:rsidR="003D271F" w:rsidRDefault="00406DFC">
      <w:pPr>
        <w:numPr>
          <w:ilvl w:val="0"/>
          <w:numId w:val="35"/>
        </w:numPr>
        <w:tabs>
          <w:tab w:val="left" w:pos="240"/>
        </w:tabs>
        <w:spacing w:before="200" w:after="0" w:line="240" w:lineRule="auto"/>
        <w:ind w:left="240" w:hanging="40"/>
      </w:pPr>
      <w:bookmarkStart w:id="1258" w:name="d5e1934"/>
      <w:bookmarkStart w:id="1259" w:name="d5e1430"/>
      <w:r>
        <w:rPr>
          <w:rFonts w:ascii="Times New Roman" w:hAnsi="Times New Roman"/>
          <w:color w:val="000000"/>
          <w:sz w:val="20"/>
        </w:rPr>
        <w:t>К</w:t>
      </w:r>
      <w:r>
        <w:rPr>
          <w:rFonts w:ascii="Times New Roman" w:hAnsi="Times New Roman"/>
          <w:color w:val="000000"/>
          <w:sz w:val="20"/>
        </w:rPr>
        <w:t>од операции из тега operationCode должен присутствовать в справочнике операций Спектрум.</w:t>
      </w:r>
    </w:p>
    <w:p w14:paraId="29EFFCAD" w14:textId="0ED8BF3B" w:rsidR="003D271F" w:rsidRDefault="00406DFC">
      <w:pPr>
        <w:numPr>
          <w:ilvl w:val="0"/>
          <w:numId w:val="35"/>
        </w:numPr>
        <w:tabs>
          <w:tab w:val="left" w:pos="240"/>
        </w:tabs>
        <w:spacing w:before="200" w:after="0" w:line="240" w:lineRule="auto"/>
        <w:ind w:left="240" w:hanging="40"/>
      </w:pPr>
      <w:bookmarkStart w:id="1260" w:name="d5e1936"/>
      <w:bookmarkStart w:id="1261" w:name="d5e1432"/>
      <w:bookmarkEnd w:id="1258"/>
      <w:bookmarkEnd w:id="1259"/>
      <w:r>
        <w:rPr>
          <w:rFonts w:ascii="Times New Roman" w:hAnsi="Times New Roman"/>
          <w:color w:val="000000"/>
          <w:sz w:val="20"/>
        </w:rPr>
        <w:t xml:space="preserve">Производится поиск нужного кассового счета по дебету/кредиту согласно настройкам операций (см. </w:t>
      </w:r>
      <w:del w:id="1262" w:author="Yulia A. Trifonova" w:date="2021-08-09T23:51:00Z">
        <w:r>
          <w:fldChar w:fldCharType="begin"/>
        </w:r>
        <w:r>
          <w:delInstrText xml:space="preserve"> HYPERLINK \l "settings_operation" \h </w:delInstrText>
        </w:r>
        <w:r>
          <w:fldChar w:fldCharType="separate"/>
        </w:r>
        <w:r w:rsidR="00CE5630">
          <w:rPr>
            <w:rFonts w:ascii="Times New Roman" w:hAnsi="Times New Roman"/>
            <w:color w:val="000000"/>
            <w:sz w:val="20"/>
          </w:rPr>
          <w:delText>Раздел 4.3.2.3.1, «Настройка операций»</w:delText>
        </w:r>
        <w:r>
          <w:rPr>
            <w:rFonts w:ascii="Times New Roman" w:hAnsi="Times New Roman"/>
            <w:color w:val="000000"/>
            <w:sz w:val="20"/>
          </w:rPr>
          <w:fldChar w:fldCharType="end"/>
        </w:r>
      </w:del>
      <w:ins w:id="1263" w:author="Yulia A. Trifonova" w:date="2021-08-09T23:51:00Z">
        <w:r>
          <w:fldChar w:fldCharType="begin"/>
        </w:r>
        <w:r>
          <w:instrText xml:space="preserve"> HYPERLINK \l "settings_operation" \h </w:instrText>
        </w:r>
        <w:r>
          <w:fldChar w:fldCharType="separate"/>
        </w:r>
        <w:r>
          <w:rPr>
            <w:rFonts w:ascii="Times New Roman" w:hAnsi="Times New Roman"/>
            <w:color w:val="000000"/>
            <w:sz w:val="20"/>
          </w:rPr>
          <w:t>Раздел 4.3.2.3.1, «Настройка оп</w:t>
        </w:r>
        <w:r>
          <w:rPr>
            <w:rFonts w:ascii="Times New Roman" w:hAnsi="Times New Roman"/>
            <w:color w:val="000000"/>
            <w:sz w:val="20"/>
          </w:rPr>
          <w:t>ераций»</w:t>
        </w:r>
        <w:r>
          <w:rPr>
            <w:rFonts w:ascii="Times New Roman" w:hAnsi="Times New Roman"/>
            <w:color w:val="000000"/>
            <w:sz w:val="20"/>
          </w:rPr>
          <w:fldChar w:fldCharType="end"/>
        </w:r>
      </w:ins>
      <w:r>
        <w:rPr>
          <w:rFonts w:ascii="Times New Roman" w:hAnsi="Times New Roman"/>
          <w:color w:val="000000"/>
          <w:sz w:val="20"/>
        </w:rPr>
        <w:t>).</w:t>
      </w:r>
    </w:p>
    <w:bookmarkEnd w:id="1260"/>
    <w:bookmarkEnd w:id="1261"/>
    <w:p w14:paraId="76BD4605" w14:textId="2C2CE239" w:rsidR="003D271F" w:rsidRDefault="00406DFC">
      <w:pPr>
        <w:spacing w:before="200" w:after="0" w:line="240" w:lineRule="auto"/>
        <w:ind w:left="240"/>
      </w:pPr>
      <w:r>
        <w:rPr>
          <w:rFonts w:ascii="Times New Roman" w:hAnsi="Times New Roman"/>
          <w:color w:val="000000"/>
          <w:sz w:val="20"/>
        </w:rPr>
        <w:t>Контроля присланных счетов не производится</w:t>
      </w:r>
      <w:del w:id="1264" w:author="Yulia A. Trifonova" w:date="2021-08-09T23:51:00Z">
        <w:r w:rsidR="00CE5630">
          <w:rPr>
            <w:rFonts w:ascii="Times New Roman" w:hAnsi="Times New Roman"/>
            <w:color w:val="000000"/>
            <w:sz w:val="15"/>
            <w:vertAlign w:val="superscript"/>
          </w:rPr>
          <w:footnoteReference w:customMarkFollows="1" w:id="11"/>
          <w:delText>6</w:delText>
        </w:r>
      </w:del>
      <w:ins w:id="1267" w:author="Yulia A. Trifonova" w:date="2021-08-09T23:51:00Z">
        <w:r>
          <w:rPr>
            <w:rFonts w:ascii="Times New Roman" w:hAnsi="Times New Roman"/>
            <w:color w:val="000000"/>
            <w:sz w:val="15"/>
            <w:vertAlign w:val="superscript"/>
          </w:rPr>
          <w:footnoteReference w:customMarkFollows="1" w:id="12"/>
          <w:t>8</w:t>
        </w:r>
      </w:ins>
      <w:r>
        <w:rPr>
          <w:rFonts w:ascii="Times New Roman" w:hAnsi="Times New Roman"/>
          <w:color w:val="000000"/>
          <w:sz w:val="20"/>
        </w:rPr>
        <w:t>, то есть если будет указан неклиентский счет (например, комиссии), по заполнение данных по операции будет произведено по текущей технологии.</w:t>
      </w:r>
    </w:p>
    <w:p w14:paraId="56343177" w14:textId="77777777" w:rsidR="003D271F" w:rsidRDefault="00406DFC">
      <w:pPr>
        <w:numPr>
          <w:ilvl w:val="0"/>
          <w:numId w:val="35"/>
        </w:numPr>
        <w:tabs>
          <w:tab w:val="left" w:pos="240"/>
        </w:tabs>
        <w:spacing w:before="200" w:after="0" w:line="240" w:lineRule="auto"/>
        <w:ind w:left="240" w:hanging="40"/>
      </w:pPr>
      <w:bookmarkStart w:id="1270" w:name="d5e1942"/>
      <w:bookmarkStart w:id="1271" w:name="d5e1438"/>
      <w:r>
        <w:rPr>
          <w:rFonts w:ascii="Times New Roman" w:hAnsi="Times New Roman"/>
          <w:color w:val="000000"/>
          <w:sz w:val="20"/>
        </w:rPr>
        <w:lastRenderedPageBreak/>
        <w:t>В случае возникновения ошибок при создании операции (например</w:t>
      </w:r>
      <w:r>
        <w:rPr>
          <w:rFonts w:ascii="Times New Roman" w:hAnsi="Times New Roman"/>
          <w:color w:val="000000"/>
          <w:sz w:val="20"/>
        </w:rPr>
        <w:t>, ошибка на проверке счета на возможность списания денежных средств CheckForDebit) в смежную систему возвращается ошибка.</w:t>
      </w:r>
    </w:p>
    <w:p w14:paraId="2B5A819E" w14:textId="77777777" w:rsidR="003D271F" w:rsidRDefault="00406DFC">
      <w:pPr>
        <w:numPr>
          <w:ilvl w:val="0"/>
          <w:numId w:val="35"/>
        </w:numPr>
        <w:tabs>
          <w:tab w:val="left" w:pos="240"/>
        </w:tabs>
        <w:spacing w:before="200" w:after="0" w:line="240" w:lineRule="auto"/>
        <w:ind w:left="240" w:hanging="40"/>
      </w:pPr>
      <w:bookmarkStart w:id="1272" w:name="d5e1944"/>
      <w:bookmarkStart w:id="1273" w:name="d5e1440"/>
      <w:bookmarkEnd w:id="1270"/>
      <w:bookmarkEnd w:id="1271"/>
      <w:r>
        <w:rPr>
          <w:rFonts w:ascii="Times New Roman" w:hAnsi="Times New Roman"/>
          <w:color w:val="000000"/>
          <w:sz w:val="20"/>
        </w:rPr>
        <w:t>Производится попытка зарегистрировать клиентов из разделов client (требования к данным по созданию клиентов не меняются в рамках данно</w:t>
      </w:r>
      <w:r>
        <w:rPr>
          <w:rFonts w:ascii="Times New Roman" w:hAnsi="Times New Roman"/>
          <w:color w:val="000000"/>
          <w:sz w:val="20"/>
        </w:rPr>
        <w:t xml:space="preserve">й доработки - см. </w:t>
      </w:r>
      <w:hyperlink w:anchor="client">
        <w:r>
          <w:rPr>
            <w:rFonts w:ascii="Times New Roman" w:hAnsi="Times New Roman"/>
            <w:i/>
            <w:color w:val="000000"/>
            <w:sz w:val="20"/>
          </w:rPr>
          <w:t>Текущие требования к данным по созданию клиентов</w:t>
        </w:r>
      </w:hyperlink>
      <w:r>
        <w:rPr>
          <w:rFonts w:ascii="Times New Roman" w:hAnsi="Times New Roman"/>
          <w:color w:val="000000"/>
          <w:sz w:val="20"/>
        </w:rPr>
        <w:t>).</w:t>
      </w:r>
    </w:p>
    <w:bookmarkEnd w:id="1272"/>
    <w:bookmarkEnd w:id="1273"/>
    <w:p w14:paraId="4A2B46A4" w14:textId="77777777" w:rsidR="003D271F" w:rsidRDefault="00406DFC">
      <w:pPr>
        <w:spacing w:before="200" w:after="0" w:line="240" w:lineRule="auto"/>
        <w:ind w:left="240"/>
      </w:pPr>
      <w:r>
        <w:rPr>
          <w:rFonts w:ascii="Times New Roman" w:hAnsi="Times New Roman"/>
          <w:color w:val="000000"/>
          <w:sz w:val="20"/>
        </w:rPr>
        <w:t xml:space="preserve">В случае отсутствия необходимых данных клиенты операция будет зарегистрирована. Для отображения полных данных в печатной форме необходимы все поля, указанные </w:t>
      </w:r>
      <w:r>
        <w:rPr>
          <w:rFonts w:ascii="Times New Roman" w:hAnsi="Times New Roman"/>
          <w:color w:val="000000"/>
          <w:sz w:val="20"/>
        </w:rPr>
        <w:t xml:space="preserve">в примерах (см. </w:t>
      </w:r>
      <w:hyperlink w:anchor="exam">
        <w:r>
          <w:rPr>
            <w:rFonts w:ascii="Times New Roman" w:hAnsi="Times New Roman"/>
            <w:i/>
            <w:color w:val="000000"/>
            <w:sz w:val="20"/>
          </w:rPr>
          <w:t>Примеры запросов на создание операций</w:t>
        </w:r>
      </w:hyperlink>
      <w:r>
        <w:rPr>
          <w:rFonts w:ascii="Times New Roman" w:hAnsi="Times New Roman"/>
          <w:color w:val="000000"/>
          <w:sz w:val="20"/>
        </w:rPr>
        <w:t>).</w:t>
      </w:r>
    </w:p>
    <w:p w14:paraId="7941DCEA" w14:textId="77777777" w:rsidR="003D271F" w:rsidRDefault="00406DFC">
      <w:pPr>
        <w:numPr>
          <w:ilvl w:val="0"/>
          <w:numId w:val="35"/>
        </w:numPr>
        <w:tabs>
          <w:tab w:val="left" w:pos="240"/>
        </w:tabs>
        <w:spacing w:before="200" w:after="0" w:line="240" w:lineRule="auto"/>
        <w:ind w:left="240" w:hanging="40"/>
      </w:pPr>
      <w:bookmarkStart w:id="1274" w:name="d5e1949"/>
      <w:bookmarkStart w:id="1275" w:name="d5e1445"/>
      <w:r>
        <w:rPr>
          <w:rFonts w:ascii="Times New Roman" w:hAnsi="Times New Roman"/>
          <w:color w:val="000000"/>
          <w:sz w:val="20"/>
        </w:rPr>
        <w:t xml:space="preserve">После успешной регистрации операции отправляется ответ во внешнюю систему с идентификатором созданной операции (см. </w:t>
      </w:r>
      <w:hyperlink w:anchor="method_createJS_responce">
        <w:r>
          <w:rPr>
            <w:rFonts w:ascii="Times New Roman" w:hAnsi="Times New Roman"/>
            <w:color w:val="000000"/>
            <w:sz w:val="20"/>
          </w:rPr>
          <w:t>Раздел 4.3</w:t>
        </w:r>
        <w:r>
          <w:rPr>
            <w:rFonts w:ascii="Times New Roman" w:hAnsi="Times New Roman"/>
            <w:color w:val="000000"/>
            <w:sz w:val="20"/>
          </w:rPr>
          <w:t>.2.4.5, «Разработка метода ответа на создания операции JournalService.create»</w:t>
        </w:r>
      </w:hyperlink>
      <w:r>
        <w:rPr>
          <w:rFonts w:ascii="Times New Roman" w:hAnsi="Times New Roman"/>
          <w:color w:val="000000"/>
          <w:sz w:val="20"/>
        </w:rPr>
        <w:t>).</w:t>
      </w:r>
    </w:p>
    <w:p w14:paraId="6EC4E6F4" w14:textId="77777777" w:rsidR="003D271F" w:rsidRDefault="00406DFC">
      <w:pPr>
        <w:numPr>
          <w:ilvl w:val="0"/>
          <w:numId w:val="35"/>
        </w:numPr>
        <w:tabs>
          <w:tab w:val="left" w:pos="240"/>
        </w:tabs>
        <w:spacing w:before="200" w:after="0" w:line="240" w:lineRule="auto"/>
        <w:ind w:left="240" w:hanging="40"/>
      </w:pPr>
      <w:bookmarkStart w:id="1276" w:name="d5e1952"/>
      <w:bookmarkStart w:id="1277" w:name="d5e1448"/>
      <w:bookmarkEnd w:id="1274"/>
      <w:bookmarkEnd w:id="1275"/>
      <w:r>
        <w:rPr>
          <w:rFonts w:ascii="Times New Roman" w:hAnsi="Times New Roman"/>
          <w:color w:val="000000"/>
          <w:sz w:val="20"/>
        </w:rPr>
        <w:t xml:space="preserve">Примеры с заполнением полей для каждой конкретной операции описаны в ниже (см. </w:t>
      </w:r>
      <w:hyperlink w:anchor="exam">
        <w:r>
          <w:rPr>
            <w:rFonts w:ascii="Times New Roman" w:hAnsi="Times New Roman"/>
            <w:i/>
            <w:color w:val="000000"/>
            <w:sz w:val="20"/>
          </w:rPr>
          <w:t>Примеры запросов на создание операций</w:t>
        </w:r>
      </w:hyperlink>
      <w:r>
        <w:rPr>
          <w:rFonts w:ascii="Times New Roman" w:hAnsi="Times New Roman"/>
          <w:color w:val="000000"/>
          <w:sz w:val="20"/>
        </w:rPr>
        <w:t xml:space="preserve">) и являются неотъемлемой частью </w:t>
      </w:r>
      <w:r>
        <w:rPr>
          <w:rFonts w:ascii="Times New Roman" w:hAnsi="Times New Roman"/>
          <w:color w:val="000000"/>
          <w:sz w:val="20"/>
        </w:rPr>
        <w:t>доработки.</w:t>
      </w:r>
    </w:p>
    <w:p w14:paraId="12DD18DA" w14:textId="77777777" w:rsidR="003D271F" w:rsidRDefault="00406DFC">
      <w:pPr>
        <w:spacing w:before="200" w:after="0" w:line="240" w:lineRule="auto"/>
      </w:pPr>
      <w:bookmarkStart w:id="1278" w:name="method_createJS_responce"/>
      <w:bookmarkEnd w:id="1276"/>
      <w:bookmarkEnd w:id="1277"/>
      <w:r>
        <w:rPr>
          <w:rFonts w:ascii="Arial" w:hAnsi="Arial"/>
          <w:b/>
          <w:color w:val="000000"/>
          <w:sz w:val="20"/>
        </w:rPr>
        <w:t>4.3.2.4.5. Разработка метода ответа на создания операции JournalService.create</w:t>
      </w:r>
    </w:p>
    <w:bookmarkEnd w:id="1278"/>
    <w:p w14:paraId="470F2090" w14:textId="77777777" w:rsidR="003D271F" w:rsidRDefault="00406DFC">
      <w:pPr>
        <w:spacing w:before="200" w:after="0" w:line="240" w:lineRule="auto"/>
      </w:pPr>
      <w:r>
        <w:rPr>
          <w:rFonts w:ascii="Times New Roman" w:hAnsi="Times New Roman"/>
          <w:color w:val="000000"/>
          <w:sz w:val="20"/>
        </w:rPr>
        <w:t>Доработать метод для работы с веб-сервисом "Сервис журнала операций Spectrum" ('JournalService') для регистрации операций create (Создание операции). Структура ответа</w:t>
      </w:r>
      <w:r>
        <w:rPr>
          <w:rFonts w:ascii="Times New Roman" w:hAnsi="Times New Roman"/>
          <w:color w:val="000000"/>
          <w:sz w:val="20"/>
        </w:rPr>
        <w:t xml:space="preserve"> на запрос для данного метода включает следующие элементы:</w:t>
      </w:r>
    </w:p>
    <w:p w14:paraId="2A610516" w14:textId="77777777" w:rsidR="003D271F" w:rsidRDefault="00406DFC">
      <w:pPr>
        <w:spacing w:before="200" w:after="0" w:line="240" w:lineRule="auto"/>
      </w:pPr>
      <w:r>
        <w:rPr>
          <w:rFonts w:ascii="Times New Roman" w:hAnsi="Times New Roman"/>
          <w:color w:val="000000"/>
          <w:sz w:val="20"/>
        </w:rPr>
        <w:t>Ответ, возвращаемый данным методом на запрос (в асинхронном режиме), имеет следующую структуру:</w:t>
      </w:r>
    </w:p>
    <w:p w14:paraId="670CEF7C" w14:textId="77777777" w:rsidR="003D271F" w:rsidRDefault="00406DFC">
      <w:pPr>
        <w:spacing w:before="240" w:after="0" w:line="240" w:lineRule="auto"/>
      </w:pPr>
      <w:bookmarkStart w:id="1279" w:name="d5e1959"/>
      <w:bookmarkStart w:id="1280" w:name="d5e1455"/>
      <w:r>
        <w:rPr>
          <w:rFonts w:ascii="Times New Roman" w:hAnsi="Times New Roman"/>
          <w:b/>
          <w:color w:val="000000"/>
          <w:sz w:val="24"/>
        </w:rPr>
        <w:t>Таблица 3. CreateOperationResponce</w:t>
      </w:r>
    </w:p>
    <w:bookmarkEnd w:id="1279"/>
    <w:bookmarkEnd w:id="1280"/>
    <w:p w14:paraId="764C67B9" w14:textId="77777777" w:rsidR="003D271F" w:rsidRDefault="003D271F">
      <w:pPr>
        <w:spacing w:after="0" w:line="240" w:lineRule="auto"/>
        <w:rPr>
          <w:sz w:val="14"/>
        </w:rPr>
      </w:pPr>
    </w:p>
    <w:tbl>
      <w:tblPr>
        <w:tblW w:w="0" w:type="auto"/>
        <w:tblInd w:w="25" w:type="dxa"/>
        <w:tblLayout w:type="fixed"/>
        <w:tblCellMar>
          <w:left w:w="10" w:type="dxa"/>
          <w:right w:w="10" w:type="dxa"/>
        </w:tblCellMar>
        <w:tblLook w:val="0000" w:firstRow="0" w:lastRow="0" w:firstColumn="0" w:lastColumn="0" w:noHBand="0" w:noVBand="0"/>
      </w:tblPr>
      <w:tblGrid>
        <w:gridCol w:w="722"/>
        <w:gridCol w:w="1444"/>
        <w:gridCol w:w="2347"/>
        <w:gridCol w:w="1444"/>
        <w:gridCol w:w="3069"/>
      </w:tblGrid>
      <w:tr w:rsidR="000941B2" w14:paraId="10EE5E02" w14:textId="77777777" w:rsidTr="000941B2">
        <w:tblPrEx>
          <w:tblCellMar>
            <w:top w:w="0" w:type="dxa"/>
            <w:bottom w:w="0" w:type="dxa"/>
          </w:tblCellMar>
        </w:tblPrEx>
        <w:trPr>
          <w:tblHeader/>
        </w:trPr>
        <w:tc>
          <w:tcPr>
            <w:tcW w:w="2166" w:type="dxa"/>
            <w:gridSpan w:val="2"/>
            <w:tcBorders>
              <w:top w:val="single" w:sz="4" w:space="0" w:color="000000"/>
              <w:left w:val="single" w:sz="4" w:space="0" w:color="000000"/>
              <w:bottom w:val="single" w:sz="4" w:space="0" w:color="000000"/>
              <w:right w:val="single" w:sz="4" w:space="0" w:color="000000"/>
            </w:tcBorders>
            <w:shd w:val="clear" w:color="auto" w:fill="EEEEEE"/>
            <w:tcMar>
              <w:top w:w="40" w:type="dxa"/>
              <w:left w:w="20" w:type="dxa"/>
              <w:bottom w:w="40" w:type="dxa"/>
            </w:tcMar>
          </w:tcPr>
          <w:p w14:paraId="6C3411D3" w14:textId="77777777" w:rsidR="003D271F" w:rsidRDefault="00406DFC">
            <w:pPr>
              <w:spacing w:after="0" w:line="240" w:lineRule="auto"/>
              <w:jc w:val="center"/>
            </w:pPr>
            <w:r>
              <w:rPr>
                <w:rFonts w:ascii="Times New Roman" w:hAnsi="Times New Roman"/>
                <w:b/>
                <w:color w:val="000000"/>
                <w:sz w:val="17"/>
              </w:rPr>
              <w:t>Элемент</w:t>
            </w:r>
          </w:p>
        </w:tc>
        <w:tc>
          <w:tcPr>
            <w:tcW w:w="2347"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249CC1F7" w14:textId="77777777" w:rsidR="003D271F" w:rsidRDefault="00406DFC">
            <w:pPr>
              <w:spacing w:after="0" w:line="240" w:lineRule="auto"/>
              <w:jc w:val="center"/>
            </w:pPr>
            <w:r>
              <w:rPr>
                <w:rFonts w:ascii="Times New Roman" w:hAnsi="Times New Roman"/>
                <w:b/>
                <w:color w:val="000000"/>
                <w:sz w:val="17"/>
              </w:rPr>
              <w:t>Тип</w:t>
            </w:r>
          </w:p>
        </w:tc>
        <w:tc>
          <w:tcPr>
            <w:tcW w:w="1444"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2CC9F361" w14:textId="77777777" w:rsidR="003D271F" w:rsidRDefault="00406DFC">
            <w:pPr>
              <w:spacing w:after="0" w:line="240" w:lineRule="auto"/>
              <w:jc w:val="center"/>
            </w:pPr>
            <w:r>
              <w:rPr>
                <w:rFonts w:ascii="Times New Roman" w:hAnsi="Times New Roman"/>
                <w:b/>
                <w:color w:val="000000"/>
                <w:sz w:val="17"/>
              </w:rPr>
              <w:t>Кратность</w:t>
            </w:r>
          </w:p>
        </w:tc>
        <w:tc>
          <w:tcPr>
            <w:tcW w:w="3069"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5A8A9120" w14:textId="77777777" w:rsidR="003D271F" w:rsidRDefault="00406DFC">
            <w:pPr>
              <w:spacing w:after="0" w:line="240" w:lineRule="auto"/>
              <w:jc w:val="center"/>
            </w:pPr>
            <w:r>
              <w:rPr>
                <w:rFonts w:ascii="Times New Roman" w:hAnsi="Times New Roman"/>
                <w:b/>
                <w:color w:val="000000"/>
                <w:sz w:val="17"/>
              </w:rPr>
              <w:t>Назначение</w:t>
            </w:r>
          </w:p>
        </w:tc>
      </w:tr>
      <w:tr w:rsidR="000941B2" w14:paraId="5FF3F0C3" w14:textId="77777777" w:rsidTr="000941B2">
        <w:tblPrEx>
          <w:tblCellMar>
            <w:top w:w="0" w:type="dxa"/>
            <w:bottom w:w="0" w:type="dxa"/>
          </w:tblCellMar>
        </w:tblPrEx>
        <w:tc>
          <w:tcPr>
            <w:tcW w:w="2166" w:type="dxa"/>
            <w:gridSpan w:val="2"/>
            <w:tcBorders>
              <w:left w:val="single" w:sz="4" w:space="0" w:color="000000"/>
              <w:bottom w:val="single" w:sz="4" w:space="0" w:color="000000"/>
              <w:right w:val="single" w:sz="4" w:space="0" w:color="000000"/>
            </w:tcBorders>
            <w:tcMar>
              <w:top w:w="40" w:type="dxa"/>
              <w:left w:w="20" w:type="dxa"/>
              <w:bottom w:w="40" w:type="dxa"/>
            </w:tcMar>
          </w:tcPr>
          <w:p w14:paraId="23991CFD" w14:textId="77777777" w:rsidR="003D271F" w:rsidRDefault="00406DFC">
            <w:pPr>
              <w:spacing w:after="0" w:line="240" w:lineRule="auto"/>
            </w:pPr>
            <w:r>
              <w:rPr>
                <w:rFonts w:ascii="Times New Roman" w:hAnsi="Times New Roman"/>
                <w:color w:val="000000"/>
                <w:sz w:val="17"/>
              </w:rPr>
              <w:t>operationActionResultEntity</w:t>
            </w:r>
          </w:p>
        </w:tc>
        <w:tc>
          <w:tcPr>
            <w:tcW w:w="2347" w:type="dxa"/>
            <w:tcBorders>
              <w:bottom w:val="single" w:sz="4" w:space="0" w:color="000000"/>
              <w:right w:val="single" w:sz="4" w:space="0" w:color="000000"/>
            </w:tcBorders>
            <w:tcMar>
              <w:top w:w="40" w:type="dxa"/>
              <w:left w:w="20" w:type="dxa"/>
              <w:bottom w:w="40" w:type="dxa"/>
              <w:right w:w="20" w:type="dxa"/>
            </w:tcMar>
          </w:tcPr>
          <w:p w14:paraId="43F9DA78" w14:textId="77777777" w:rsidR="003D271F" w:rsidRDefault="00406DFC">
            <w:pPr>
              <w:spacing w:after="0" w:line="240" w:lineRule="auto"/>
              <w:jc w:val="center"/>
            </w:pPr>
            <w:r>
              <w:rPr>
                <w:rFonts w:ascii="Times New Roman" w:hAnsi="Times New Roman"/>
                <w:color w:val="000000"/>
                <w:sz w:val="17"/>
              </w:rPr>
              <w:t>OperationActionResultEntity</w:t>
            </w:r>
          </w:p>
        </w:tc>
        <w:tc>
          <w:tcPr>
            <w:tcW w:w="1444" w:type="dxa"/>
            <w:tcBorders>
              <w:bottom w:val="single" w:sz="4" w:space="0" w:color="000000"/>
              <w:right w:val="single" w:sz="4" w:space="0" w:color="000000"/>
            </w:tcBorders>
            <w:tcMar>
              <w:top w:w="40" w:type="dxa"/>
              <w:left w:w="20" w:type="dxa"/>
              <w:bottom w:w="40" w:type="dxa"/>
              <w:right w:w="20" w:type="dxa"/>
            </w:tcMar>
          </w:tcPr>
          <w:p w14:paraId="633F0F26"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053511AE" w14:textId="77777777" w:rsidR="003D271F" w:rsidRDefault="00406DFC">
            <w:pPr>
              <w:spacing w:after="0" w:line="240" w:lineRule="auto"/>
            </w:pPr>
            <w:r>
              <w:rPr>
                <w:rFonts w:ascii="Times New Roman" w:hAnsi="Times New Roman"/>
                <w:color w:val="000000"/>
                <w:sz w:val="17"/>
              </w:rPr>
              <w:t>Информация о результате создания операции</w:t>
            </w:r>
          </w:p>
        </w:tc>
      </w:tr>
      <w:tr w:rsidR="003D271F" w14:paraId="5AEB8E68" w14:textId="77777777">
        <w:tblPrEx>
          <w:tblCellMar>
            <w:top w:w="0" w:type="dxa"/>
            <w:bottom w:w="0" w:type="dxa"/>
          </w:tblCellMar>
        </w:tblPrEx>
        <w:tc>
          <w:tcPr>
            <w:tcW w:w="722" w:type="dxa"/>
            <w:tcBorders>
              <w:left w:val="single" w:sz="4" w:space="0" w:color="000000"/>
              <w:bottom w:val="single" w:sz="4" w:space="0" w:color="000000"/>
            </w:tcBorders>
            <w:tcMar>
              <w:top w:w="40" w:type="dxa"/>
              <w:left w:w="20" w:type="dxa"/>
              <w:bottom w:w="40" w:type="dxa"/>
              <w:right w:w="20" w:type="dxa"/>
            </w:tcMar>
          </w:tcPr>
          <w:p w14:paraId="2C685DA8"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3ADDB053" w14:textId="77777777" w:rsidR="003D271F" w:rsidRDefault="00406DFC">
            <w:pPr>
              <w:spacing w:after="0" w:line="240" w:lineRule="auto"/>
            </w:pPr>
            <w:r>
              <w:rPr>
                <w:rFonts w:ascii="Times New Roman" w:hAnsi="Times New Roman"/>
                <w:color w:val="000000"/>
                <w:sz w:val="17"/>
              </w:rPr>
              <w:t>errorCode</w:t>
            </w:r>
          </w:p>
        </w:tc>
        <w:tc>
          <w:tcPr>
            <w:tcW w:w="2347" w:type="dxa"/>
            <w:tcBorders>
              <w:bottom w:val="single" w:sz="4" w:space="0" w:color="000000"/>
              <w:right w:val="single" w:sz="4" w:space="0" w:color="000000"/>
            </w:tcBorders>
            <w:tcMar>
              <w:top w:w="40" w:type="dxa"/>
              <w:left w:w="20" w:type="dxa"/>
              <w:bottom w:w="40" w:type="dxa"/>
              <w:right w:w="20" w:type="dxa"/>
            </w:tcMar>
          </w:tcPr>
          <w:p w14:paraId="65C24621" w14:textId="77777777" w:rsidR="003D271F" w:rsidRDefault="00406DFC">
            <w:pPr>
              <w:spacing w:after="0" w:line="240" w:lineRule="auto"/>
              <w:jc w:val="center"/>
            </w:pPr>
            <w:r>
              <w:rPr>
                <w:rFonts w:ascii="Times New Roman" w:hAnsi="Times New Roman"/>
                <w:color w:val="000000"/>
                <w:sz w:val="17"/>
              </w:rPr>
              <w:t>string</w:t>
            </w:r>
          </w:p>
        </w:tc>
        <w:tc>
          <w:tcPr>
            <w:tcW w:w="1444" w:type="dxa"/>
            <w:tcBorders>
              <w:bottom w:val="single" w:sz="4" w:space="0" w:color="000000"/>
              <w:right w:val="single" w:sz="4" w:space="0" w:color="000000"/>
            </w:tcBorders>
            <w:tcMar>
              <w:top w:w="40" w:type="dxa"/>
              <w:left w:w="20" w:type="dxa"/>
              <w:bottom w:w="40" w:type="dxa"/>
              <w:right w:w="20" w:type="dxa"/>
            </w:tcMar>
          </w:tcPr>
          <w:p w14:paraId="690941FE"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23359D98" w14:textId="77777777" w:rsidR="003D271F" w:rsidRDefault="00406DFC">
            <w:pPr>
              <w:spacing w:after="0" w:line="240" w:lineRule="auto"/>
            </w:pPr>
            <w:r>
              <w:rPr>
                <w:rFonts w:ascii="Times New Roman" w:hAnsi="Times New Roman"/>
                <w:color w:val="000000"/>
                <w:sz w:val="17"/>
              </w:rPr>
              <w:t>Код ошибки создания операции</w:t>
            </w:r>
          </w:p>
        </w:tc>
      </w:tr>
      <w:tr w:rsidR="003D271F" w14:paraId="5A2B449B" w14:textId="77777777">
        <w:tblPrEx>
          <w:tblCellMar>
            <w:top w:w="0" w:type="dxa"/>
            <w:bottom w:w="0" w:type="dxa"/>
          </w:tblCellMar>
        </w:tblPrEx>
        <w:tc>
          <w:tcPr>
            <w:tcW w:w="722" w:type="dxa"/>
            <w:tcBorders>
              <w:left w:val="single" w:sz="4" w:space="0" w:color="000000"/>
              <w:bottom w:val="single" w:sz="4" w:space="0" w:color="000000"/>
            </w:tcBorders>
            <w:tcMar>
              <w:top w:w="40" w:type="dxa"/>
              <w:left w:w="20" w:type="dxa"/>
              <w:bottom w:w="40" w:type="dxa"/>
              <w:right w:w="20" w:type="dxa"/>
            </w:tcMar>
          </w:tcPr>
          <w:p w14:paraId="19C322D8"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6E1C83FE" w14:textId="77777777" w:rsidR="003D271F" w:rsidRDefault="00406DFC">
            <w:pPr>
              <w:spacing w:after="0" w:line="240" w:lineRule="auto"/>
            </w:pPr>
            <w:r>
              <w:rPr>
                <w:rFonts w:ascii="Times New Roman" w:hAnsi="Times New Roman"/>
                <w:color w:val="000000"/>
                <w:sz w:val="17"/>
              </w:rPr>
              <w:t>errorDetails</w:t>
            </w:r>
          </w:p>
        </w:tc>
        <w:tc>
          <w:tcPr>
            <w:tcW w:w="2347" w:type="dxa"/>
            <w:tcBorders>
              <w:bottom w:val="single" w:sz="4" w:space="0" w:color="000000"/>
              <w:right w:val="single" w:sz="4" w:space="0" w:color="000000"/>
            </w:tcBorders>
            <w:tcMar>
              <w:top w:w="40" w:type="dxa"/>
              <w:left w:w="20" w:type="dxa"/>
              <w:bottom w:w="40" w:type="dxa"/>
              <w:right w:w="20" w:type="dxa"/>
            </w:tcMar>
          </w:tcPr>
          <w:p w14:paraId="5700AB12" w14:textId="77777777" w:rsidR="003D271F" w:rsidRDefault="00406DFC">
            <w:pPr>
              <w:spacing w:after="0" w:line="240" w:lineRule="auto"/>
              <w:jc w:val="center"/>
            </w:pPr>
            <w:r>
              <w:rPr>
                <w:rFonts w:ascii="Times New Roman" w:hAnsi="Times New Roman"/>
                <w:color w:val="000000"/>
                <w:sz w:val="17"/>
              </w:rPr>
              <w:t>string</w:t>
            </w:r>
          </w:p>
        </w:tc>
        <w:tc>
          <w:tcPr>
            <w:tcW w:w="1444" w:type="dxa"/>
            <w:tcBorders>
              <w:bottom w:val="single" w:sz="4" w:space="0" w:color="000000"/>
              <w:right w:val="single" w:sz="4" w:space="0" w:color="000000"/>
            </w:tcBorders>
            <w:tcMar>
              <w:top w:w="40" w:type="dxa"/>
              <w:left w:w="20" w:type="dxa"/>
              <w:bottom w:w="40" w:type="dxa"/>
              <w:right w:w="20" w:type="dxa"/>
            </w:tcMar>
          </w:tcPr>
          <w:p w14:paraId="4FAFBEDC"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2439D84A" w14:textId="77777777" w:rsidR="003D271F" w:rsidRDefault="00406DFC">
            <w:pPr>
              <w:spacing w:after="0" w:line="240" w:lineRule="auto"/>
            </w:pPr>
            <w:r>
              <w:rPr>
                <w:rFonts w:ascii="Times New Roman" w:hAnsi="Times New Roman"/>
                <w:color w:val="000000"/>
                <w:sz w:val="17"/>
              </w:rPr>
              <w:t>Полное сообщение об ошибке создания/отзыва операции</w:t>
            </w:r>
          </w:p>
        </w:tc>
      </w:tr>
      <w:tr w:rsidR="003D271F" w14:paraId="5631C7DD" w14:textId="77777777">
        <w:tblPrEx>
          <w:tblCellMar>
            <w:top w:w="0" w:type="dxa"/>
            <w:bottom w:w="0" w:type="dxa"/>
          </w:tblCellMar>
        </w:tblPrEx>
        <w:tc>
          <w:tcPr>
            <w:tcW w:w="722" w:type="dxa"/>
            <w:tcBorders>
              <w:left w:val="single" w:sz="4" w:space="0" w:color="000000"/>
              <w:bottom w:val="single" w:sz="4" w:space="0" w:color="000000"/>
            </w:tcBorders>
            <w:tcMar>
              <w:top w:w="40" w:type="dxa"/>
              <w:left w:w="20" w:type="dxa"/>
              <w:bottom w:w="40" w:type="dxa"/>
              <w:right w:w="20" w:type="dxa"/>
            </w:tcMar>
          </w:tcPr>
          <w:p w14:paraId="48F3D137"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4CADFBD4" w14:textId="77777777" w:rsidR="003D271F" w:rsidRDefault="00406DFC">
            <w:pPr>
              <w:spacing w:after="0" w:line="240" w:lineRule="auto"/>
            </w:pPr>
            <w:r>
              <w:rPr>
                <w:rFonts w:ascii="Times New Roman" w:hAnsi="Times New Roman"/>
                <w:color w:val="000000"/>
                <w:sz w:val="17"/>
              </w:rPr>
              <w:t>errorMessage</w:t>
            </w:r>
          </w:p>
        </w:tc>
        <w:tc>
          <w:tcPr>
            <w:tcW w:w="2347" w:type="dxa"/>
            <w:tcBorders>
              <w:bottom w:val="single" w:sz="4" w:space="0" w:color="000000"/>
              <w:right w:val="single" w:sz="4" w:space="0" w:color="000000"/>
            </w:tcBorders>
            <w:tcMar>
              <w:top w:w="40" w:type="dxa"/>
              <w:left w:w="20" w:type="dxa"/>
              <w:bottom w:w="40" w:type="dxa"/>
              <w:right w:w="20" w:type="dxa"/>
            </w:tcMar>
          </w:tcPr>
          <w:p w14:paraId="49A2CD7B" w14:textId="77777777" w:rsidR="003D271F" w:rsidRDefault="00406DFC">
            <w:pPr>
              <w:spacing w:after="0" w:line="240" w:lineRule="auto"/>
              <w:jc w:val="center"/>
            </w:pPr>
            <w:r>
              <w:rPr>
                <w:rFonts w:ascii="Times New Roman" w:hAnsi="Times New Roman"/>
                <w:color w:val="000000"/>
                <w:sz w:val="17"/>
              </w:rPr>
              <w:t>string</w:t>
            </w:r>
          </w:p>
        </w:tc>
        <w:tc>
          <w:tcPr>
            <w:tcW w:w="1444" w:type="dxa"/>
            <w:tcBorders>
              <w:bottom w:val="single" w:sz="4" w:space="0" w:color="000000"/>
              <w:right w:val="single" w:sz="4" w:space="0" w:color="000000"/>
            </w:tcBorders>
            <w:tcMar>
              <w:top w:w="40" w:type="dxa"/>
              <w:left w:w="20" w:type="dxa"/>
              <w:bottom w:w="40" w:type="dxa"/>
              <w:right w:w="20" w:type="dxa"/>
            </w:tcMar>
          </w:tcPr>
          <w:p w14:paraId="05B1BCE2"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0EA7CB60" w14:textId="77777777" w:rsidR="003D271F" w:rsidRDefault="00406DFC">
            <w:pPr>
              <w:spacing w:after="0" w:line="240" w:lineRule="auto"/>
            </w:pPr>
            <w:r>
              <w:rPr>
                <w:rFonts w:ascii="Times New Roman" w:hAnsi="Times New Roman"/>
                <w:color w:val="000000"/>
                <w:sz w:val="17"/>
              </w:rPr>
              <w:t xml:space="preserve">Текст сообщения об </w:t>
            </w:r>
            <w:r>
              <w:rPr>
                <w:rFonts w:ascii="Times New Roman" w:hAnsi="Times New Roman"/>
                <w:color w:val="000000"/>
                <w:sz w:val="17"/>
              </w:rPr>
              <w:t>ошибке создания/отзыва операции</w:t>
            </w:r>
          </w:p>
        </w:tc>
      </w:tr>
      <w:tr w:rsidR="003D271F" w14:paraId="1934E23C" w14:textId="77777777">
        <w:tblPrEx>
          <w:tblCellMar>
            <w:top w:w="0" w:type="dxa"/>
            <w:bottom w:w="0" w:type="dxa"/>
          </w:tblCellMar>
        </w:tblPrEx>
        <w:tc>
          <w:tcPr>
            <w:tcW w:w="722" w:type="dxa"/>
            <w:tcBorders>
              <w:left w:val="single" w:sz="4" w:space="0" w:color="000000"/>
              <w:bottom w:val="single" w:sz="4" w:space="0" w:color="000000"/>
            </w:tcBorders>
            <w:tcMar>
              <w:top w:w="40" w:type="dxa"/>
              <w:left w:w="20" w:type="dxa"/>
              <w:bottom w:w="40" w:type="dxa"/>
              <w:right w:w="20" w:type="dxa"/>
            </w:tcMar>
          </w:tcPr>
          <w:p w14:paraId="4ECD46A5"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341C0E38" w14:textId="77777777" w:rsidR="003D271F" w:rsidRDefault="00406DFC">
            <w:pPr>
              <w:spacing w:after="0" w:line="240" w:lineRule="auto"/>
            </w:pPr>
            <w:r>
              <w:rPr>
                <w:rFonts w:ascii="Times New Roman" w:hAnsi="Times New Roman"/>
                <w:color w:val="000000"/>
                <w:sz w:val="17"/>
              </w:rPr>
              <w:t>operJournalId</w:t>
            </w:r>
          </w:p>
        </w:tc>
        <w:tc>
          <w:tcPr>
            <w:tcW w:w="2347" w:type="dxa"/>
            <w:tcBorders>
              <w:bottom w:val="single" w:sz="4" w:space="0" w:color="000000"/>
              <w:right w:val="single" w:sz="4" w:space="0" w:color="000000"/>
            </w:tcBorders>
            <w:tcMar>
              <w:top w:w="40" w:type="dxa"/>
              <w:left w:w="20" w:type="dxa"/>
              <w:bottom w:w="40" w:type="dxa"/>
              <w:right w:w="20" w:type="dxa"/>
            </w:tcMar>
          </w:tcPr>
          <w:p w14:paraId="335A51DC" w14:textId="77777777" w:rsidR="003D271F" w:rsidRDefault="00406DFC">
            <w:pPr>
              <w:spacing w:after="0" w:line="240" w:lineRule="auto"/>
              <w:jc w:val="center"/>
            </w:pPr>
            <w:r>
              <w:rPr>
                <w:rFonts w:ascii="Times New Roman" w:hAnsi="Times New Roman"/>
                <w:color w:val="000000"/>
                <w:sz w:val="17"/>
              </w:rPr>
              <w:t>string</w:t>
            </w:r>
          </w:p>
        </w:tc>
        <w:tc>
          <w:tcPr>
            <w:tcW w:w="1444" w:type="dxa"/>
            <w:tcBorders>
              <w:bottom w:val="single" w:sz="4" w:space="0" w:color="000000"/>
              <w:right w:val="single" w:sz="4" w:space="0" w:color="000000"/>
            </w:tcBorders>
            <w:tcMar>
              <w:top w:w="40" w:type="dxa"/>
              <w:left w:w="20" w:type="dxa"/>
              <w:bottom w:w="40" w:type="dxa"/>
              <w:right w:w="20" w:type="dxa"/>
            </w:tcMar>
          </w:tcPr>
          <w:p w14:paraId="2B0344C2" w14:textId="77777777" w:rsidR="003D271F" w:rsidRDefault="00406DFC">
            <w:pPr>
              <w:spacing w:after="0" w:line="240" w:lineRule="auto"/>
              <w:jc w:val="center"/>
            </w:pPr>
            <w:r>
              <w:rPr>
                <w:rFonts w:ascii="Times New Roman" w:hAnsi="Times New Roman"/>
                <w:color w:val="000000"/>
                <w:sz w:val="17"/>
              </w:rPr>
              <w:t>0..1</w:t>
            </w:r>
          </w:p>
        </w:tc>
        <w:tc>
          <w:tcPr>
            <w:tcW w:w="3069" w:type="dxa"/>
            <w:tcBorders>
              <w:bottom w:val="single" w:sz="4" w:space="0" w:color="000000"/>
              <w:right w:val="single" w:sz="4" w:space="0" w:color="000000"/>
            </w:tcBorders>
            <w:tcMar>
              <w:top w:w="40" w:type="dxa"/>
              <w:left w:w="20" w:type="dxa"/>
              <w:bottom w:w="40" w:type="dxa"/>
              <w:right w:w="20" w:type="dxa"/>
            </w:tcMar>
          </w:tcPr>
          <w:p w14:paraId="3771862B" w14:textId="77777777" w:rsidR="003D271F" w:rsidRDefault="00406DFC">
            <w:pPr>
              <w:spacing w:after="0" w:line="240" w:lineRule="auto"/>
            </w:pPr>
            <w:r>
              <w:rPr>
                <w:rFonts w:ascii="Times New Roman" w:hAnsi="Times New Roman"/>
                <w:color w:val="000000"/>
                <w:sz w:val="17"/>
              </w:rPr>
              <w:t>ID операции в Спектрум - обязательно присутствует при успешном создании операции</w:t>
            </w:r>
          </w:p>
        </w:tc>
      </w:tr>
      <w:tr w:rsidR="000941B2" w14:paraId="72F88A3F" w14:textId="77777777" w:rsidTr="000941B2">
        <w:tblPrEx>
          <w:tblCellMar>
            <w:top w:w="0" w:type="dxa"/>
            <w:bottom w:w="0" w:type="dxa"/>
          </w:tblCellMar>
        </w:tblPrEx>
        <w:tc>
          <w:tcPr>
            <w:tcW w:w="2166" w:type="dxa"/>
            <w:gridSpan w:val="2"/>
            <w:tcBorders>
              <w:left w:val="single" w:sz="4" w:space="0" w:color="000000"/>
              <w:bottom w:val="single" w:sz="4" w:space="0" w:color="000000"/>
              <w:right w:val="single" w:sz="4" w:space="0" w:color="000000"/>
            </w:tcBorders>
            <w:tcMar>
              <w:top w:w="40" w:type="dxa"/>
              <w:left w:w="20" w:type="dxa"/>
              <w:bottom w:w="40" w:type="dxa"/>
            </w:tcMar>
          </w:tcPr>
          <w:p w14:paraId="1CD7DDA2" w14:textId="77777777" w:rsidR="003D271F" w:rsidRDefault="00406DFC">
            <w:pPr>
              <w:spacing w:after="0" w:line="240" w:lineRule="auto"/>
            </w:pPr>
            <w:r>
              <w:rPr>
                <w:rFonts w:ascii="Times New Roman" w:hAnsi="Times New Roman"/>
                <w:color w:val="000000"/>
                <w:sz w:val="17"/>
              </w:rPr>
              <w:t>responseInfo</w:t>
            </w:r>
          </w:p>
        </w:tc>
        <w:tc>
          <w:tcPr>
            <w:tcW w:w="2347" w:type="dxa"/>
            <w:tcBorders>
              <w:bottom w:val="single" w:sz="4" w:space="0" w:color="000000"/>
              <w:right w:val="single" w:sz="4" w:space="0" w:color="000000"/>
            </w:tcBorders>
            <w:tcMar>
              <w:top w:w="40" w:type="dxa"/>
              <w:left w:w="20" w:type="dxa"/>
              <w:bottom w:w="40" w:type="dxa"/>
              <w:right w:w="20" w:type="dxa"/>
            </w:tcMar>
          </w:tcPr>
          <w:p w14:paraId="205E4E6B" w14:textId="77777777" w:rsidR="003D271F" w:rsidRDefault="00406DFC">
            <w:pPr>
              <w:spacing w:after="0" w:line="240" w:lineRule="auto"/>
              <w:jc w:val="center"/>
            </w:pPr>
            <w:r>
              <w:rPr>
                <w:rFonts w:ascii="Times New Roman" w:hAnsi="Times New Roman"/>
                <w:color w:val="000000"/>
                <w:sz w:val="17"/>
              </w:rPr>
              <w:t>ResponseInfo</w:t>
            </w:r>
          </w:p>
        </w:tc>
        <w:tc>
          <w:tcPr>
            <w:tcW w:w="1444" w:type="dxa"/>
            <w:tcBorders>
              <w:bottom w:val="single" w:sz="4" w:space="0" w:color="000000"/>
              <w:right w:val="single" w:sz="4" w:space="0" w:color="000000"/>
            </w:tcBorders>
            <w:tcMar>
              <w:top w:w="40" w:type="dxa"/>
              <w:left w:w="20" w:type="dxa"/>
              <w:bottom w:w="40" w:type="dxa"/>
              <w:right w:w="20" w:type="dxa"/>
            </w:tcMar>
          </w:tcPr>
          <w:p w14:paraId="5CF32C0C"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77EDA5A4" w14:textId="77777777" w:rsidR="003D271F" w:rsidRDefault="00406DFC">
            <w:pPr>
              <w:spacing w:after="0" w:line="240" w:lineRule="auto"/>
            </w:pPr>
            <w:r>
              <w:rPr>
                <w:rFonts w:ascii="Times New Roman" w:hAnsi="Times New Roman"/>
                <w:color w:val="000000"/>
                <w:sz w:val="17"/>
              </w:rPr>
              <w:t>Служебная информация об ответе на запрос</w:t>
            </w:r>
          </w:p>
        </w:tc>
      </w:tr>
      <w:tr w:rsidR="003D271F" w14:paraId="4F98E976" w14:textId="77777777">
        <w:tblPrEx>
          <w:tblCellMar>
            <w:top w:w="0" w:type="dxa"/>
            <w:bottom w:w="0" w:type="dxa"/>
          </w:tblCellMar>
        </w:tblPrEx>
        <w:tc>
          <w:tcPr>
            <w:tcW w:w="722" w:type="dxa"/>
            <w:tcBorders>
              <w:left w:val="single" w:sz="4" w:space="0" w:color="000000"/>
              <w:bottom w:val="single" w:sz="4" w:space="0" w:color="000000"/>
            </w:tcBorders>
            <w:tcMar>
              <w:top w:w="40" w:type="dxa"/>
              <w:left w:w="20" w:type="dxa"/>
              <w:bottom w:w="40" w:type="dxa"/>
              <w:right w:w="20" w:type="dxa"/>
            </w:tcMar>
          </w:tcPr>
          <w:p w14:paraId="43DC94E3"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0048A801" w14:textId="77777777" w:rsidR="003D271F" w:rsidRDefault="00406DFC">
            <w:pPr>
              <w:spacing w:after="0" w:line="240" w:lineRule="auto"/>
            </w:pPr>
            <w:r>
              <w:rPr>
                <w:rFonts w:ascii="Times New Roman" w:hAnsi="Times New Roman"/>
                <w:color w:val="000000"/>
                <w:sz w:val="17"/>
              </w:rPr>
              <w:t>correlationId</w:t>
            </w:r>
          </w:p>
        </w:tc>
        <w:tc>
          <w:tcPr>
            <w:tcW w:w="2347" w:type="dxa"/>
            <w:tcBorders>
              <w:bottom w:val="single" w:sz="4" w:space="0" w:color="000000"/>
              <w:right w:val="single" w:sz="4" w:space="0" w:color="000000"/>
            </w:tcBorders>
            <w:tcMar>
              <w:top w:w="40" w:type="dxa"/>
              <w:left w:w="20" w:type="dxa"/>
              <w:bottom w:w="40" w:type="dxa"/>
              <w:right w:w="20" w:type="dxa"/>
            </w:tcMar>
          </w:tcPr>
          <w:p w14:paraId="7E61D22D" w14:textId="77777777" w:rsidR="003D271F" w:rsidRDefault="00406DFC">
            <w:pPr>
              <w:spacing w:after="0" w:line="240" w:lineRule="auto"/>
              <w:jc w:val="center"/>
            </w:pPr>
            <w:r>
              <w:rPr>
                <w:rFonts w:ascii="Times New Roman" w:hAnsi="Times New Roman"/>
                <w:color w:val="000000"/>
                <w:sz w:val="17"/>
              </w:rPr>
              <w:t>string</w:t>
            </w:r>
          </w:p>
        </w:tc>
        <w:tc>
          <w:tcPr>
            <w:tcW w:w="1444" w:type="dxa"/>
            <w:tcBorders>
              <w:bottom w:val="single" w:sz="4" w:space="0" w:color="000000"/>
              <w:right w:val="single" w:sz="4" w:space="0" w:color="000000"/>
            </w:tcBorders>
            <w:tcMar>
              <w:top w:w="40" w:type="dxa"/>
              <w:left w:w="20" w:type="dxa"/>
              <w:bottom w:w="40" w:type="dxa"/>
              <w:right w:w="20" w:type="dxa"/>
            </w:tcMar>
          </w:tcPr>
          <w:p w14:paraId="09C901D0" w14:textId="77777777" w:rsidR="003D271F" w:rsidRDefault="00406DFC">
            <w:pPr>
              <w:spacing w:after="0" w:line="240" w:lineRule="auto"/>
              <w:jc w:val="center"/>
            </w:pPr>
            <w:r>
              <w:rPr>
                <w:rFonts w:ascii="Times New Roman" w:hAnsi="Times New Roman"/>
                <w:color w:val="000000"/>
                <w:sz w:val="17"/>
              </w:rPr>
              <w:t>1</w:t>
            </w:r>
          </w:p>
        </w:tc>
        <w:tc>
          <w:tcPr>
            <w:tcW w:w="3069" w:type="dxa"/>
            <w:tcBorders>
              <w:bottom w:val="single" w:sz="4" w:space="0" w:color="000000"/>
              <w:right w:val="single" w:sz="4" w:space="0" w:color="000000"/>
            </w:tcBorders>
            <w:tcMar>
              <w:top w:w="40" w:type="dxa"/>
              <w:left w:w="20" w:type="dxa"/>
              <w:bottom w:w="40" w:type="dxa"/>
              <w:right w:w="20" w:type="dxa"/>
            </w:tcMar>
          </w:tcPr>
          <w:p w14:paraId="7F5734FE" w14:textId="77777777" w:rsidR="003D271F" w:rsidRDefault="00406DFC">
            <w:pPr>
              <w:spacing w:after="0" w:line="240" w:lineRule="auto"/>
            </w:pPr>
            <w:r>
              <w:rPr>
                <w:rFonts w:ascii="Times New Roman" w:hAnsi="Times New Roman"/>
                <w:color w:val="000000"/>
                <w:sz w:val="17"/>
              </w:rPr>
              <w:t xml:space="preserve">ID запроса, </w:t>
            </w:r>
            <w:r>
              <w:rPr>
                <w:rFonts w:ascii="Times New Roman" w:hAnsi="Times New Roman"/>
                <w:color w:val="000000"/>
                <w:sz w:val="17"/>
              </w:rPr>
              <w:t>которому соответствует этот ответ</w:t>
            </w:r>
          </w:p>
        </w:tc>
      </w:tr>
    </w:tbl>
    <w:p w14:paraId="38413101" w14:textId="77777777" w:rsidR="003D271F" w:rsidRDefault="00406DFC">
      <w:pPr>
        <w:spacing w:before="200" w:after="0" w:line="240" w:lineRule="auto"/>
      </w:pPr>
      <w:bookmarkStart w:id="1281" w:name="method_cancelJS_request"/>
      <w:r>
        <w:rPr>
          <w:rFonts w:ascii="Arial" w:hAnsi="Arial"/>
          <w:b/>
          <w:color w:val="000000"/>
          <w:sz w:val="20"/>
        </w:rPr>
        <w:t>4.3.2.4.6. Разработка метода отмены операции JournalService.cancel</w:t>
      </w:r>
    </w:p>
    <w:bookmarkEnd w:id="1281"/>
    <w:p w14:paraId="3801C4BC" w14:textId="77777777" w:rsidR="003D271F" w:rsidRDefault="00406DFC">
      <w:pPr>
        <w:spacing w:before="200" w:after="0" w:line="240" w:lineRule="auto"/>
      </w:pPr>
      <w:r>
        <w:rPr>
          <w:rFonts w:ascii="Times New Roman" w:hAnsi="Times New Roman"/>
          <w:color w:val="000000"/>
          <w:sz w:val="20"/>
        </w:rPr>
        <w:t>Реализовать метод для работы с веб-сервисом "Сервис журнала операций Spectrum" ('JournalService') для отмены операций cancel (Отмена операции).</w:t>
      </w:r>
    </w:p>
    <w:p w14:paraId="36E5442D" w14:textId="77777777" w:rsidR="003D271F" w:rsidRDefault="00406DFC">
      <w:pPr>
        <w:spacing w:before="200" w:after="0" w:line="240" w:lineRule="auto"/>
      </w:pPr>
      <w:r>
        <w:rPr>
          <w:rFonts w:ascii="Times New Roman" w:hAnsi="Times New Roman"/>
          <w:color w:val="000000"/>
          <w:sz w:val="20"/>
        </w:rPr>
        <w:t xml:space="preserve">Отмена неподтверждённой операции осуществляется через внешнюю систему вызовом сервиса cancel или через "Журнал операций" без интеграции с внешней системой пользователем с правами Администратор / Супервизор или Контролер (см. </w:t>
      </w:r>
      <w:hyperlink w:anchor="form_oj">
        <w:r>
          <w:rPr>
            <w:rFonts w:ascii="Times New Roman" w:hAnsi="Times New Roman"/>
            <w:color w:val="000000"/>
            <w:sz w:val="20"/>
          </w:rPr>
          <w:t>Р</w:t>
        </w:r>
        <w:r>
          <w:rPr>
            <w:rFonts w:ascii="Times New Roman" w:hAnsi="Times New Roman"/>
            <w:color w:val="000000"/>
            <w:sz w:val="20"/>
          </w:rPr>
          <w:t>аздел 4.3.2.1.2, «Доработка формы "Журнал операций"»</w:t>
        </w:r>
      </w:hyperlink>
      <w:r>
        <w:rPr>
          <w:rFonts w:ascii="Times New Roman" w:hAnsi="Times New Roman"/>
          <w:color w:val="000000"/>
          <w:sz w:val="20"/>
        </w:rPr>
        <w:t>).</w:t>
      </w:r>
    </w:p>
    <w:p w14:paraId="1475510F" w14:textId="77777777" w:rsidR="003D271F" w:rsidRDefault="00406DFC">
      <w:pPr>
        <w:spacing w:before="200" w:after="0" w:line="240" w:lineRule="auto"/>
      </w:pPr>
      <w:r>
        <w:rPr>
          <w:rFonts w:ascii="Times New Roman" w:hAnsi="Times New Roman"/>
          <w:color w:val="000000"/>
          <w:sz w:val="20"/>
        </w:rPr>
        <w:t>Структура запроса для данного метода содержит следующие элементы:</w:t>
      </w:r>
    </w:p>
    <w:p w14:paraId="73B376B3" w14:textId="77777777" w:rsidR="003D271F" w:rsidRDefault="003D271F">
      <w:pPr>
        <w:spacing w:after="0" w:line="240" w:lineRule="auto"/>
        <w:rPr>
          <w:sz w:val="20"/>
        </w:rPr>
      </w:pPr>
    </w:p>
    <w:tbl>
      <w:tblPr>
        <w:tblW w:w="0" w:type="auto"/>
        <w:tblInd w:w="25" w:type="dxa"/>
        <w:tblLayout w:type="fixed"/>
        <w:tblCellMar>
          <w:left w:w="10" w:type="dxa"/>
          <w:right w:w="10" w:type="dxa"/>
        </w:tblCellMar>
        <w:tblLook w:val="0000" w:firstRow="0" w:lastRow="0" w:firstColumn="0" w:lastColumn="0" w:noHBand="0" w:noVBand="0"/>
      </w:tblPr>
      <w:tblGrid>
        <w:gridCol w:w="542"/>
        <w:gridCol w:w="1625"/>
        <w:gridCol w:w="2347"/>
        <w:gridCol w:w="1083"/>
        <w:gridCol w:w="3430"/>
      </w:tblGrid>
      <w:tr w:rsidR="000941B2" w14:paraId="14FBE362" w14:textId="77777777" w:rsidTr="000941B2">
        <w:tblPrEx>
          <w:tblCellMar>
            <w:top w:w="0" w:type="dxa"/>
            <w:bottom w:w="0" w:type="dxa"/>
          </w:tblCellMar>
        </w:tblPrEx>
        <w:trPr>
          <w:tblHeader/>
        </w:trPr>
        <w:tc>
          <w:tcPr>
            <w:tcW w:w="2167" w:type="dxa"/>
            <w:gridSpan w:val="2"/>
            <w:tcBorders>
              <w:top w:val="single" w:sz="4" w:space="0" w:color="000000"/>
              <w:left w:val="single" w:sz="4" w:space="0" w:color="000000"/>
              <w:bottom w:val="single" w:sz="4" w:space="0" w:color="000000"/>
              <w:right w:val="single" w:sz="4" w:space="0" w:color="000000"/>
            </w:tcBorders>
            <w:shd w:val="clear" w:color="auto" w:fill="EEEEEE"/>
            <w:tcMar>
              <w:top w:w="40" w:type="dxa"/>
              <w:left w:w="20" w:type="dxa"/>
              <w:bottom w:w="40" w:type="dxa"/>
            </w:tcMar>
          </w:tcPr>
          <w:p w14:paraId="46DDB174" w14:textId="77777777" w:rsidR="003D271F" w:rsidRDefault="00406DFC">
            <w:pPr>
              <w:spacing w:after="0" w:line="240" w:lineRule="auto"/>
              <w:jc w:val="center"/>
            </w:pPr>
            <w:bookmarkStart w:id="1282" w:name="d5e2021"/>
            <w:bookmarkStart w:id="1283" w:name="d5e1517"/>
            <w:r>
              <w:rPr>
                <w:rFonts w:ascii="Times New Roman" w:hAnsi="Times New Roman"/>
                <w:b/>
                <w:color w:val="000000"/>
                <w:sz w:val="20"/>
              </w:rPr>
              <w:t>Элемент</w:t>
            </w:r>
          </w:p>
        </w:tc>
        <w:tc>
          <w:tcPr>
            <w:tcW w:w="2347"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41ED95DE" w14:textId="77777777" w:rsidR="003D271F" w:rsidRDefault="00406DFC">
            <w:pPr>
              <w:spacing w:after="0" w:line="240" w:lineRule="auto"/>
              <w:jc w:val="center"/>
            </w:pPr>
            <w:r>
              <w:rPr>
                <w:rFonts w:ascii="Times New Roman" w:hAnsi="Times New Roman"/>
                <w:b/>
                <w:color w:val="000000"/>
                <w:sz w:val="20"/>
              </w:rPr>
              <w:t>Тип</w:t>
            </w:r>
          </w:p>
        </w:tc>
        <w:tc>
          <w:tcPr>
            <w:tcW w:w="1083"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529B409C" w14:textId="77777777" w:rsidR="003D271F" w:rsidRDefault="00406DFC">
            <w:pPr>
              <w:spacing w:after="0" w:line="240" w:lineRule="auto"/>
              <w:jc w:val="center"/>
            </w:pPr>
            <w:r>
              <w:rPr>
                <w:rFonts w:ascii="Times New Roman" w:hAnsi="Times New Roman"/>
                <w:b/>
                <w:color w:val="000000"/>
                <w:sz w:val="20"/>
              </w:rPr>
              <w:t>Кратность</w:t>
            </w:r>
          </w:p>
        </w:tc>
        <w:tc>
          <w:tcPr>
            <w:tcW w:w="3430"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290A8E25" w14:textId="77777777" w:rsidR="003D271F" w:rsidRDefault="00406DFC">
            <w:pPr>
              <w:spacing w:after="0" w:line="240" w:lineRule="auto"/>
              <w:jc w:val="center"/>
            </w:pPr>
            <w:r>
              <w:rPr>
                <w:rFonts w:ascii="Times New Roman" w:hAnsi="Times New Roman"/>
                <w:b/>
                <w:color w:val="000000"/>
                <w:sz w:val="20"/>
              </w:rPr>
              <w:t>Назначение</w:t>
            </w:r>
          </w:p>
        </w:tc>
      </w:tr>
      <w:bookmarkEnd w:id="1282"/>
      <w:bookmarkEnd w:id="1283"/>
      <w:tr w:rsidR="000941B2" w14:paraId="32AF1782" w14:textId="77777777" w:rsidTr="000941B2">
        <w:tblPrEx>
          <w:tblCellMar>
            <w:top w:w="0" w:type="dxa"/>
            <w:bottom w:w="0" w:type="dxa"/>
          </w:tblCellMar>
        </w:tblPrEx>
        <w:tc>
          <w:tcPr>
            <w:tcW w:w="2167" w:type="dxa"/>
            <w:gridSpan w:val="2"/>
            <w:tcBorders>
              <w:left w:val="single" w:sz="4" w:space="0" w:color="000000"/>
              <w:bottom w:val="single" w:sz="4" w:space="0" w:color="000000"/>
              <w:right w:val="single" w:sz="4" w:space="0" w:color="000000"/>
            </w:tcBorders>
            <w:tcMar>
              <w:top w:w="40" w:type="dxa"/>
              <w:left w:w="20" w:type="dxa"/>
              <w:bottom w:w="40" w:type="dxa"/>
            </w:tcMar>
          </w:tcPr>
          <w:p w14:paraId="1E4ED416" w14:textId="77777777" w:rsidR="003D271F" w:rsidRDefault="00406DFC">
            <w:pPr>
              <w:spacing w:after="0" w:line="240" w:lineRule="auto"/>
            </w:pPr>
            <w:r>
              <w:rPr>
                <w:rFonts w:ascii="Times New Roman" w:hAnsi="Times New Roman"/>
                <w:color w:val="000000"/>
                <w:sz w:val="20"/>
              </w:rPr>
              <w:t>idSys</w:t>
            </w:r>
          </w:p>
        </w:tc>
        <w:tc>
          <w:tcPr>
            <w:tcW w:w="2347" w:type="dxa"/>
            <w:tcBorders>
              <w:bottom w:val="single" w:sz="4" w:space="0" w:color="000000"/>
              <w:right w:val="single" w:sz="4" w:space="0" w:color="000000"/>
            </w:tcBorders>
            <w:tcMar>
              <w:top w:w="40" w:type="dxa"/>
              <w:left w:w="20" w:type="dxa"/>
              <w:bottom w:w="40" w:type="dxa"/>
              <w:right w:w="20" w:type="dxa"/>
            </w:tcMar>
          </w:tcPr>
          <w:p w14:paraId="512B0D48" w14:textId="77777777" w:rsidR="003D271F" w:rsidRDefault="00406DFC">
            <w:pPr>
              <w:spacing w:after="0" w:line="240" w:lineRule="auto"/>
              <w:jc w:val="center"/>
            </w:pPr>
            <w:r>
              <w:rPr>
                <w:rFonts w:ascii="Times New Roman" w:hAnsi="Times New Roman"/>
                <w:color w:val="000000"/>
                <w:sz w:val="20"/>
              </w:rPr>
              <w:t>string</w:t>
            </w:r>
          </w:p>
        </w:tc>
        <w:tc>
          <w:tcPr>
            <w:tcW w:w="1083" w:type="dxa"/>
            <w:tcBorders>
              <w:bottom w:val="single" w:sz="4" w:space="0" w:color="000000"/>
              <w:right w:val="single" w:sz="4" w:space="0" w:color="000000"/>
            </w:tcBorders>
            <w:tcMar>
              <w:top w:w="40" w:type="dxa"/>
              <w:left w:w="20" w:type="dxa"/>
              <w:bottom w:w="40" w:type="dxa"/>
              <w:right w:w="20" w:type="dxa"/>
            </w:tcMar>
          </w:tcPr>
          <w:p w14:paraId="7BA97352" w14:textId="77777777" w:rsidR="003D271F" w:rsidRDefault="00406DFC">
            <w:pPr>
              <w:spacing w:after="0" w:line="240" w:lineRule="auto"/>
              <w:jc w:val="center"/>
            </w:pPr>
            <w:r>
              <w:rPr>
                <w:rFonts w:ascii="Times New Roman" w:hAnsi="Times New Roman"/>
                <w:color w:val="000000"/>
                <w:sz w:val="20"/>
              </w:rPr>
              <w:t>1</w:t>
            </w:r>
          </w:p>
        </w:tc>
        <w:tc>
          <w:tcPr>
            <w:tcW w:w="3430" w:type="dxa"/>
            <w:tcBorders>
              <w:bottom w:val="single" w:sz="4" w:space="0" w:color="000000"/>
              <w:right w:val="single" w:sz="4" w:space="0" w:color="000000"/>
            </w:tcBorders>
            <w:tcMar>
              <w:top w:w="40" w:type="dxa"/>
              <w:left w:w="20" w:type="dxa"/>
              <w:bottom w:w="40" w:type="dxa"/>
              <w:right w:w="20" w:type="dxa"/>
            </w:tcMar>
          </w:tcPr>
          <w:p w14:paraId="2EBA0DC5" w14:textId="77777777" w:rsidR="003D271F" w:rsidRDefault="00406DFC">
            <w:pPr>
              <w:spacing w:after="0" w:line="240" w:lineRule="auto"/>
            </w:pPr>
            <w:r>
              <w:rPr>
                <w:rFonts w:ascii="Times New Roman" w:hAnsi="Times New Roman"/>
                <w:color w:val="000000"/>
                <w:sz w:val="20"/>
              </w:rPr>
              <w:t>Код системы (константа 99995)</w:t>
            </w:r>
          </w:p>
        </w:tc>
      </w:tr>
      <w:tr w:rsidR="000941B2" w14:paraId="7CBC22A6" w14:textId="77777777" w:rsidTr="000941B2">
        <w:tblPrEx>
          <w:tblCellMar>
            <w:top w:w="0" w:type="dxa"/>
            <w:bottom w:w="0" w:type="dxa"/>
          </w:tblCellMar>
        </w:tblPrEx>
        <w:tc>
          <w:tcPr>
            <w:tcW w:w="2167" w:type="dxa"/>
            <w:gridSpan w:val="2"/>
            <w:tcBorders>
              <w:left w:val="single" w:sz="4" w:space="0" w:color="000000"/>
              <w:bottom w:val="single" w:sz="4" w:space="0" w:color="000000"/>
              <w:right w:val="single" w:sz="4" w:space="0" w:color="000000"/>
            </w:tcBorders>
            <w:tcMar>
              <w:top w:w="40" w:type="dxa"/>
              <w:left w:w="20" w:type="dxa"/>
              <w:bottom w:w="40" w:type="dxa"/>
            </w:tcMar>
          </w:tcPr>
          <w:p w14:paraId="0225A102" w14:textId="77777777" w:rsidR="003D271F" w:rsidRDefault="00406DFC">
            <w:pPr>
              <w:spacing w:after="0" w:line="240" w:lineRule="auto"/>
            </w:pPr>
            <w:r>
              <w:rPr>
                <w:rFonts w:ascii="Times New Roman" w:hAnsi="Times New Roman"/>
                <w:color w:val="000000"/>
                <w:sz w:val="20"/>
              </w:rPr>
              <w:lastRenderedPageBreak/>
              <w:t>login</w:t>
            </w:r>
          </w:p>
        </w:tc>
        <w:tc>
          <w:tcPr>
            <w:tcW w:w="2347" w:type="dxa"/>
            <w:tcBorders>
              <w:bottom w:val="single" w:sz="4" w:space="0" w:color="000000"/>
              <w:right w:val="single" w:sz="4" w:space="0" w:color="000000"/>
            </w:tcBorders>
            <w:tcMar>
              <w:top w:w="40" w:type="dxa"/>
              <w:left w:w="20" w:type="dxa"/>
              <w:bottom w:w="40" w:type="dxa"/>
              <w:right w:w="20" w:type="dxa"/>
            </w:tcMar>
          </w:tcPr>
          <w:p w14:paraId="789E87D7" w14:textId="77777777" w:rsidR="003D271F" w:rsidRDefault="00406DFC">
            <w:pPr>
              <w:spacing w:after="0" w:line="240" w:lineRule="auto"/>
              <w:jc w:val="center"/>
            </w:pPr>
            <w:r>
              <w:rPr>
                <w:rFonts w:ascii="Times New Roman" w:hAnsi="Times New Roman"/>
                <w:color w:val="000000"/>
                <w:sz w:val="20"/>
              </w:rPr>
              <w:t>string</w:t>
            </w:r>
          </w:p>
        </w:tc>
        <w:tc>
          <w:tcPr>
            <w:tcW w:w="1083" w:type="dxa"/>
            <w:tcBorders>
              <w:bottom w:val="single" w:sz="4" w:space="0" w:color="000000"/>
              <w:right w:val="single" w:sz="4" w:space="0" w:color="000000"/>
            </w:tcBorders>
            <w:tcMar>
              <w:top w:w="40" w:type="dxa"/>
              <w:left w:w="20" w:type="dxa"/>
              <w:bottom w:w="40" w:type="dxa"/>
              <w:right w:w="20" w:type="dxa"/>
            </w:tcMar>
          </w:tcPr>
          <w:p w14:paraId="74CE3333" w14:textId="77777777" w:rsidR="003D271F" w:rsidRDefault="00406DFC">
            <w:pPr>
              <w:spacing w:after="0" w:line="240" w:lineRule="auto"/>
              <w:jc w:val="center"/>
            </w:pPr>
            <w:r>
              <w:rPr>
                <w:rFonts w:ascii="Times New Roman" w:hAnsi="Times New Roman"/>
                <w:color w:val="000000"/>
                <w:sz w:val="20"/>
              </w:rPr>
              <w:t>0..1</w:t>
            </w:r>
          </w:p>
        </w:tc>
        <w:tc>
          <w:tcPr>
            <w:tcW w:w="3430" w:type="dxa"/>
            <w:tcBorders>
              <w:bottom w:val="single" w:sz="4" w:space="0" w:color="000000"/>
              <w:right w:val="single" w:sz="4" w:space="0" w:color="000000"/>
            </w:tcBorders>
            <w:tcMar>
              <w:top w:w="40" w:type="dxa"/>
              <w:left w:w="20" w:type="dxa"/>
              <w:bottom w:w="40" w:type="dxa"/>
              <w:right w:w="20" w:type="dxa"/>
            </w:tcMar>
          </w:tcPr>
          <w:p w14:paraId="258F1242" w14:textId="77777777" w:rsidR="003D271F" w:rsidRDefault="00406DFC">
            <w:pPr>
              <w:spacing w:after="0" w:line="240" w:lineRule="auto"/>
            </w:pPr>
            <w:r>
              <w:rPr>
                <w:rFonts w:ascii="Times New Roman" w:hAnsi="Times New Roman"/>
                <w:color w:val="000000"/>
                <w:sz w:val="20"/>
              </w:rPr>
              <w:t xml:space="preserve">Табельный номер пользователя в </w:t>
            </w:r>
            <w:r>
              <w:rPr>
                <w:rFonts w:ascii="Times New Roman" w:hAnsi="Times New Roman"/>
                <w:color w:val="000000"/>
                <w:sz w:val="20"/>
              </w:rPr>
              <w:t>разрезе подразделения, который отменяет операцию</w:t>
            </w:r>
          </w:p>
        </w:tc>
      </w:tr>
      <w:tr w:rsidR="000941B2" w14:paraId="3DECEC61" w14:textId="77777777" w:rsidTr="000941B2">
        <w:tblPrEx>
          <w:tblCellMar>
            <w:top w:w="0" w:type="dxa"/>
            <w:bottom w:w="0" w:type="dxa"/>
          </w:tblCellMar>
        </w:tblPrEx>
        <w:tc>
          <w:tcPr>
            <w:tcW w:w="2167" w:type="dxa"/>
            <w:gridSpan w:val="2"/>
            <w:tcBorders>
              <w:left w:val="single" w:sz="4" w:space="0" w:color="000000"/>
              <w:bottom w:val="single" w:sz="4" w:space="0" w:color="000000"/>
              <w:right w:val="single" w:sz="4" w:space="0" w:color="000000"/>
            </w:tcBorders>
            <w:tcMar>
              <w:top w:w="40" w:type="dxa"/>
              <w:left w:w="20" w:type="dxa"/>
              <w:bottom w:w="40" w:type="dxa"/>
            </w:tcMar>
          </w:tcPr>
          <w:p w14:paraId="588A2EBE" w14:textId="77777777" w:rsidR="003D271F" w:rsidRDefault="00406DFC">
            <w:pPr>
              <w:spacing w:after="0" w:line="240" w:lineRule="auto"/>
            </w:pPr>
            <w:r>
              <w:rPr>
                <w:rFonts w:ascii="Times New Roman" w:hAnsi="Times New Roman"/>
                <w:color w:val="000000"/>
                <w:sz w:val="20"/>
              </w:rPr>
              <w:t>operJournalExtId</w:t>
            </w:r>
          </w:p>
        </w:tc>
        <w:tc>
          <w:tcPr>
            <w:tcW w:w="2347" w:type="dxa"/>
            <w:tcBorders>
              <w:bottom w:val="single" w:sz="4" w:space="0" w:color="000000"/>
              <w:right w:val="single" w:sz="4" w:space="0" w:color="000000"/>
            </w:tcBorders>
            <w:tcMar>
              <w:top w:w="40" w:type="dxa"/>
              <w:left w:w="20" w:type="dxa"/>
              <w:bottom w:w="40" w:type="dxa"/>
              <w:right w:w="20" w:type="dxa"/>
            </w:tcMar>
          </w:tcPr>
          <w:p w14:paraId="4830135A" w14:textId="77777777" w:rsidR="003D271F" w:rsidRDefault="00406DFC">
            <w:pPr>
              <w:spacing w:after="0" w:line="240" w:lineRule="auto"/>
              <w:jc w:val="center"/>
            </w:pPr>
            <w:r>
              <w:rPr>
                <w:rFonts w:ascii="Times New Roman" w:hAnsi="Times New Roman"/>
                <w:color w:val="000000"/>
                <w:sz w:val="20"/>
              </w:rPr>
              <w:t>string</w:t>
            </w:r>
          </w:p>
        </w:tc>
        <w:tc>
          <w:tcPr>
            <w:tcW w:w="1083" w:type="dxa"/>
            <w:tcBorders>
              <w:bottom w:val="single" w:sz="4" w:space="0" w:color="000000"/>
              <w:right w:val="single" w:sz="4" w:space="0" w:color="000000"/>
            </w:tcBorders>
            <w:tcMar>
              <w:top w:w="40" w:type="dxa"/>
              <w:left w:w="20" w:type="dxa"/>
              <w:bottom w:w="40" w:type="dxa"/>
              <w:right w:w="20" w:type="dxa"/>
            </w:tcMar>
          </w:tcPr>
          <w:p w14:paraId="776345D9" w14:textId="77777777" w:rsidR="003D271F" w:rsidRDefault="00406DFC">
            <w:pPr>
              <w:spacing w:after="0" w:line="240" w:lineRule="auto"/>
              <w:jc w:val="center"/>
            </w:pPr>
            <w:r>
              <w:rPr>
                <w:rFonts w:ascii="Times New Roman" w:hAnsi="Times New Roman"/>
                <w:color w:val="000000"/>
                <w:sz w:val="20"/>
              </w:rPr>
              <w:t>0..1</w:t>
            </w:r>
          </w:p>
        </w:tc>
        <w:tc>
          <w:tcPr>
            <w:tcW w:w="3430" w:type="dxa"/>
            <w:tcBorders>
              <w:bottom w:val="single" w:sz="4" w:space="0" w:color="000000"/>
              <w:right w:val="single" w:sz="4" w:space="0" w:color="000000"/>
            </w:tcBorders>
            <w:tcMar>
              <w:top w:w="40" w:type="dxa"/>
              <w:left w:w="20" w:type="dxa"/>
              <w:bottom w:w="40" w:type="dxa"/>
              <w:right w:w="20" w:type="dxa"/>
            </w:tcMar>
          </w:tcPr>
          <w:p w14:paraId="367B9416" w14:textId="77777777" w:rsidR="003D271F" w:rsidRDefault="00406DFC">
            <w:pPr>
              <w:spacing w:after="0" w:line="240" w:lineRule="auto"/>
            </w:pPr>
            <w:r>
              <w:rPr>
                <w:rFonts w:ascii="Times New Roman" w:hAnsi="Times New Roman"/>
                <w:color w:val="000000"/>
                <w:sz w:val="20"/>
              </w:rPr>
              <w:t>ID операции в инициирующей системе</w:t>
            </w:r>
          </w:p>
        </w:tc>
      </w:tr>
      <w:tr w:rsidR="000941B2" w14:paraId="4EC3BE04" w14:textId="77777777" w:rsidTr="000941B2">
        <w:tblPrEx>
          <w:tblCellMar>
            <w:top w:w="0" w:type="dxa"/>
            <w:bottom w:w="0" w:type="dxa"/>
          </w:tblCellMar>
        </w:tblPrEx>
        <w:tc>
          <w:tcPr>
            <w:tcW w:w="2167" w:type="dxa"/>
            <w:gridSpan w:val="2"/>
            <w:tcBorders>
              <w:left w:val="single" w:sz="4" w:space="0" w:color="000000"/>
              <w:bottom w:val="single" w:sz="4" w:space="0" w:color="000000"/>
              <w:right w:val="single" w:sz="4" w:space="0" w:color="000000"/>
            </w:tcBorders>
            <w:tcMar>
              <w:top w:w="40" w:type="dxa"/>
              <w:left w:w="20" w:type="dxa"/>
              <w:bottom w:w="40" w:type="dxa"/>
            </w:tcMar>
          </w:tcPr>
          <w:p w14:paraId="45351DA7" w14:textId="77777777" w:rsidR="003D271F" w:rsidRDefault="00406DFC">
            <w:pPr>
              <w:spacing w:after="0" w:line="240" w:lineRule="auto"/>
            </w:pPr>
            <w:r>
              <w:rPr>
                <w:rFonts w:ascii="Times New Roman" w:hAnsi="Times New Roman"/>
                <w:color w:val="000000"/>
                <w:sz w:val="20"/>
              </w:rPr>
              <w:t>operJournalId</w:t>
            </w:r>
          </w:p>
        </w:tc>
        <w:tc>
          <w:tcPr>
            <w:tcW w:w="2347" w:type="dxa"/>
            <w:tcBorders>
              <w:bottom w:val="single" w:sz="4" w:space="0" w:color="000000"/>
              <w:right w:val="single" w:sz="4" w:space="0" w:color="000000"/>
            </w:tcBorders>
            <w:tcMar>
              <w:top w:w="40" w:type="dxa"/>
              <w:left w:w="20" w:type="dxa"/>
              <w:bottom w:w="40" w:type="dxa"/>
              <w:right w:w="20" w:type="dxa"/>
            </w:tcMar>
          </w:tcPr>
          <w:p w14:paraId="21BF7666" w14:textId="77777777" w:rsidR="003D271F" w:rsidRDefault="00406DFC">
            <w:pPr>
              <w:spacing w:after="0" w:line="240" w:lineRule="auto"/>
              <w:jc w:val="center"/>
            </w:pPr>
            <w:r>
              <w:rPr>
                <w:rFonts w:ascii="Times New Roman" w:hAnsi="Times New Roman"/>
                <w:color w:val="000000"/>
                <w:sz w:val="20"/>
              </w:rPr>
              <w:t>string</w:t>
            </w:r>
          </w:p>
        </w:tc>
        <w:tc>
          <w:tcPr>
            <w:tcW w:w="1083" w:type="dxa"/>
            <w:tcBorders>
              <w:bottom w:val="single" w:sz="4" w:space="0" w:color="000000"/>
              <w:right w:val="single" w:sz="4" w:space="0" w:color="000000"/>
            </w:tcBorders>
            <w:tcMar>
              <w:top w:w="40" w:type="dxa"/>
              <w:left w:w="20" w:type="dxa"/>
              <w:bottom w:w="40" w:type="dxa"/>
              <w:right w:w="20" w:type="dxa"/>
            </w:tcMar>
          </w:tcPr>
          <w:p w14:paraId="492DDBA7" w14:textId="77777777" w:rsidR="003D271F" w:rsidRDefault="00406DFC">
            <w:pPr>
              <w:spacing w:after="0" w:line="240" w:lineRule="auto"/>
              <w:jc w:val="center"/>
            </w:pPr>
            <w:r>
              <w:rPr>
                <w:rFonts w:ascii="Times New Roman" w:hAnsi="Times New Roman"/>
                <w:color w:val="000000"/>
                <w:sz w:val="20"/>
              </w:rPr>
              <w:t>0..1</w:t>
            </w:r>
          </w:p>
        </w:tc>
        <w:tc>
          <w:tcPr>
            <w:tcW w:w="3430" w:type="dxa"/>
            <w:tcBorders>
              <w:bottom w:val="single" w:sz="4" w:space="0" w:color="000000"/>
              <w:right w:val="single" w:sz="4" w:space="0" w:color="000000"/>
            </w:tcBorders>
            <w:tcMar>
              <w:top w:w="40" w:type="dxa"/>
              <w:left w:w="20" w:type="dxa"/>
              <w:bottom w:w="40" w:type="dxa"/>
              <w:right w:w="20" w:type="dxa"/>
            </w:tcMar>
          </w:tcPr>
          <w:p w14:paraId="7F508322" w14:textId="77777777" w:rsidR="003D271F" w:rsidRDefault="00406DFC">
            <w:pPr>
              <w:spacing w:after="0" w:line="240" w:lineRule="auto"/>
            </w:pPr>
            <w:r>
              <w:rPr>
                <w:rFonts w:ascii="Times New Roman" w:hAnsi="Times New Roman"/>
                <w:color w:val="000000"/>
                <w:sz w:val="20"/>
              </w:rPr>
              <w:t>ID операции в Спектрум (возвращённый при создании операции)</w:t>
            </w:r>
          </w:p>
        </w:tc>
      </w:tr>
      <w:tr w:rsidR="000941B2" w14:paraId="730E3468" w14:textId="77777777" w:rsidTr="000941B2">
        <w:tblPrEx>
          <w:tblCellMar>
            <w:top w:w="0" w:type="dxa"/>
            <w:bottom w:w="0" w:type="dxa"/>
          </w:tblCellMar>
        </w:tblPrEx>
        <w:tc>
          <w:tcPr>
            <w:tcW w:w="2167" w:type="dxa"/>
            <w:gridSpan w:val="2"/>
            <w:tcBorders>
              <w:left w:val="single" w:sz="4" w:space="0" w:color="000000"/>
              <w:bottom w:val="single" w:sz="4" w:space="0" w:color="000000"/>
              <w:right w:val="single" w:sz="4" w:space="0" w:color="000000"/>
            </w:tcBorders>
            <w:tcMar>
              <w:top w:w="40" w:type="dxa"/>
              <w:left w:w="20" w:type="dxa"/>
              <w:bottom w:w="40" w:type="dxa"/>
            </w:tcMar>
          </w:tcPr>
          <w:p w14:paraId="465D734C" w14:textId="77777777" w:rsidR="003D271F" w:rsidRDefault="00406DFC">
            <w:pPr>
              <w:spacing w:after="0" w:line="240" w:lineRule="auto"/>
            </w:pPr>
            <w:r>
              <w:rPr>
                <w:rFonts w:ascii="Times New Roman" w:hAnsi="Times New Roman"/>
                <w:color w:val="000000"/>
                <w:sz w:val="20"/>
              </w:rPr>
              <w:t>requestInfo</w:t>
            </w:r>
          </w:p>
        </w:tc>
        <w:tc>
          <w:tcPr>
            <w:tcW w:w="2347" w:type="dxa"/>
            <w:tcBorders>
              <w:bottom w:val="single" w:sz="4" w:space="0" w:color="000000"/>
              <w:right w:val="single" w:sz="4" w:space="0" w:color="000000"/>
            </w:tcBorders>
            <w:tcMar>
              <w:top w:w="40" w:type="dxa"/>
              <w:left w:w="20" w:type="dxa"/>
              <w:bottom w:w="40" w:type="dxa"/>
              <w:right w:w="20" w:type="dxa"/>
            </w:tcMar>
          </w:tcPr>
          <w:p w14:paraId="0A1D0E45" w14:textId="77777777" w:rsidR="003D271F" w:rsidRDefault="00406DFC">
            <w:pPr>
              <w:spacing w:after="0" w:line="240" w:lineRule="auto"/>
              <w:jc w:val="center"/>
            </w:pPr>
            <w:r>
              <w:rPr>
                <w:rFonts w:ascii="Times New Roman" w:hAnsi="Times New Roman"/>
                <w:color w:val="000000"/>
                <w:sz w:val="20"/>
              </w:rPr>
              <w:t>RequestInfo</w:t>
            </w:r>
          </w:p>
        </w:tc>
        <w:tc>
          <w:tcPr>
            <w:tcW w:w="1083" w:type="dxa"/>
            <w:tcBorders>
              <w:bottom w:val="single" w:sz="4" w:space="0" w:color="000000"/>
              <w:right w:val="single" w:sz="4" w:space="0" w:color="000000"/>
            </w:tcBorders>
            <w:tcMar>
              <w:top w:w="40" w:type="dxa"/>
              <w:left w:w="20" w:type="dxa"/>
              <w:bottom w:w="40" w:type="dxa"/>
              <w:right w:w="20" w:type="dxa"/>
            </w:tcMar>
          </w:tcPr>
          <w:p w14:paraId="17B91083" w14:textId="77777777" w:rsidR="003D271F" w:rsidRDefault="00406DFC">
            <w:pPr>
              <w:spacing w:after="0" w:line="240" w:lineRule="auto"/>
              <w:jc w:val="center"/>
            </w:pPr>
            <w:r>
              <w:rPr>
                <w:rFonts w:ascii="Times New Roman" w:hAnsi="Times New Roman"/>
                <w:color w:val="000000"/>
                <w:sz w:val="20"/>
              </w:rPr>
              <w:t>1</w:t>
            </w:r>
          </w:p>
        </w:tc>
        <w:tc>
          <w:tcPr>
            <w:tcW w:w="3430" w:type="dxa"/>
            <w:tcBorders>
              <w:bottom w:val="single" w:sz="4" w:space="0" w:color="000000"/>
              <w:right w:val="single" w:sz="4" w:space="0" w:color="000000"/>
            </w:tcBorders>
            <w:tcMar>
              <w:top w:w="40" w:type="dxa"/>
              <w:left w:w="20" w:type="dxa"/>
              <w:bottom w:w="40" w:type="dxa"/>
              <w:right w:w="20" w:type="dxa"/>
            </w:tcMar>
          </w:tcPr>
          <w:p w14:paraId="31BB21D8" w14:textId="77777777" w:rsidR="003D271F" w:rsidRDefault="00406DFC">
            <w:pPr>
              <w:spacing w:after="0" w:line="240" w:lineRule="auto"/>
            </w:pPr>
            <w:r>
              <w:rPr>
                <w:rFonts w:ascii="Times New Roman" w:hAnsi="Times New Roman"/>
                <w:color w:val="000000"/>
                <w:sz w:val="20"/>
              </w:rPr>
              <w:t xml:space="preserve">Служебная информация о </w:t>
            </w:r>
            <w:r>
              <w:rPr>
                <w:rFonts w:ascii="Times New Roman" w:hAnsi="Times New Roman"/>
                <w:color w:val="000000"/>
                <w:sz w:val="20"/>
              </w:rPr>
              <w:t>запросе</w:t>
            </w:r>
          </w:p>
        </w:tc>
      </w:tr>
      <w:tr w:rsidR="003D271F" w14:paraId="204B1648" w14:textId="77777777">
        <w:tblPrEx>
          <w:tblCellMar>
            <w:top w:w="0" w:type="dxa"/>
            <w:bottom w:w="0" w:type="dxa"/>
          </w:tblCellMar>
        </w:tblPrEx>
        <w:tc>
          <w:tcPr>
            <w:tcW w:w="542" w:type="dxa"/>
            <w:tcBorders>
              <w:left w:val="single" w:sz="4" w:space="0" w:color="000000"/>
              <w:bottom w:val="single" w:sz="4" w:space="0" w:color="000000"/>
            </w:tcBorders>
            <w:tcMar>
              <w:top w:w="40" w:type="dxa"/>
              <w:left w:w="20" w:type="dxa"/>
              <w:bottom w:w="40" w:type="dxa"/>
              <w:right w:w="20" w:type="dxa"/>
            </w:tcMar>
          </w:tcPr>
          <w:p w14:paraId="02FD6AED" w14:textId="77777777" w:rsidR="003D271F" w:rsidRDefault="00406DFC">
            <w:pPr>
              <w:spacing w:after="0" w:line="240" w:lineRule="auto"/>
            </w:pPr>
            <w:r>
              <w:rPr>
                <w:rFonts w:ascii="Times New Roman" w:hAnsi="Times New Roman"/>
                <w:color w:val="000000"/>
                <w:sz w:val="20"/>
              </w:rPr>
              <w:t> </w:t>
            </w:r>
          </w:p>
        </w:tc>
        <w:tc>
          <w:tcPr>
            <w:tcW w:w="1625" w:type="dxa"/>
            <w:tcBorders>
              <w:bottom w:val="single" w:sz="4" w:space="0" w:color="000000"/>
              <w:right w:val="single" w:sz="4" w:space="0" w:color="000000"/>
            </w:tcBorders>
            <w:tcMar>
              <w:top w:w="40" w:type="dxa"/>
              <w:left w:w="20" w:type="dxa"/>
              <w:bottom w:w="40" w:type="dxa"/>
              <w:right w:w="20" w:type="dxa"/>
            </w:tcMar>
          </w:tcPr>
          <w:p w14:paraId="4EFBC45D" w14:textId="77777777" w:rsidR="003D271F" w:rsidRDefault="00406DFC">
            <w:pPr>
              <w:spacing w:after="0" w:line="240" w:lineRule="auto"/>
            </w:pPr>
            <w:r>
              <w:rPr>
                <w:rFonts w:ascii="Times New Roman" w:hAnsi="Times New Roman"/>
                <w:color w:val="000000"/>
                <w:sz w:val="20"/>
              </w:rPr>
              <w:t>messageId</w:t>
            </w:r>
          </w:p>
        </w:tc>
        <w:tc>
          <w:tcPr>
            <w:tcW w:w="2347" w:type="dxa"/>
            <w:tcBorders>
              <w:bottom w:val="single" w:sz="4" w:space="0" w:color="000000"/>
              <w:right w:val="single" w:sz="4" w:space="0" w:color="000000"/>
            </w:tcBorders>
            <w:tcMar>
              <w:top w:w="40" w:type="dxa"/>
              <w:left w:w="20" w:type="dxa"/>
              <w:bottom w:w="40" w:type="dxa"/>
              <w:right w:w="20" w:type="dxa"/>
            </w:tcMar>
          </w:tcPr>
          <w:p w14:paraId="2BA8FB75" w14:textId="77777777" w:rsidR="003D271F" w:rsidRDefault="00406DFC">
            <w:pPr>
              <w:spacing w:after="0" w:line="240" w:lineRule="auto"/>
              <w:jc w:val="center"/>
            </w:pPr>
            <w:r>
              <w:rPr>
                <w:rFonts w:ascii="Times New Roman" w:hAnsi="Times New Roman"/>
                <w:color w:val="000000"/>
                <w:sz w:val="20"/>
              </w:rPr>
              <w:t>string</w:t>
            </w:r>
          </w:p>
        </w:tc>
        <w:tc>
          <w:tcPr>
            <w:tcW w:w="1083" w:type="dxa"/>
            <w:tcBorders>
              <w:bottom w:val="single" w:sz="4" w:space="0" w:color="000000"/>
              <w:right w:val="single" w:sz="4" w:space="0" w:color="000000"/>
            </w:tcBorders>
            <w:tcMar>
              <w:top w:w="40" w:type="dxa"/>
              <w:left w:w="20" w:type="dxa"/>
              <w:bottom w:w="40" w:type="dxa"/>
              <w:right w:w="20" w:type="dxa"/>
            </w:tcMar>
          </w:tcPr>
          <w:p w14:paraId="0CC36F8E" w14:textId="77777777" w:rsidR="003D271F" w:rsidRDefault="00406DFC">
            <w:pPr>
              <w:spacing w:after="0" w:line="240" w:lineRule="auto"/>
              <w:jc w:val="center"/>
            </w:pPr>
            <w:r>
              <w:rPr>
                <w:rFonts w:ascii="Times New Roman" w:hAnsi="Times New Roman"/>
                <w:color w:val="000000"/>
                <w:sz w:val="20"/>
              </w:rPr>
              <w:t>1</w:t>
            </w:r>
          </w:p>
        </w:tc>
        <w:tc>
          <w:tcPr>
            <w:tcW w:w="3430" w:type="dxa"/>
            <w:tcBorders>
              <w:bottom w:val="single" w:sz="4" w:space="0" w:color="000000"/>
              <w:right w:val="single" w:sz="4" w:space="0" w:color="000000"/>
            </w:tcBorders>
            <w:tcMar>
              <w:top w:w="40" w:type="dxa"/>
              <w:left w:w="20" w:type="dxa"/>
              <w:bottom w:w="40" w:type="dxa"/>
              <w:right w:w="20" w:type="dxa"/>
            </w:tcMar>
          </w:tcPr>
          <w:p w14:paraId="409B48F8" w14:textId="77777777" w:rsidR="003D271F" w:rsidRDefault="00406DFC">
            <w:pPr>
              <w:spacing w:after="0" w:line="240" w:lineRule="auto"/>
            </w:pPr>
            <w:r>
              <w:rPr>
                <w:rFonts w:ascii="Times New Roman" w:hAnsi="Times New Roman"/>
                <w:color w:val="000000"/>
                <w:sz w:val="20"/>
              </w:rPr>
              <w:t>ID запроса</w:t>
            </w:r>
          </w:p>
        </w:tc>
      </w:tr>
    </w:tbl>
    <w:p w14:paraId="7BA286DE" w14:textId="77777777" w:rsidR="003D271F" w:rsidRDefault="00406DFC">
      <w:pPr>
        <w:spacing w:before="200" w:after="0" w:line="240" w:lineRule="auto"/>
      </w:pPr>
      <w:r>
        <w:rPr>
          <w:rFonts w:ascii="Times New Roman" w:hAnsi="Times New Roman"/>
          <w:color w:val="000000"/>
          <w:sz w:val="20"/>
        </w:rPr>
        <w:t>После получения запроса cancel производится следующее:</w:t>
      </w:r>
    </w:p>
    <w:p w14:paraId="251CF420" w14:textId="77777777" w:rsidR="003D271F" w:rsidRDefault="00406DFC">
      <w:pPr>
        <w:numPr>
          <w:ilvl w:val="0"/>
          <w:numId w:val="36"/>
        </w:numPr>
        <w:tabs>
          <w:tab w:val="left" w:pos="240"/>
        </w:tabs>
        <w:spacing w:before="200" w:after="0" w:line="240" w:lineRule="auto"/>
        <w:ind w:left="240" w:hanging="40"/>
      </w:pPr>
      <w:bookmarkStart w:id="1284" w:name="d5e2068"/>
      <w:bookmarkStart w:id="1285" w:name="d5e2067"/>
      <w:bookmarkStart w:id="1286" w:name="d5e1564"/>
      <w:bookmarkStart w:id="1287" w:name="d5e1563"/>
      <w:r>
        <w:rPr>
          <w:rFonts w:ascii="Times New Roman" w:hAnsi="Times New Roman"/>
          <w:color w:val="000000"/>
          <w:sz w:val="20"/>
        </w:rPr>
        <w:t>Проверка на повторно полученный запрос: если запрос с таким messageId уже приходил, то возвращается предыдущий ответ.</w:t>
      </w:r>
    </w:p>
    <w:bookmarkEnd w:id="1284"/>
    <w:bookmarkEnd w:id="1285"/>
    <w:bookmarkEnd w:id="1286"/>
    <w:bookmarkEnd w:id="1287"/>
    <w:p w14:paraId="62CE44AB" w14:textId="77777777" w:rsidR="003D271F" w:rsidRDefault="00406DFC">
      <w:pPr>
        <w:spacing w:before="200" w:after="0" w:line="240" w:lineRule="auto"/>
        <w:ind w:left="240"/>
      </w:pPr>
      <w:r>
        <w:rPr>
          <w:rFonts w:ascii="Times New Roman" w:hAnsi="Times New Roman"/>
          <w:color w:val="000000"/>
          <w:sz w:val="20"/>
        </w:rPr>
        <w:t xml:space="preserve">Если на первый запрос с неким messageId </w:t>
      </w:r>
      <w:r>
        <w:rPr>
          <w:rFonts w:ascii="Times New Roman" w:hAnsi="Times New Roman"/>
          <w:color w:val="000000"/>
          <w:sz w:val="20"/>
        </w:rPr>
        <w:t>была прислана ошибка, то при получении повторного запроса будет возвращен тот же ответ с той же ошибкой.</w:t>
      </w:r>
    </w:p>
    <w:p w14:paraId="1E2D342E" w14:textId="77777777" w:rsidR="003D271F" w:rsidRDefault="00406DFC">
      <w:pPr>
        <w:numPr>
          <w:ilvl w:val="0"/>
          <w:numId w:val="36"/>
        </w:numPr>
        <w:tabs>
          <w:tab w:val="left" w:pos="240"/>
        </w:tabs>
        <w:spacing w:before="200" w:after="0" w:line="240" w:lineRule="auto"/>
        <w:ind w:left="240" w:hanging="40"/>
      </w:pPr>
      <w:bookmarkStart w:id="1288" w:name="d5e2071"/>
      <w:bookmarkStart w:id="1289" w:name="d5e1567"/>
      <w:r>
        <w:rPr>
          <w:rFonts w:ascii="Times New Roman" w:hAnsi="Times New Roman"/>
          <w:color w:val="000000"/>
          <w:sz w:val="20"/>
        </w:rPr>
        <w:t>Проверка на существование операции в БД. В случае отсутствия операции в смежную систему отправляется ошибка.</w:t>
      </w:r>
    </w:p>
    <w:p w14:paraId="47379D4E" w14:textId="77777777" w:rsidR="003D271F" w:rsidRDefault="00406DFC">
      <w:pPr>
        <w:numPr>
          <w:ilvl w:val="0"/>
          <w:numId w:val="36"/>
        </w:numPr>
        <w:tabs>
          <w:tab w:val="left" w:pos="240"/>
        </w:tabs>
        <w:spacing w:before="200" w:after="0" w:line="240" w:lineRule="auto"/>
        <w:ind w:left="240" w:hanging="40"/>
      </w:pPr>
      <w:bookmarkStart w:id="1290" w:name="d5e2073"/>
      <w:bookmarkStart w:id="1291" w:name="d5e1569"/>
      <w:bookmarkEnd w:id="1288"/>
      <w:bookmarkEnd w:id="1289"/>
      <w:r>
        <w:rPr>
          <w:rFonts w:ascii="Times New Roman" w:hAnsi="Times New Roman"/>
          <w:color w:val="000000"/>
          <w:sz w:val="20"/>
        </w:rPr>
        <w:t>По идентификатору операции проверяется ста</w:t>
      </w:r>
      <w:r>
        <w:rPr>
          <w:rFonts w:ascii="Times New Roman" w:hAnsi="Times New Roman"/>
          <w:color w:val="000000"/>
          <w:sz w:val="20"/>
        </w:rPr>
        <w:t>тус операции. Если операция находится в статусе отличном от "Не подтверждена" или "На контроль", то в смежную систему возвращается ошибка.</w:t>
      </w:r>
    </w:p>
    <w:p w14:paraId="3B9A95F3" w14:textId="77777777" w:rsidR="003D271F" w:rsidRDefault="00406DFC">
      <w:pPr>
        <w:numPr>
          <w:ilvl w:val="0"/>
          <w:numId w:val="36"/>
        </w:numPr>
        <w:tabs>
          <w:tab w:val="left" w:pos="240"/>
        </w:tabs>
        <w:spacing w:before="200" w:after="0" w:line="240" w:lineRule="auto"/>
        <w:ind w:left="240" w:hanging="40"/>
      </w:pPr>
      <w:bookmarkStart w:id="1292" w:name="d5e2075"/>
      <w:bookmarkStart w:id="1293" w:name="d5e1571"/>
      <w:bookmarkEnd w:id="1290"/>
      <w:bookmarkEnd w:id="1291"/>
      <w:r>
        <w:rPr>
          <w:rFonts w:ascii="Times New Roman" w:hAnsi="Times New Roman"/>
          <w:color w:val="000000"/>
          <w:sz w:val="20"/>
        </w:rPr>
        <w:t xml:space="preserve">Определение пользователя (по полям login) осуществляется поиском по комбинации табельный номер сотрудника + код </w:t>
      </w:r>
      <w:r>
        <w:rPr>
          <w:rFonts w:ascii="Times New Roman" w:hAnsi="Times New Roman"/>
          <w:color w:val="000000"/>
          <w:sz w:val="20"/>
        </w:rPr>
        <w:t>подразделения выполнения операции (deptCode).</w:t>
      </w:r>
    </w:p>
    <w:bookmarkEnd w:id="1292"/>
    <w:bookmarkEnd w:id="1293"/>
    <w:p w14:paraId="3477523C" w14:textId="77777777" w:rsidR="003D271F" w:rsidRDefault="00406DFC">
      <w:pPr>
        <w:spacing w:before="200" w:after="0" w:line="240" w:lineRule="auto"/>
        <w:ind w:left="240"/>
      </w:pPr>
      <w:r>
        <w:rPr>
          <w:rFonts w:ascii="Times New Roman" w:hAnsi="Times New Roman"/>
          <w:color w:val="000000"/>
          <w:sz w:val="20"/>
        </w:rPr>
        <w:t>Обработка ошибочных ситуаций аналогична методу создания кассовой операции create.</w:t>
      </w:r>
    </w:p>
    <w:p w14:paraId="609AA229" w14:textId="77777777" w:rsidR="003D271F" w:rsidRDefault="00406DFC">
      <w:pPr>
        <w:numPr>
          <w:ilvl w:val="0"/>
          <w:numId w:val="36"/>
        </w:numPr>
        <w:tabs>
          <w:tab w:val="left" w:pos="240"/>
        </w:tabs>
        <w:spacing w:before="200" w:after="0" w:line="240" w:lineRule="auto"/>
        <w:ind w:left="240" w:hanging="40"/>
      </w:pPr>
      <w:bookmarkStart w:id="1294" w:name="d5e2078"/>
      <w:bookmarkStart w:id="1295" w:name="d5e1574"/>
      <w:r>
        <w:rPr>
          <w:rFonts w:ascii="Times New Roman" w:hAnsi="Times New Roman"/>
          <w:color w:val="000000"/>
          <w:sz w:val="20"/>
        </w:rPr>
        <w:t>В случае возникновения ошибок при отмене операции в смежную систему возвращается ошибка.</w:t>
      </w:r>
    </w:p>
    <w:p w14:paraId="274BDAFC" w14:textId="77777777" w:rsidR="003D271F" w:rsidRDefault="00406DFC">
      <w:pPr>
        <w:spacing w:before="200" w:after="0" w:line="240" w:lineRule="auto"/>
      </w:pPr>
      <w:bookmarkStart w:id="1296" w:name="method_cancelJS_responce"/>
      <w:bookmarkEnd w:id="1294"/>
      <w:bookmarkEnd w:id="1295"/>
      <w:r>
        <w:rPr>
          <w:rFonts w:ascii="Arial" w:hAnsi="Arial"/>
          <w:b/>
          <w:color w:val="000000"/>
          <w:sz w:val="20"/>
        </w:rPr>
        <w:t xml:space="preserve">4.3.2.4.7. Разработка метода ответа на </w:t>
      </w:r>
      <w:r>
        <w:rPr>
          <w:rFonts w:ascii="Arial" w:hAnsi="Arial"/>
          <w:b/>
          <w:color w:val="000000"/>
          <w:sz w:val="20"/>
        </w:rPr>
        <w:t>отмену операции JournalService.cancel</w:t>
      </w:r>
    </w:p>
    <w:bookmarkEnd w:id="1296"/>
    <w:p w14:paraId="241CB217" w14:textId="77777777" w:rsidR="003D271F" w:rsidRDefault="00406DFC">
      <w:pPr>
        <w:spacing w:before="200" w:after="0" w:line="240" w:lineRule="auto"/>
      </w:pPr>
      <w:r>
        <w:rPr>
          <w:rFonts w:ascii="Times New Roman" w:hAnsi="Times New Roman"/>
          <w:color w:val="000000"/>
          <w:sz w:val="20"/>
        </w:rPr>
        <w:t>Реализовать метод для работы с веб-сервисом "Сервис журнала операций Spectrum" ('JournalService') для отмены операций cancel (Отмена операции). Ответ, возвращаемый данным методом на запрос (в асинхронном режиме), имеет</w:t>
      </w:r>
      <w:r>
        <w:rPr>
          <w:rFonts w:ascii="Times New Roman" w:hAnsi="Times New Roman"/>
          <w:color w:val="000000"/>
          <w:sz w:val="20"/>
        </w:rPr>
        <w:t xml:space="preserve"> следующую структуру:</w:t>
      </w:r>
    </w:p>
    <w:p w14:paraId="7BE8ED33" w14:textId="77777777" w:rsidR="003D271F" w:rsidRDefault="00406DFC">
      <w:pPr>
        <w:spacing w:before="240" w:after="0" w:line="240" w:lineRule="auto"/>
      </w:pPr>
      <w:bookmarkStart w:id="1297" w:name="d5e2083"/>
      <w:bookmarkStart w:id="1298" w:name="d5e1579"/>
      <w:r>
        <w:rPr>
          <w:rFonts w:ascii="Times New Roman" w:hAnsi="Times New Roman"/>
          <w:b/>
          <w:color w:val="000000"/>
          <w:sz w:val="24"/>
        </w:rPr>
        <w:t>Таблица 4. CancelOperationResponce</w:t>
      </w:r>
    </w:p>
    <w:bookmarkEnd w:id="1297"/>
    <w:bookmarkEnd w:id="1298"/>
    <w:p w14:paraId="31E0BD5B" w14:textId="77777777" w:rsidR="003D271F" w:rsidRDefault="003D271F">
      <w:pPr>
        <w:spacing w:after="0" w:line="240" w:lineRule="auto"/>
        <w:rPr>
          <w:sz w:val="14"/>
        </w:rPr>
      </w:pPr>
    </w:p>
    <w:tbl>
      <w:tblPr>
        <w:tblW w:w="0" w:type="auto"/>
        <w:tblInd w:w="25" w:type="dxa"/>
        <w:tblLayout w:type="fixed"/>
        <w:tblCellMar>
          <w:left w:w="10" w:type="dxa"/>
          <w:right w:w="10" w:type="dxa"/>
        </w:tblCellMar>
        <w:tblLook w:val="0000" w:firstRow="0" w:lastRow="0" w:firstColumn="0" w:lastColumn="0" w:noHBand="0" w:noVBand="0"/>
      </w:tblPr>
      <w:tblGrid>
        <w:gridCol w:w="632"/>
        <w:gridCol w:w="1444"/>
        <w:gridCol w:w="2708"/>
        <w:gridCol w:w="1444"/>
        <w:gridCol w:w="2798"/>
      </w:tblGrid>
      <w:tr w:rsidR="000941B2" w14:paraId="29202F34" w14:textId="77777777" w:rsidTr="000941B2">
        <w:tblPrEx>
          <w:tblCellMar>
            <w:top w:w="0" w:type="dxa"/>
            <w:bottom w:w="0" w:type="dxa"/>
          </w:tblCellMar>
        </w:tblPrEx>
        <w:trPr>
          <w:tblHeader/>
        </w:trPr>
        <w:tc>
          <w:tcPr>
            <w:tcW w:w="2076" w:type="dxa"/>
            <w:gridSpan w:val="2"/>
            <w:tcBorders>
              <w:top w:val="single" w:sz="4" w:space="0" w:color="000000"/>
              <w:left w:val="single" w:sz="4" w:space="0" w:color="000000"/>
              <w:bottom w:val="single" w:sz="4" w:space="0" w:color="000000"/>
              <w:right w:val="single" w:sz="4" w:space="0" w:color="000000"/>
            </w:tcBorders>
            <w:shd w:val="clear" w:color="auto" w:fill="EEEEEE"/>
            <w:tcMar>
              <w:top w:w="40" w:type="dxa"/>
              <w:left w:w="20" w:type="dxa"/>
              <w:bottom w:w="40" w:type="dxa"/>
            </w:tcMar>
          </w:tcPr>
          <w:p w14:paraId="15CD2168" w14:textId="77777777" w:rsidR="003D271F" w:rsidRDefault="00406DFC">
            <w:pPr>
              <w:spacing w:after="0" w:line="240" w:lineRule="auto"/>
              <w:jc w:val="center"/>
            </w:pPr>
            <w:r>
              <w:rPr>
                <w:rFonts w:ascii="Times New Roman" w:hAnsi="Times New Roman"/>
                <w:b/>
                <w:color w:val="000000"/>
                <w:sz w:val="17"/>
              </w:rPr>
              <w:t>Элемент</w:t>
            </w:r>
          </w:p>
        </w:tc>
        <w:tc>
          <w:tcPr>
            <w:tcW w:w="2708"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798741FC" w14:textId="77777777" w:rsidR="003D271F" w:rsidRDefault="00406DFC">
            <w:pPr>
              <w:spacing w:after="0" w:line="240" w:lineRule="auto"/>
              <w:jc w:val="center"/>
            </w:pPr>
            <w:r>
              <w:rPr>
                <w:rFonts w:ascii="Times New Roman" w:hAnsi="Times New Roman"/>
                <w:b/>
                <w:color w:val="000000"/>
                <w:sz w:val="17"/>
              </w:rPr>
              <w:t>Тип</w:t>
            </w:r>
          </w:p>
        </w:tc>
        <w:tc>
          <w:tcPr>
            <w:tcW w:w="1444"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54FB4B05" w14:textId="77777777" w:rsidR="003D271F" w:rsidRDefault="00406DFC">
            <w:pPr>
              <w:spacing w:after="0" w:line="240" w:lineRule="auto"/>
              <w:jc w:val="center"/>
            </w:pPr>
            <w:r>
              <w:rPr>
                <w:rFonts w:ascii="Times New Roman" w:hAnsi="Times New Roman"/>
                <w:b/>
                <w:color w:val="000000"/>
                <w:sz w:val="17"/>
              </w:rPr>
              <w:t>Кратность</w:t>
            </w:r>
          </w:p>
        </w:tc>
        <w:tc>
          <w:tcPr>
            <w:tcW w:w="2798"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4779DD00" w14:textId="77777777" w:rsidR="003D271F" w:rsidRDefault="00406DFC">
            <w:pPr>
              <w:spacing w:after="0" w:line="240" w:lineRule="auto"/>
              <w:jc w:val="center"/>
            </w:pPr>
            <w:r>
              <w:rPr>
                <w:rFonts w:ascii="Times New Roman" w:hAnsi="Times New Roman"/>
                <w:b/>
                <w:color w:val="000000"/>
                <w:sz w:val="17"/>
              </w:rPr>
              <w:t>Назначение</w:t>
            </w:r>
          </w:p>
        </w:tc>
      </w:tr>
      <w:tr w:rsidR="000941B2" w14:paraId="78BD399B" w14:textId="77777777" w:rsidTr="000941B2">
        <w:tblPrEx>
          <w:tblCellMar>
            <w:top w:w="0" w:type="dxa"/>
            <w:bottom w:w="0" w:type="dxa"/>
          </w:tblCellMar>
        </w:tblPrEx>
        <w:tc>
          <w:tcPr>
            <w:tcW w:w="2076" w:type="dxa"/>
            <w:gridSpan w:val="2"/>
            <w:tcBorders>
              <w:left w:val="single" w:sz="4" w:space="0" w:color="000000"/>
              <w:bottom w:val="single" w:sz="4" w:space="0" w:color="000000"/>
              <w:right w:val="single" w:sz="4" w:space="0" w:color="000000"/>
            </w:tcBorders>
            <w:tcMar>
              <w:top w:w="40" w:type="dxa"/>
              <w:left w:w="20" w:type="dxa"/>
              <w:bottom w:w="40" w:type="dxa"/>
            </w:tcMar>
          </w:tcPr>
          <w:p w14:paraId="52BFAE70" w14:textId="77777777" w:rsidR="003D271F" w:rsidRDefault="00406DFC">
            <w:pPr>
              <w:spacing w:after="0" w:line="240" w:lineRule="auto"/>
            </w:pPr>
            <w:r>
              <w:rPr>
                <w:rFonts w:ascii="Times New Roman" w:hAnsi="Times New Roman"/>
                <w:color w:val="000000"/>
                <w:sz w:val="17"/>
              </w:rPr>
              <w:t>operationActionResultEntity</w:t>
            </w:r>
          </w:p>
        </w:tc>
        <w:tc>
          <w:tcPr>
            <w:tcW w:w="2708" w:type="dxa"/>
            <w:tcBorders>
              <w:bottom w:val="single" w:sz="4" w:space="0" w:color="000000"/>
              <w:right w:val="single" w:sz="4" w:space="0" w:color="000000"/>
            </w:tcBorders>
            <w:tcMar>
              <w:top w:w="40" w:type="dxa"/>
              <w:left w:w="20" w:type="dxa"/>
              <w:bottom w:w="40" w:type="dxa"/>
              <w:right w:w="20" w:type="dxa"/>
            </w:tcMar>
          </w:tcPr>
          <w:p w14:paraId="1E93E2A5" w14:textId="77777777" w:rsidR="003D271F" w:rsidRDefault="00406DFC">
            <w:pPr>
              <w:spacing w:after="0" w:line="240" w:lineRule="auto"/>
              <w:jc w:val="center"/>
            </w:pPr>
            <w:r>
              <w:rPr>
                <w:rFonts w:ascii="Times New Roman" w:hAnsi="Times New Roman"/>
                <w:color w:val="000000"/>
                <w:sz w:val="17"/>
              </w:rPr>
              <w:t>OperationActionResultEntity</w:t>
            </w:r>
          </w:p>
        </w:tc>
        <w:tc>
          <w:tcPr>
            <w:tcW w:w="1444" w:type="dxa"/>
            <w:tcBorders>
              <w:bottom w:val="single" w:sz="4" w:space="0" w:color="000000"/>
              <w:right w:val="single" w:sz="4" w:space="0" w:color="000000"/>
            </w:tcBorders>
            <w:tcMar>
              <w:top w:w="40" w:type="dxa"/>
              <w:left w:w="20" w:type="dxa"/>
              <w:bottom w:w="40" w:type="dxa"/>
              <w:right w:w="20" w:type="dxa"/>
            </w:tcMar>
          </w:tcPr>
          <w:p w14:paraId="2A6A9342" w14:textId="77777777" w:rsidR="003D271F" w:rsidRDefault="00406DFC">
            <w:pPr>
              <w:spacing w:after="0" w:line="240" w:lineRule="auto"/>
              <w:jc w:val="center"/>
            </w:pPr>
            <w:r>
              <w:rPr>
                <w:rFonts w:ascii="Times New Roman" w:hAnsi="Times New Roman"/>
                <w:color w:val="000000"/>
                <w:sz w:val="17"/>
              </w:rPr>
              <w:t>1</w:t>
            </w:r>
          </w:p>
        </w:tc>
        <w:tc>
          <w:tcPr>
            <w:tcW w:w="2798" w:type="dxa"/>
            <w:tcBorders>
              <w:bottom w:val="single" w:sz="4" w:space="0" w:color="000000"/>
              <w:right w:val="single" w:sz="4" w:space="0" w:color="000000"/>
            </w:tcBorders>
            <w:tcMar>
              <w:top w:w="40" w:type="dxa"/>
              <w:left w:w="20" w:type="dxa"/>
              <w:bottom w:w="40" w:type="dxa"/>
              <w:right w:w="20" w:type="dxa"/>
            </w:tcMar>
          </w:tcPr>
          <w:p w14:paraId="55A0111C" w14:textId="77777777" w:rsidR="003D271F" w:rsidRDefault="00406DFC">
            <w:pPr>
              <w:spacing w:after="0" w:line="240" w:lineRule="auto"/>
            </w:pPr>
            <w:r>
              <w:rPr>
                <w:rFonts w:ascii="Times New Roman" w:hAnsi="Times New Roman"/>
                <w:color w:val="000000"/>
                <w:sz w:val="17"/>
              </w:rPr>
              <w:t>Информация о результате отмены операции</w:t>
            </w:r>
          </w:p>
        </w:tc>
      </w:tr>
      <w:tr w:rsidR="003D271F" w14:paraId="1D16B984" w14:textId="77777777">
        <w:tblPrEx>
          <w:tblCellMar>
            <w:top w:w="0" w:type="dxa"/>
            <w:bottom w:w="0" w:type="dxa"/>
          </w:tblCellMar>
        </w:tblPrEx>
        <w:tc>
          <w:tcPr>
            <w:tcW w:w="632" w:type="dxa"/>
            <w:tcBorders>
              <w:left w:val="single" w:sz="4" w:space="0" w:color="000000"/>
              <w:bottom w:val="single" w:sz="4" w:space="0" w:color="000000"/>
            </w:tcBorders>
            <w:tcMar>
              <w:top w:w="40" w:type="dxa"/>
              <w:left w:w="20" w:type="dxa"/>
              <w:bottom w:w="40" w:type="dxa"/>
              <w:right w:w="20" w:type="dxa"/>
            </w:tcMar>
          </w:tcPr>
          <w:p w14:paraId="0E57F8BB"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5FEDD681" w14:textId="77777777" w:rsidR="003D271F" w:rsidRDefault="00406DFC">
            <w:pPr>
              <w:spacing w:after="0" w:line="240" w:lineRule="auto"/>
            </w:pPr>
            <w:r>
              <w:rPr>
                <w:rFonts w:ascii="Times New Roman" w:hAnsi="Times New Roman"/>
                <w:color w:val="000000"/>
                <w:sz w:val="17"/>
              </w:rPr>
              <w:t>errorCode</w:t>
            </w:r>
          </w:p>
        </w:tc>
        <w:tc>
          <w:tcPr>
            <w:tcW w:w="2708" w:type="dxa"/>
            <w:tcBorders>
              <w:bottom w:val="single" w:sz="4" w:space="0" w:color="000000"/>
              <w:right w:val="single" w:sz="4" w:space="0" w:color="000000"/>
            </w:tcBorders>
            <w:tcMar>
              <w:top w:w="40" w:type="dxa"/>
              <w:left w:w="20" w:type="dxa"/>
              <w:bottom w:w="40" w:type="dxa"/>
              <w:right w:w="20" w:type="dxa"/>
            </w:tcMar>
          </w:tcPr>
          <w:p w14:paraId="424AF206" w14:textId="77777777" w:rsidR="003D271F" w:rsidRDefault="00406DFC">
            <w:pPr>
              <w:spacing w:after="0" w:line="240" w:lineRule="auto"/>
              <w:jc w:val="center"/>
            </w:pPr>
            <w:r>
              <w:rPr>
                <w:rFonts w:ascii="Times New Roman" w:hAnsi="Times New Roman"/>
                <w:color w:val="000000"/>
                <w:sz w:val="17"/>
              </w:rPr>
              <w:t>string</w:t>
            </w:r>
          </w:p>
        </w:tc>
        <w:tc>
          <w:tcPr>
            <w:tcW w:w="1444" w:type="dxa"/>
            <w:tcBorders>
              <w:bottom w:val="single" w:sz="4" w:space="0" w:color="000000"/>
              <w:right w:val="single" w:sz="4" w:space="0" w:color="000000"/>
            </w:tcBorders>
            <w:tcMar>
              <w:top w:w="40" w:type="dxa"/>
              <w:left w:w="20" w:type="dxa"/>
              <w:bottom w:w="40" w:type="dxa"/>
              <w:right w:w="20" w:type="dxa"/>
            </w:tcMar>
          </w:tcPr>
          <w:p w14:paraId="50339DE1" w14:textId="77777777" w:rsidR="003D271F" w:rsidRDefault="00406DFC">
            <w:pPr>
              <w:spacing w:after="0" w:line="240" w:lineRule="auto"/>
              <w:jc w:val="center"/>
            </w:pPr>
            <w:r>
              <w:rPr>
                <w:rFonts w:ascii="Times New Roman" w:hAnsi="Times New Roman"/>
                <w:color w:val="000000"/>
                <w:sz w:val="17"/>
              </w:rPr>
              <w:t>0..1</w:t>
            </w:r>
          </w:p>
        </w:tc>
        <w:tc>
          <w:tcPr>
            <w:tcW w:w="2798" w:type="dxa"/>
            <w:tcBorders>
              <w:bottom w:val="single" w:sz="4" w:space="0" w:color="000000"/>
              <w:right w:val="single" w:sz="4" w:space="0" w:color="000000"/>
            </w:tcBorders>
            <w:tcMar>
              <w:top w:w="40" w:type="dxa"/>
              <w:left w:w="20" w:type="dxa"/>
              <w:bottom w:w="40" w:type="dxa"/>
              <w:right w:w="20" w:type="dxa"/>
            </w:tcMar>
          </w:tcPr>
          <w:p w14:paraId="673CA870" w14:textId="77777777" w:rsidR="003D271F" w:rsidRDefault="00406DFC">
            <w:pPr>
              <w:spacing w:after="0" w:line="240" w:lineRule="auto"/>
            </w:pPr>
            <w:r>
              <w:rPr>
                <w:rFonts w:ascii="Times New Roman" w:hAnsi="Times New Roman"/>
                <w:color w:val="000000"/>
                <w:sz w:val="17"/>
              </w:rPr>
              <w:t>Код ошибки отмены операции</w:t>
            </w:r>
          </w:p>
        </w:tc>
      </w:tr>
      <w:tr w:rsidR="003D271F" w14:paraId="41F07E52" w14:textId="77777777">
        <w:tblPrEx>
          <w:tblCellMar>
            <w:top w:w="0" w:type="dxa"/>
            <w:bottom w:w="0" w:type="dxa"/>
          </w:tblCellMar>
        </w:tblPrEx>
        <w:tc>
          <w:tcPr>
            <w:tcW w:w="632" w:type="dxa"/>
            <w:tcBorders>
              <w:left w:val="single" w:sz="4" w:space="0" w:color="000000"/>
              <w:bottom w:val="single" w:sz="4" w:space="0" w:color="000000"/>
            </w:tcBorders>
            <w:tcMar>
              <w:top w:w="40" w:type="dxa"/>
              <w:left w:w="20" w:type="dxa"/>
              <w:bottom w:w="40" w:type="dxa"/>
              <w:right w:w="20" w:type="dxa"/>
            </w:tcMar>
          </w:tcPr>
          <w:p w14:paraId="0BD7B4DA"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6D41D600" w14:textId="77777777" w:rsidR="003D271F" w:rsidRDefault="00406DFC">
            <w:pPr>
              <w:spacing w:after="0" w:line="240" w:lineRule="auto"/>
            </w:pPr>
            <w:r>
              <w:rPr>
                <w:rFonts w:ascii="Times New Roman" w:hAnsi="Times New Roman"/>
                <w:color w:val="000000"/>
                <w:sz w:val="17"/>
              </w:rPr>
              <w:t>errorDetails</w:t>
            </w:r>
          </w:p>
        </w:tc>
        <w:tc>
          <w:tcPr>
            <w:tcW w:w="2708" w:type="dxa"/>
            <w:tcBorders>
              <w:bottom w:val="single" w:sz="4" w:space="0" w:color="000000"/>
              <w:right w:val="single" w:sz="4" w:space="0" w:color="000000"/>
            </w:tcBorders>
            <w:tcMar>
              <w:top w:w="40" w:type="dxa"/>
              <w:left w:w="20" w:type="dxa"/>
              <w:bottom w:w="40" w:type="dxa"/>
              <w:right w:w="20" w:type="dxa"/>
            </w:tcMar>
          </w:tcPr>
          <w:p w14:paraId="11BBB0CB" w14:textId="77777777" w:rsidR="003D271F" w:rsidRDefault="00406DFC">
            <w:pPr>
              <w:spacing w:after="0" w:line="240" w:lineRule="auto"/>
              <w:jc w:val="center"/>
            </w:pPr>
            <w:r>
              <w:rPr>
                <w:rFonts w:ascii="Times New Roman" w:hAnsi="Times New Roman"/>
                <w:color w:val="000000"/>
                <w:sz w:val="17"/>
              </w:rPr>
              <w:t>string</w:t>
            </w:r>
          </w:p>
        </w:tc>
        <w:tc>
          <w:tcPr>
            <w:tcW w:w="1444" w:type="dxa"/>
            <w:tcBorders>
              <w:bottom w:val="single" w:sz="4" w:space="0" w:color="000000"/>
              <w:right w:val="single" w:sz="4" w:space="0" w:color="000000"/>
            </w:tcBorders>
            <w:tcMar>
              <w:top w:w="40" w:type="dxa"/>
              <w:left w:w="20" w:type="dxa"/>
              <w:bottom w:w="40" w:type="dxa"/>
              <w:right w:w="20" w:type="dxa"/>
            </w:tcMar>
          </w:tcPr>
          <w:p w14:paraId="687A19B6" w14:textId="77777777" w:rsidR="003D271F" w:rsidRDefault="00406DFC">
            <w:pPr>
              <w:spacing w:after="0" w:line="240" w:lineRule="auto"/>
              <w:jc w:val="center"/>
            </w:pPr>
            <w:r>
              <w:rPr>
                <w:rFonts w:ascii="Times New Roman" w:hAnsi="Times New Roman"/>
                <w:color w:val="000000"/>
                <w:sz w:val="17"/>
              </w:rPr>
              <w:t>0..1</w:t>
            </w:r>
          </w:p>
        </w:tc>
        <w:tc>
          <w:tcPr>
            <w:tcW w:w="2798" w:type="dxa"/>
            <w:tcBorders>
              <w:bottom w:val="single" w:sz="4" w:space="0" w:color="000000"/>
              <w:right w:val="single" w:sz="4" w:space="0" w:color="000000"/>
            </w:tcBorders>
            <w:tcMar>
              <w:top w:w="40" w:type="dxa"/>
              <w:left w:w="20" w:type="dxa"/>
              <w:bottom w:w="40" w:type="dxa"/>
              <w:right w:w="20" w:type="dxa"/>
            </w:tcMar>
          </w:tcPr>
          <w:p w14:paraId="2F393D46" w14:textId="77777777" w:rsidR="003D271F" w:rsidRDefault="00406DFC">
            <w:pPr>
              <w:spacing w:after="0" w:line="240" w:lineRule="auto"/>
            </w:pPr>
            <w:r>
              <w:rPr>
                <w:rFonts w:ascii="Times New Roman" w:hAnsi="Times New Roman"/>
                <w:color w:val="000000"/>
                <w:sz w:val="17"/>
              </w:rPr>
              <w:t>Полное сообщение об ошибке отмены операции</w:t>
            </w:r>
          </w:p>
        </w:tc>
      </w:tr>
      <w:tr w:rsidR="003D271F" w14:paraId="24451AF8" w14:textId="77777777">
        <w:tblPrEx>
          <w:tblCellMar>
            <w:top w:w="0" w:type="dxa"/>
            <w:bottom w:w="0" w:type="dxa"/>
          </w:tblCellMar>
        </w:tblPrEx>
        <w:tc>
          <w:tcPr>
            <w:tcW w:w="632" w:type="dxa"/>
            <w:tcBorders>
              <w:left w:val="single" w:sz="4" w:space="0" w:color="000000"/>
              <w:bottom w:val="single" w:sz="4" w:space="0" w:color="000000"/>
            </w:tcBorders>
            <w:tcMar>
              <w:top w:w="40" w:type="dxa"/>
              <w:left w:w="20" w:type="dxa"/>
              <w:bottom w:w="40" w:type="dxa"/>
              <w:right w:w="20" w:type="dxa"/>
            </w:tcMar>
          </w:tcPr>
          <w:p w14:paraId="422AEC1A"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03B072E5" w14:textId="77777777" w:rsidR="003D271F" w:rsidRDefault="00406DFC">
            <w:pPr>
              <w:spacing w:after="0" w:line="240" w:lineRule="auto"/>
            </w:pPr>
            <w:r>
              <w:rPr>
                <w:rFonts w:ascii="Times New Roman" w:hAnsi="Times New Roman"/>
                <w:color w:val="000000"/>
                <w:sz w:val="17"/>
              </w:rPr>
              <w:t>errorMessage</w:t>
            </w:r>
          </w:p>
        </w:tc>
        <w:tc>
          <w:tcPr>
            <w:tcW w:w="2708" w:type="dxa"/>
            <w:tcBorders>
              <w:bottom w:val="single" w:sz="4" w:space="0" w:color="000000"/>
              <w:right w:val="single" w:sz="4" w:space="0" w:color="000000"/>
            </w:tcBorders>
            <w:tcMar>
              <w:top w:w="40" w:type="dxa"/>
              <w:left w:w="20" w:type="dxa"/>
              <w:bottom w:w="40" w:type="dxa"/>
              <w:right w:w="20" w:type="dxa"/>
            </w:tcMar>
          </w:tcPr>
          <w:p w14:paraId="23347FAE" w14:textId="77777777" w:rsidR="003D271F" w:rsidRDefault="00406DFC">
            <w:pPr>
              <w:spacing w:after="0" w:line="240" w:lineRule="auto"/>
              <w:jc w:val="center"/>
            </w:pPr>
            <w:r>
              <w:rPr>
                <w:rFonts w:ascii="Times New Roman" w:hAnsi="Times New Roman"/>
                <w:color w:val="000000"/>
                <w:sz w:val="17"/>
              </w:rPr>
              <w:t>string</w:t>
            </w:r>
          </w:p>
        </w:tc>
        <w:tc>
          <w:tcPr>
            <w:tcW w:w="1444" w:type="dxa"/>
            <w:tcBorders>
              <w:bottom w:val="single" w:sz="4" w:space="0" w:color="000000"/>
              <w:right w:val="single" w:sz="4" w:space="0" w:color="000000"/>
            </w:tcBorders>
            <w:tcMar>
              <w:top w:w="40" w:type="dxa"/>
              <w:left w:w="20" w:type="dxa"/>
              <w:bottom w:w="40" w:type="dxa"/>
              <w:right w:w="20" w:type="dxa"/>
            </w:tcMar>
          </w:tcPr>
          <w:p w14:paraId="3012EA70" w14:textId="77777777" w:rsidR="003D271F" w:rsidRDefault="00406DFC">
            <w:pPr>
              <w:spacing w:after="0" w:line="240" w:lineRule="auto"/>
              <w:jc w:val="center"/>
            </w:pPr>
            <w:r>
              <w:rPr>
                <w:rFonts w:ascii="Times New Roman" w:hAnsi="Times New Roman"/>
                <w:color w:val="000000"/>
                <w:sz w:val="17"/>
              </w:rPr>
              <w:t>0..1</w:t>
            </w:r>
          </w:p>
        </w:tc>
        <w:tc>
          <w:tcPr>
            <w:tcW w:w="2798" w:type="dxa"/>
            <w:tcBorders>
              <w:bottom w:val="single" w:sz="4" w:space="0" w:color="000000"/>
              <w:right w:val="single" w:sz="4" w:space="0" w:color="000000"/>
            </w:tcBorders>
            <w:tcMar>
              <w:top w:w="40" w:type="dxa"/>
              <w:left w:w="20" w:type="dxa"/>
              <w:bottom w:w="40" w:type="dxa"/>
              <w:right w:w="20" w:type="dxa"/>
            </w:tcMar>
          </w:tcPr>
          <w:p w14:paraId="60B89550" w14:textId="77777777" w:rsidR="003D271F" w:rsidRDefault="00406DFC">
            <w:pPr>
              <w:spacing w:after="0" w:line="240" w:lineRule="auto"/>
            </w:pPr>
            <w:r>
              <w:rPr>
                <w:rFonts w:ascii="Times New Roman" w:hAnsi="Times New Roman"/>
                <w:color w:val="000000"/>
                <w:sz w:val="17"/>
              </w:rPr>
              <w:t>Текст сообщения об ошибке отмены операции</w:t>
            </w:r>
          </w:p>
        </w:tc>
      </w:tr>
      <w:tr w:rsidR="003D271F" w14:paraId="20ED3618" w14:textId="77777777">
        <w:tblPrEx>
          <w:tblCellMar>
            <w:top w:w="0" w:type="dxa"/>
            <w:bottom w:w="0" w:type="dxa"/>
          </w:tblCellMar>
        </w:tblPrEx>
        <w:tc>
          <w:tcPr>
            <w:tcW w:w="632" w:type="dxa"/>
            <w:tcBorders>
              <w:left w:val="single" w:sz="4" w:space="0" w:color="000000"/>
              <w:bottom w:val="single" w:sz="4" w:space="0" w:color="000000"/>
            </w:tcBorders>
            <w:tcMar>
              <w:top w:w="40" w:type="dxa"/>
              <w:left w:w="20" w:type="dxa"/>
              <w:bottom w:w="40" w:type="dxa"/>
              <w:right w:w="20" w:type="dxa"/>
            </w:tcMar>
          </w:tcPr>
          <w:p w14:paraId="0A286E12"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4C135113" w14:textId="77777777" w:rsidR="003D271F" w:rsidRDefault="00406DFC">
            <w:pPr>
              <w:spacing w:after="0" w:line="240" w:lineRule="auto"/>
            </w:pPr>
            <w:r>
              <w:rPr>
                <w:rFonts w:ascii="Times New Roman" w:hAnsi="Times New Roman"/>
                <w:color w:val="000000"/>
                <w:sz w:val="17"/>
              </w:rPr>
              <w:t>operJournalId</w:t>
            </w:r>
          </w:p>
        </w:tc>
        <w:tc>
          <w:tcPr>
            <w:tcW w:w="2708" w:type="dxa"/>
            <w:tcBorders>
              <w:bottom w:val="single" w:sz="4" w:space="0" w:color="000000"/>
              <w:right w:val="single" w:sz="4" w:space="0" w:color="000000"/>
            </w:tcBorders>
            <w:tcMar>
              <w:top w:w="40" w:type="dxa"/>
              <w:left w:w="20" w:type="dxa"/>
              <w:bottom w:w="40" w:type="dxa"/>
              <w:right w:w="20" w:type="dxa"/>
            </w:tcMar>
          </w:tcPr>
          <w:p w14:paraId="1C1A2A02" w14:textId="77777777" w:rsidR="003D271F" w:rsidRDefault="00406DFC">
            <w:pPr>
              <w:spacing w:after="0" w:line="240" w:lineRule="auto"/>
              <w:jc w:val="center"/>
            </w:pPr>
            <w:r>
              <w:rPr>
                <w:rFonts w:ascii="Times New Roman" w:hAnsi="Times New Roman"/>
                <w:color w:val="000000"/>
                <w:sz w:val="17"/>
              </w:rPr>
              <w:t>string</w:t>
            </w:r>
          </w:p>
        </w:tc>
        <w:tc>
          <w:tcPr>
            <w:tcW w:w="1444" w:type="dxa"/>
            <w:tcBorders>
              <w:bottom w:val="single" w:sz="4" w:space="0" w:color="000000"/>
              <w:right w:val="single" w:sz="4" w:space="0" w:color="000000"/>
            </w:tcBorders>
            <w:tcMar>
              <w:top w:w="40" w:type="dxa"/>
              <w:left w:w="20" w:type="dxa"/>
              <w:bottom w:w="40" w:type="dxa"/>
              <w:right w:w="20" w:type="dxa"/>
            </w:tcMar>
          </w:tcPr>
          <w:p w14:paraId="32CA5BFB" w14:textId="77777777" w:rsidR="003D271F" w:rsidRDefault="00406DFC">
            <w:pPr>
              <w:spacing w:after="0" w:line="240" w:lineRule="auto"/>
              <w:jc w:val="center"/>
            </w:pPr>
            <w:r>
              <w:rPr>
                <w:rFonts w:ascii="Times New Roman" w:hAnsi="Times New Roman"/>
                <w:color w:val="000000"/>
                <w:sz w:val="17"/>
              </w:rPr>
              <w:t>0..1</w:t>
            </w:r>
          </w:p>
        </w:tc>
        <w:tc>
          <w:tcPr>
            <w:tcW w:w="2798" w:type="dxa"/>
            <w:tcBorders>
              <w:bottom w:val="single" w:sz="4" w:space="0" w:color="000000"/>
              <w:right w:val="single" w:sz="4" w:space="0" w:color="000000"/>
            </w:tcBorders>
            <w:tcMar>
              <w:top w:w="40" w:type="dxa"/>
              <w:left w:w="20" w:type="dxa"/>
              <w:bottom w:w="40" w:type="dxa"/>
              <w:right w:w="20" w:type="dxa"/>
            </w:tcMar>
          </w:tcPr>
          <w:p w14:paraId="18376A14" w14:textId="77777777" w:rsidR="003D271F" w:rsidRDefault="00406DFC">
            <w:pPr>
              <w:spacing w:after="0" w:line="240" w:lineRule="auto"/>
            </w:pPr>
            <w:r>
              <w:rPr>
                <w:rFonts w:ascii="Times New Roman" w:hAnsi="Times New Roman"/>
                <w:color w:val="000000"/>
                <w:sz w:val="17"/>
              </w:rPr>
              <w:t>ID операции в Спектрум</w:t>
            </w:r>
          </w:p>
        </w:tc>
      </w:tr>
      <w:tr w:rsidR="000941B2" w14:paraId="3A060538" w14:textId="77777777" w:rsidTr="000941B2">
        <w:tblPrEx>
          <w:tblCellMar>
            <w:top w:w="0" w:type="dxa"/>
            <w:bottom w:w="0" w:type="dxa"/>
          </w:tblCellMar>
        </w:tblPrEx>
        <w:tc>
          <w:tcPr>
            <w:tcW w:w="2076" w:type="dxa"/>
            <w:gridSpan w:val="2"/>
            <w:tcBorders>
              <w:left w:val="single" w:sz="4" w:space="0" w:color="000000"/>
              <w:bottom w:val="single" w:sz="4" w:space="0" w:color="000000"/>
              <w:right w:val="single" w:sz="4" w:space="0" w:color="000000"/>
            </w:tcBorders>
            <w:tcMar>
              <w:top w:w="40" w:type="dxa"/>
              <w:left w:w="20" w:type="dxa"/>
              <w:bottom w:w="40" w:type="dxa"/>
            </w:tcMar>
          </w:tcPr>
          <w:p w14:paraId="4740EC5E" w14:textId="77777777" w:rsidR="003D271F" w:rsidRDefault="00406DFC">
            <w:pPr>
              <w:spacing w:after="0" w:line="240" w:lineRule="auto"/>
            </w:pPr>
            <w:r>
              <w:rPr>
                <w:rFonts w:ascii="Times New Roman" w:hAnsi="Times New Roman"/>
                <w:color w:val="000000"/>
                <w:sz w:val="17"/>
              </w:rPr>
              <w:t>responseInfo</w:t>
            </w:r>
          </w:p>
        </w:tc>
        <w:tc>
          <w:tcPr>
            <w:tcW w:w="2708" w:type="dxa"/>
            <w:tcBorders>
              <w:bottom w:val="single" w:sz="4" w:space="0" w:color="000000"/>
              <w:right w:val="single" w:sz="4" w:space="0" w:color="000000"/>
            </w:tcBorders>
            <w:tcMar>
              <w:top w:w="40" w:type="dxa"/>
              <w:left w:w="20" w:type="dxa"/>
              <w:bottom w:w="40" w:type="dxa"/>
              <w:right w:w="20" w:type="dxa"/>
            </w:tcMar>
          </w:tcPr>
          <w:p w14:paraId="20B8AE16" w14:textId="77777777" w:rsidR="003D271F" w:rsidRDefault="00406DFC">
            <w:pPr>
              <w:spacing w:after="0" w:line="240" w:lineRule="auto"/>
              <w:jc w:val="center"/>
            </w:pPr>
            <w:r>
              <w:rPr>
                <w:rFonts w:ascii="Times New Roman" w:hAnsi="Times New Roman"/>
                <w:color w:val="000000"/>
                <w:sz w:val="17"/>
              </w:rPr>
              <w:t>ResponseInfo</w:t>
            </w:r>
          </w:p>
        </w:tc>
        <w:tc>
          <w:tcPr>
            <w:tcW w:w="1444" w:type="dxa"/>
            <w:tcBorders>
              <w:bottom w:val="single" w:sz="4" w:space="0" w:color="000000"/>
              <w:right w:val="single" w:sz="4" w:space="0" w:color="000000"/>
            </w:tcBorders>
            <w:tcMar>
              <w:top w:w="40" w:type="dxa"/>
              <w:left w:w="20" w:type="dxa"/>
              <w:bottom w:w="40" w:type="dxa"/>
              <w:right w:w="20" w:type="dxa"/>
            </w:tcMar>
          </w:tcPr>
          <w:p w14:paraId="67FB56F5" w14:textId="77777777" w:rsidR="003D271F" w:rsidRDefault="00406DFC">
            <w:pPr>
              <w:spacing w:after="0" w:line="240" w:lineRule="auto"/>
              <w:jc w:val="center"/>
            </w:pPr>
            <w:r>
              <w:rPr>
                <w:rFonts w:ascii="Times New Roman" w:hAnsi="Times New Roman"/>
                <w:color w:val="000000"/>
                <w:sz w:val="17"/>
              </w:rPr>
              <w:t>1</w:t>
            </w:r>
          </w:p>
        </w:tc>
        <w:tc>
          <w:tcPr>
            <w:tcW w:w="2798" w:type="dxa"/>
            <w:tcBorders>
              <w:bottom w:val="single" w:sz="4" w:space="0" w:color="000000"/>
              <w:right w:val="single" w:sz="4" w:space="0" w:color="000000"/>
            </w:tcBorders>
            <w:tcMar>
              <w:top w:w="40" w:type="dxa"/>
              <w:left w:w="20" w:type="dxa"/>
              <w:bottom w:w="40" w:type="dxa"/>
              <w:right w:w="20" w:type="dxa"/>
            </w:tcMar>
          </w:tcPr>
          <w:p w14:paraId="3043F475" w14:textId="77777777" w:rsidR="003D271F" w:rsidRDefault="00406DFC">
            <w:pPr>
              <w:spacing w:after="0" w:line="240" w:lineRule="auto"/>
            </w:pPr>
            <w:r>
              <w:rPr>
                <w:rFonts w:ascii="Times New Roman" w:hAnsi="Times New Roman"/>
                <w:color w:val="000000"/>
                <w:sz w:val="17"/>
              </w:rPr>
              <w:t xml:space="preserve">Служебная информация об ответе на </w:t>
            </w:r>
            <w:r>
              <w:rPr>
                <w:rFonts w:ascii="Times New Roman" w:hAnsi="Times New Roman"/>
                <w:color w:val="000000"/>
                <w:sz w:val="17"/>
              </w:rPr>
              <w:t>запрос</w:t>
            </w:r>
          </w:p>
        </w:tc>
      </w:tr>
      <w:tr w:rsidR="003D271F" w14:paraId="7111E485" w14:textId="77777777">
        <w:tblPrEx>
          <w:tblCellMar>
            <w:top w:w="0" w:type="dxa"/>
            <w:bottom w:w="0" w:type="dxa"/>
          </w:tblCellMar>
        </w:tblPrEx>
        <w:tc>
          <w:tcPr>
            <w:tcW w:w="632" w:type="dxa"/>
            <w:tcBorders>
              <w:left w:val="single" w:sz="4" w:space="0" w:color="000000"/>
              <w:bottom w:val="single" w:sz="4" w:space="0" w:color="000000"/>
            </w:tcBorders>
            <w:tcMar>
              <w:top w:w="40" w:type="dxa"/>
              <w:left w:w="20" w:type="dxa"/>
              <w:bottom w:w="40" w:type="dxa"/>
              <w:right w:w="20" w:type="dxa"/>
            </w:tcMar>
          </w:tcPr>
          <w:p w14:paraId="14031195"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54C64B9B" w14:textId="77777777" w:rsidR="003D271F" w:rsidRDefault="00406DFC">
            <w:pPr>
              <w:spacing w:after="0" w:line="240" w:lineRule="auto"/>
            </w:pPr>
            <w:r>
              <w:rPr>
                <w:rFonts w:ascii="Times New Roman" w:hAnsi="Times New Roman"/>
                <w:color w:val="000000"/>
                <w:sz w:val="17"/>
              </w:rPr>
              <w:t>correlationId</w:t>
            </w:r>
          </w:p>
        </w:tc>
        <w:tc>
          <w:tcPr>
            <w:tcW w:w="2708" w:type="dxa"/>
            <w:tcBorders>
              <w:bottom w:val="single" w:sz="4" w:space="0" w:color="000000"/>
              <w:right w:val="single" w:sz="4" w:space="0" w:color="000000"/>
            </w:tcBorders>
            <w:tcMar>
              <w:top w:w="40" w:type="dxa"/>
              <w:left w:w="20" w:type="dxa"/>
              <w:bottom w:w="40" w:type="dxa"/>
              <w:right w:w="20" w:type="dxa"/>
            </w:tcMar>
          </w:tcPr>
          <w:p w14:paraId="564F6847" w14:textId="77777777" w:rsidR="003D271F" w:rsidRDefault="00406DFC">
            <w:pPr>
              <w:spacing w:after="0" w:line="240" w:lineRule="auto"/>
              <w:jc w:val="center"/>
            </w:pPr>
            <w:r>
              <w:rPr>
                <w:rFonts w:ascii="Times New Roman" w:hAnsi="Times New Roman"/>
                <w:color w:val="000000"/>
                <w:sz w:val="17"/>
              </w:rPr>
              <w:t>string</w:t>
            </w:r>
          </w:p>
        </w:tc>
        <w:tc>
          <w:tcPr>
            <w:tcW w:w="1444" w:type="dxa"/>
            <w:tcBorders>
              <w:bottom w:val="single" w:sz="4" w:space="0" w:color="000000"/>
              <w:right w:val="single" w:sz="4" w:space="0" w:color="000000"/>
            </w:tcBorders>
            <w:tcMar>
              <w:top w:w="40" w:type="dxa"/>
              <w:left w:w="20" w:type="dxa"/>
              <w:bottom w:w="40" w:type="dxa"/>
              <w:right w:w="20" w:type="dxa"/>
            </w:tcMar>
          </w:tcPr>
          <w:p w14:paraId="3F604602" w14:textId="77777777" w:rsidR="003D271F" w:rsidRDefault="00406DFC">
            <w:pPr>
              <w:spacing w:after="0" w:line="240" w:lineRule="auto"/>
              <w:jc w:val="center"/>
            </w:pPr>
            <w:r>
              <w:rPr>
                <w:rFonts w:ascii="Times New Roman" w:hAnsi="Times New Roman"/>
                <w:color w:val="000000"/>
                <w:sz w:val="17"/>
              </w:rPr>
              <w:t>1</w:t>
            </w:r>
          </w:p>
        </w:tc>
        <w:tc>
          <w:tcPr>
            <w:tcW w:w="2798" w:type="dxa"/>
            <w:tcBorders>
              <w:bottom w:val="single" w:sz="4" w:space="0" w:color="000000"/>
              <w:right w:val="single" w:sz="4" w:space="0" w:color="000000"/>
            </w:tcBorders>
            <w:tcMar>
              <w:top w:w="40" w:type="dxa"/>
              <w:left w:w="20" w:type="dxa"/>
              <w:bottom w:w="40" w:type="dxa"/>
              <w:right w:w="20" w:type="dxa"/>
            </w:tcMar>
          </w:tcPr>
          <w:p w14:paraId="6B6A88E0" w14:textId="77777777" w:rsidR="003D271F" w:rsidRDefault="00406DFC">
            <w:pPr>
              <w:spacing w:after="0" w:line="240" w:lineRule="auto"/>
            </w:pPr>
            <w:r>
              <w:rPr>
                <w:rFonts w:ascii="Times New Roman" w:hAnsi="Times New Roman"/>
                <w:color w:val="000000"/>
                <w:sz w:val="17"/>
              </w:rPr>
              <w:t>ID запроса, которому соответствует этот ответ</w:t>
            </w:r>
          </w:p>
        </w:tc>
      </w:tr>
    </w:tbl>
    <w:p w14:paraId="5678B8ED" w14:textId="77777777" w:rsidR="003D271F" w:rsidRDefault="00406DFC">
      <w:pPr>
        <w:spacing w:before="200" w:after="0" w:line="240" w:lineRule="auto"/>
      </w:pPr>
      <w:bookmarkStart w:id="1299" w:name="method_createMQ_request"/>
      <w:r>
        <w:rPr>
          <w:rFonts w:ascii="Arial" w:hAnsi="Arial"/>
          <w:b/>
          <w:color w:val="000000"/>
          <w:sz w:val="20"/>
        </w:rPr>
        <w:t>4.3.2.4.8. Разработка метода формирования запроса в MQ на "Смену статуса операции"</w:t>
      </w:r>
    </w:p>
    <w:bookmarkEnd w:id="1299"/>
    <w:p w14:paraId="705B4A9D" w14:textId="77777777" w:rsidR="003D271F" w:rsidRDefault="00406DFC">
      <w:pPr>
        <w:spacing w:before="200" w:after="0" w:line="240" w:lineRule="auto"/>
      </w:pPr>
      <w:r>
        <w:rPr>
          <w:rFonts w:ascii="Times New Roman" w:hAnsi="Times New Roman"/>
          <w:color w:val="000000"/>
          <w:sz w:val="20"/>
        </w:rPr>
        <w:t xml:space="preserve">Необходимо реализовать метод для работы формирования запроса к сервису синхронизации статуса с СУБО "Наличные операции ФЛ" (см. </w:t>
      </w:r>
      <w:hyperlink w:anchor="syncCashOperationStatus">
        <w:r>
          <w:rPr>
            <w:rFonts w:ascii="Times New Roman" w:hAnsi="Times New Roman"/>
            <w:color w:val="000000"/>
            <w:sz w:val="20"/>
          </w:rPr>
          <w:t>Раздел 4.3.2.5.3, «Разработка клиента к сервису смены статуса операции в СУБО Нали</w:t>
        </w:r>
        <w:r>
          <w:rPr>
            <w:rFonts w:ascii="Times New Roman" w:hAnsi="Times New Roman"/>
            <w:color w:val="000000"/>
            <w:sz w:val="20"/>
          </w:rPr>
          <w:t>чные операции»</w:t>
        </w:r>
      </w:hyperlink>
      <w:r>
        <w:rPr>
          <w:rFonts w:ascii="Times New Roman" w:hAnsi="Times New Roman"/>
          <w:color w:val="000000"/>
          <w:sz w:val="20"/>
        </w:rPr>
        <w:t>).</w:t>
      </w:r>
    </w:p>
    <w:p w14:paraId="794A662A" w14:textId="77777777" w:rsidR="003D271F" w:rsidRDefault="00406DFC">
      <w:pPr>
        <w:spacing w:before="200" w:after="0" w:line="240" w:lineRule="auto"/>
      </w:pPr>
      <w:r>
        <w:rPr>
          <w:rFonts w:ascii="Times New Roman" w:hAnsi="Times New Roman"/>
          <w:color w:val="000000"/>
          <w:sz w:val="20"/>
        </w:rPr>
        <w:lastRenderedPageBreak/>
        <w:t xml:space="preserve">Спектрум вызывает метод СУБО, передавая в него данные по ранее созданной операции (см. </w:t>
      </w:r>
      <w:hyperlink w:anchor="app_exam_subo">
        <w:r>
          <w:rPr>
            <w:rFonts w:ascii="Times New Roman" w:hAnsi="Times New Roman"/>
            <w:i/>
            <w:color w:val="000000"/>
            <w:sz w:val="20"/>
          </w:rPr>
          <w:t>Примеры запросов в СУБО</w:t>
        </w:r>
      </w:hyperlink>
      <w:r>
        <w:rPr>
          <w:rFonts w:ascii="Times New Roman" w:hAnsi="Times New Roman"/>
          <w:color w:val="000000"/>
          <w:sz w:val="20"/>
        </w:rPr>
        <w:t>). Структура запроса для данного метода включает следующие элементы (в рамках описываемой зад</w:t>
      </w:r>
      <w:r>
        <w:rPr>
          <w:rFonts w:ascii="Times New Roman" w:hAnsi="Times New Roman"/>
          <w:color w:val="000000"/>
          <w:sz w:val="20"/>
        </w:rPr>
        <w:t>ачи):</w:t>
      </w:r>
    </w:p>
    <w:p w14:paraId="363E4049" w14:textId="77777777" w:rsidR="003D271F" w:rsidRDefault="00406DFC">
      <w:pPr>
        <w:spacing w:before="240" w:after="0" w:line="240" w:lineRule="auto"/>
      </w:pPr>
      <w:bookmarkStart w:id="1300" w:name="d5e2145"/>
      <w:bookmarkStart w:id="1301" w:name="d5e1641"/>
      <w:r>
        <w:rPr>
          <w:rFonts w:ascii="Times New Roman" w:hAnsi="Times New Roman"/>
          <w:b/>
          <w:color w:val="000000"/>
          <w:sz w:val="24"/>
        </w:rPr>
        <w:t>Таблица 5. Структура запроса на синхронизацию статуса операции c наличными syncCashOperationStatusRequest</w:t>
      </w:r>
    </w:p>
    <w:bookmarkEnd w:id="1300"/>
    <w:bookmarkEnd w:id="1301"/>
    <w:p w14:paraId="0D350112" w14:textId="77777777" w:rsidR="003D271F" w:rsidRDefault="003D271F">
      <w:pPr>
        <w:spacing w:after="0" w:line="240" w:lineRule="auto"/>
        <w:rPr>
          <w:sz w:val="14"/>
        </w:rPr>
      </w:pPr>
    </w:p>
    <w:tbl>
      <w:tblPr>
        <w:tblW w:w="0" w:type="auto"/>
        <w:tblInd w:w="25" w:type="dxa"/>
        <w:tblLayout w:type="fixed"/>
        <w:tblCellMar>
          <w:left w:w="10" w:type="dxa"/>
          <w:right w:w="10" w:type="dxa"/>
        </w:tblCellMar>
        <w:tblLook w:val="0000" w:firstRow="0" w:lastRow="0" w:firstColumn="0" w:lastColumn="0" w:noHBand="0" w:noVBand="0"/>
      </w:tblPr>
      <w:tblGrid>
        <w:gridCol w:w="722"/>
        <w:gridCol w:w="722"/>
        <w:gridCol w:w="812"/>
        <w:gridCol w:w="1444"/>
        <w:gridCol w:w="812"/>
        <w:gridCol w:w="722"/>
        <w:gridCol w:w="3791"/>
      </w:tblGrid>
      <w:tr w:rsidR="000941B2" w14:paraId="6011B3C7" w14:textId="77777777" w:rsidTr="000941B2">
        <w:tblPrEx>
          <w:tblCellMar>
            <w:top w:w="0" w:type="dxa"/>
            <w:bottom w:w="0" w:type="dxa"/>
          </w:tblCellMar>
        </w:tblPrEx>
        <w:trPr>
          <w:tblHeader/>
        </w:trPr>
        <w:tc>
          <w:tcPr>
            <w:tcW w:w="3700" w:type="dxa"/>
            <w:gridSpan w:val="4"/>
            <w:tcBorders>
              <w:top w:val="single" w:sz="4" w:space="0" w:color="000000"/>
              <w:left w:val="single" w:sz="4" w:space="0" w:color="000000"/>
              <w:bottom w:val="single" w:sz="4" w:space="0" w:color="000000"/>
              <w:right w:val="single" w:sz="4" w:space="0" w:color="000000"/>
            </w:tcBorders>
            <w:shd w:val="clear" w:color="auto" w:fill="EEEEEE"/>
            <w:tcMar>
              <w:top w:w="40" w:type="dxa"/>
              <w:left w:w="20" w:type="dxa"/>
              <w:bottom w:w="40" w:type="dxa"/>
            </w:tcMar>
          </w:tcPr>
          <w:p w14:paraId="4576CD21" w14:textId="77777777" w:rsidR="003D271F" w:rsidRDefault="00406DFC">
            <w:pPr>
              <w:spacing w:after="0" w:line="240" w:lineRule="auto"/>
            </w:pPr>
            <w:r>
              <w:rPr>
                <w:rFonts w:ascii="Times New Roman" w:hAnsi="Times New Roman"/>
                <w:b/>
                <w:color w:val="000000"/>
                <w:sz w:val="17"/>
              </w:rPr>
              <w:t>Тег</w:t>
            </w:r>
          </w:p>
        </w:tc>
        <w:tc>
          <w:tcPr>
            <w:tcW w:w="812"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79A850AA" w14:textId="77777777" w:rsidR="003D271F" w:rsidRDefault="00406DFC">
            <w:pPr>
              <w:spacing w:after="0" w:line="240" w:lineRule="auto"/>
            </w:pPr>
            <w:r>
              <w:rPr>
                <w:rFonts w:ascii="Times New Roman" w:hAnsi="Times New Roman"/>
                <w:b/>
                <w:color w:val="000000"/>
                <w:sz w:val="17"/>
              </w:rPr>
              <w:t>Тип</w:t>
            </w:r>
          </w:p>
        </w:tc>
        <w:tc>
          <w:tcPr>
            <w:tcW w:w="722"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492B7641" w14:textId="77777777" w:rsidR="003D271F" w:rsidRDefault="00406DFC">
            <w:pPr>
              <w:spacing w:after="0" w:line="240" w:lineRule="auto"/>
            </w:pPr>
            <w:r>
              <w:rPr>
                <w:rFonts w:ascii="Times New Roman" w:hAnsi="Times New Roman"/>
                <w:b/>
                <w:color w:val="000000"/>
                <w:sz w:val="17"/>
              </w:rPr>
              <w:t>мин..макс</w:t>
            </w:r>
          </w:p>
        </w:tc>
        <w:tc>
          <w:tcPr>
            <w:tcW w:w="3791"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2364760E" w14:textId="77777777" w:rsidR="003D271F" w:rsidRDefault="00406DFC">
            <w:pPr>
              <w:spacing w:after="0" w:line="240" w:lineRule="auto"/>
            </w:pPr>
            <w:r>
              <w:rPr>
                <w:rFonts w:ascii="Times New Roman" w:hAnsi="Times New Roman"/>
                <w:b/>
                <w:color w:val="000000"/>
                <w:sz w:val="17"/>
              </w:rPr>
              <w:t>Описание</w:t>
            </w:r>
          </w:p>
        </w:tc>
      </w:tr>
      <w:tr w:rsidR="000941B2" w14:paraId="0DFAC1F6" w14:textId="77777777" w:rsidTr="000941B2">
        <w:tblPrEx>
          <w:tblCellMar>
            <w:top w:w="0" w:type="dxa"/>
            <w:bottom w:w="0" w:type="dxa"/>
          </w:tblCellMar>
        </w:tblPrEx>
        <w:tc>
          <w:tcPr>
            <w:tcW w:w="3700" w:type="dxa"/>
            <w:gridSpan w:val="4"/>
            <w:tcBorders>
              <w:left w:val="single" w:sz="4" w:space="0" w:color="000000"/>
              <w:bottom w:val="single" w:sz="4" w:space="0" w:color="000000"/>
              <w:right w:val="single" w:sz="4" w:space="0" w:color="000000"/>
            </w:tcBorders>
            <w:tcMar>
              <w:top w:w="40" w:type="dxa"/>
              <w:left w:w="20" w:type="dxa"/>
              <w:bottom w:w="40" w:type="dxa"/>
            </w:tcMar>
          </w:tcPr>
          <w:p w14:paraId="222AB814" w14:textId="77777777" w:rsidR="003D271F" w:rsidRDefault="00406DFC">
            <w:pPr>
              <w:spacing w:after="0" w:line="240" w:lineRule="auto"/>
            </w:pPr>
            <w:r>
              <w:rPr>
                <w:rFonts w:ascii="Times New Roman" w:hAnsi="Times New Roman"/>
                <w:color w:val="000000"/>
                <w:sz w:val="17"/>
              </w:rPr>
              <w:t>syncCashOperationStatusRequest</w:t>
            </w:r>
          </w:p>
        </w:tc>
        <w:tc>
          <w:tcPr>
            <w:tcW w:w="812" w:type="dxa"/>
            <w:tcBorders>
              <w:bottom w:val="single" w:sz="4" w:space="0" w:color="000000"/>
              <w:right w:val="single" w:sz="4" w:space="0" w:color="000000"/>
            </w:tcBorders>
            <w:tcMar>
              <w:top w:w="40" w:type="dxa"/>
              <w:left w:w="20" w:type="dxa"/>
              <w:bottom w:w="40" w:type="dxa"/>
              <w:right w:w="20" w:type="dxa"/>
            </w:tcMar>
          </w:tcPr>
          <w:p w14:paraId="5BE4A87D" w14:textId="77777777" w:rsidR="003D271F" w:rsidRDefault="00406DFC">
            <w:pPr>
              <w:spacing w:after="0" w:line="240" w:lineRule="auto"/>
            </w:pPr>
            <w:r>
              <w:rPr>
                <w:rFonts w:ascii="Times New Roman" w:hAnsi="Times New Roman"/>
                <w:color w:val="000000"/>
                <w:sz w:val="17"/>
              </w:rPr>
              <w:t> </w:t>
            </w:r>
          </w:p>
        </w:tc>
        <w:tc>
          <w:tcPr>
            <w:tcW w:w="722" w:type="dxa"/>
            <w:tcBorders>
              <w:bottom w:val="single" w:sz="4" w:space="0" w:color="000000"/>
              <w:right w:val="single" w:sz="4" w:space="0" w:color="000000"/>
            </w:tcBorders>
            <w:tcMar>
              <w:top w:w="40" w:type="dxa"/>
              <w:left w:w="20" w:type="dxa"/>
              <w:bottom w:w="40" w:type="dxa"/>
              <w:right w:w="20" w:type="dxa"/>
            </w:tcMar>
          </w:tcPr>
          <w:p w14:paraId="6E20995A" w14:textId="77777777" w:rsidR="003D271F" w:rsidRDefault="00406DFC">
            <w:pPr>
              <w:spacing w:after="0" w:line="240" w:lineRule="auto"/>
            </w:pPr>
            <w:r>
              <w:rPr>
                <w:rFonts w:ascii="Times New Roman" w:hAnsi="Times New Roman"/>
                <w:color w:val="000000"/>
                <w:sz w:val="17"/>
              </w:rPr>
              <w:t>1..1</w:t>
            </w:r>
          </w:p>
        </w:tc>
        <w:tc>
          <w:tcPr>
            <w:tcW w:w="3791" w:type="dxa"/>
            <w:tcBorders>
              <w:bottom w:val="single" w:sz="4" w:space="0" w:color="000000"/>
              <w:right w:val="single" w:sz="4" w:space="0" w:color="000000"/>
            </w:tcBorders>
            <w:tcMar>
              <w:top w:w="40" w:type="dxa"/>
              <w:left w:w="20" w:type="dxa"/>
              <w:bottom w:w="40" w:type="dxa"/>
              <w:right w:w="20" w:type="dxa"/>
            </w:tcMar>
          </w:tcPr>
          <w:p w14:paraId="73A7F8A5" w14:textId="77777777" w:rsidR="003D271F" w:rsidRDefault="00406DFC">
            <w:pPr>
              <w:spacing w:after="0" w:line="240" w:lineRule="auto"/>
            </w:pPr>
            <w:r>
              <w:rPr>
                <w:rFonts w:ascii="Times New Roman" w:hAnsi="Times New Roman"/>
                <w:color w:val="000000"/>
                <w:sz w:val="17"/>
              </w:rPr>
              <w:t>Сервис синхронизации статуса с СУБО "Наличные операции ФЛ"</w:t>
            </w:r>
          </w:p>
        </w:tc>
      </w:tr>
      <w:tr w:rsidR="000941B2" w14:paraId="5A73294B" w14:textId="77777777" w:rsidTr="000941B2">
        <w:tblPrEx>
          <w:tblCellMar>
            <w:top w:w="0" w:type="dxa"/>
            <w:bottom w:w="0" w:type="dxa"/>
          </w:tblCellMar>
        </w:tblPrEx>
        <w:tc>
          <w:tcPr>
            <w:tcW w:w="722" w:type="dxa"/>
            <w:tcBorders>
              <w:left w:val="single" w:sz="4" w:space="0" w:color="000000"/>
              <w:bottom w:val="single" w:sz="4" w:space="0" w:color="000000"/>
            </w:tcBorders>
            <w:tcMar>
              <w:top w:w="40" w:type="dxa"/>
              <w:left w:w="20" w:type="dxa"/>
              <w:bottom w:w="40" w:type="dxa"/>
              <w:right w:w="20" w:type="dxa"/>
            </w:tcMar>
          </w:tcPr>
          <w:p w14:paraId="67EFC31F" w14:textId="77777777" w:rsidR="003D271F" w:rsidRDefault="00406DFC">
            <w:pPr>
              <w:spacing w:after="0" w:line="240" w:lineRule="auto"/>
            </w:pPr>
            <w:r>
              <w:rPr>
                <w:rFonts w:ascii="Times New Roman" w:hAnsi="Times New Roman"/>
                <w:color w:val="000000"/>
                <w:sz w:val="17"/>
              </w:rPr>
              <w:t> </w:t>
            </w:r>
          </w:p>
        </w:tc>
        <w:tc>
          <w:tcPr>
            <w:tcW w:w="2978" w:type="dxa"/>
            <w:gridSpan w:val="3"/>
            <w:tcBorders>
              <w:bottom w:val="single" w:sz="4" w:space="0" w:color="000000"/>
              <w:right w:val="single" w:sz="4" w:space="0" w:color="000000"/>
            </w:tcBorders>
            <w:tcMar>
              <w:top w:w="40" w:type="dxa"/>
              <w:left w:w="20" w:type="dxa"/>
              <w:bottom w:w="40" w:type="dxa"/>
            </w:tcMar>
          </w:tcPr>
          <w:p w14:paraId="741D6469" w14:textId="77777777" w:rsidR="003D271F" w:rsidRDefault="00406DFC">
            <w:pPr>
              <w:spacing w:after="0" w:line="240" w:lineRule="auto"/>
            </w:pPr>
            <w:r>
              <w:rPr>
                <w:rFonts w:ascii="Times New Roman" w:hAnsi="Times New Roman"/>
                <w:color w:val="000000"/>
                <w:sz w:val="17"/>
              </w:rPr>
              <w:t>requestInfo</w:t>
            </w:r>
          </w:p>
        </w:tc>
        <w:tc>
          <w:tcPr>
            <w:tcW w:w="812" w:type="dxa"/>
            <w:tcBorders>
              <w:bottom w:val="single" w:sz="4" w:space="0" w:color="000000"/>
              <w:right w:val="single" w:sz="4" w:space="0" w:color="000000"/>
            </w:tcBorders>
            <w:tcMar>
              <w:top w:w="40" w:type="dxa"/>
              <w:left w:w="20" w:type="dxa"/>
              <w:bottom w:w="40" w:type="dxa"/>
              <w:right w:w="20" w:type="dxa"/>
            </w:tcMar>
          </w:tcPr>
          <w:p w14:paraId="26A1FC6B" w14:textId="77777777" w:rsidR="003D271F" w:rsidRDefault="00406DFC">
            <w:pPr>
              <w:spacing w:after="0" w:line="240" w:lineRule="auto"/>
            </w:pPr>
            <w:r>
              <w:rPr>
                <w:rFonts w:ascii="Times New Roman" w:hAnsi="Times New Roman"/>
                <w:color w:val="000000"/>
                <w:sz w:val="17"/>
              </w:rPr>
              <w:t>requestInfo</w:t>
            </w:r>
          </w:p>
        </w:tc>
        <w:tc>
          <w:tcPr>
            <w:tcW w:w="722" w:type="dxa"/>
            <w:tcBorders>
              <w:bottom w:val="single" w:sz="4" w:space="0" w:color="000000"/>
              <w:right w:val="single" w:sz="4" w:space="0" w:color="000000"/>
            </w:tcBorders>
            <w:tcMar>
              <w:top w:w="40" w:type="dxa"/>
              <w:left w:w="20" w:type="dxa"/>
              <w:bottom w:w="40" w:type="dxa"/>
              <w:right w:w="20" w:type="dxa"/>
            </w:tcMar>
          </w:tcPr>
          <w:p w14:paraId="2F5D5A7B" w14:textId="77777777" w:rsidR="003D271F" w:rsidRDefault="00406DFC">
            <w:pPr>
              <w:spacing w:after="0" w:line="240" w:lineRule="auto"/>
            </w:pPr>
            <w:r>
              <w:rPr>
                <w:rFonts w:ascii="Times New Roman" w:hAnsi="Times New Roman"/>
                <w:color w:val="000000"/>
                <w:sz w:val="17"/>
              </w:rPr>
              <w:t>1..1</w:t>
            </w:r>
          </w:p>
        </w:tc>
        <w:tc>
          <w:tcPr>
            <w:tcW w:w="3791" w:type="dxa"/>
            <w:tcBorders>
              <w:bottom w:val="single" w:sz="4" w:space="0" w:color="000000"/>
              <w:right w:val="single" w:sz="4" w:space="0" w:color="000000"/>
            </w:tcBorders>
            <w:tcMar>
              <w:top w:w="40" w:type="dxa"/>
              <w:left w:w="20" w:type="dxa"/>
              <w:bottom w:w="40" w:type="dxa"/>
              <w:right w:w="20" w:type="dxa"/>
            </w:tcMar>
          </w:tcPr>
          <w:p w14:paraId="2B64F0B5" w14:textId="77777777" w:rsidR="003D271F" w:rsidRDefault="00406DFC">
            <w:pPr>
              <w:spacing w:after="0" w:line="240" w:lineRule="auto"/>
            </w:pPr>
            <w:r>
              <w:rPr>
                <w:rFonts w:ascii="Times New Roman" w:hAnsi="Times New Roman"/>
                <w:color w:val="000000"/>
                <w:sz w:val="17"/>
              </w:rPr>
              <w:t>Информация о запросе</w:t>
            </w:r>
          </w:p>
        </w:tc>
      </w:tr>
      <w:tr w:rsidR="000941B2" w14:paraId="354314F2" w14:textId="77777777" w:rsidTr="000941B2">
        <w:tblPrEx>
          <w:tblCellMar>
            <w:top w:w="0" w:type="dxa"/>
            <w:bottom w:w="0" w:type="dxa"/>
          </w:tblCellMar>
        </w:tblPrEx>
        <w:tc>
          <w:tcPr>
            <w:tcW w:w="722" w:type="dxa"/>
            <w:tcBorders>
              <w:left w:val="single" w:sz="4" w:space="0" w:color="000000"/>
              <w:bottom w:val="single" w:sz="4" w:space="0" w:color="000000"/>
            </w:tcBorders>
            <w:tcMar>
              <w:top w:w="40" w:type="dxa"/>
              <w:left w:w="20" w:type="dxa"/>
              <w:bottom w:w="40" w:type="dxa"/>
              <w:right w:w="20" w:type="dxa"/>
            </w:tcMar>
          </w:tcPr>
          <w:p w14:paraId="0F03FE69" w14:textId="77777777" w:rsidR="003D271F" w:rsidRDefault="00406DFC">
            <w:pPr>
              <w:spacing w:after="0" w:line="240" w:lineRule="auto"/>
            </w:pPr>
            <w:r>
              <w:rPr>
                <w:rFonts w:ascii="Times New Roman" w:hAnsi="Times New Roman"/>
                <w:color w:val="000000"/>
                <w:sz w:val="17"/>
              </w:rPr>
              <w:t> </w:t>
            </w:r>
          </w:p>
        </w:tc>
        <w:tc>
          <w:tcPr>
            <w:tcW w:w="722" w:type="dxa"/>
            <w:tcBorders>
              <w:bottom w:val="single" w:sz="4" w:space="0" w:color="000000"/>
            </w:tcBorders>
            <w:tcMar>
              <w:top w:w="40" w:type="dxa"/>
              <w:left w:w="20" w:type="dxa"/>
              <w:bottom w:w="40" w:type="dxa"/>
              <w:right w:w="20" w:type="dxa"/>
            </w:tcMar>
          </w:tcPr>
          <w:p w14:paraId="2743C5A8" w14:textId="77777777" w:rsidR="003D271F" w:rsidRDefault="00406DFC">
            <w:pPr>
              <w:spacing w:after="0" w:line="240" w:lineRule="auto"/>
            </w:pPr>
            <w:r>
              <w:rPr>
                <w:rFonts w:ascii="Times New Roman" w:hAnsi="Times New Roman"/>
                <w:color w:val="000000"/>
                <w:sz w:val="17"/>
              </w:rPr>
              <w:t> </w:t>
            </w:r>
          </w:p>
        </w:tc>
        <w:tc>
          <w:tcPr>
            <w:tcW w:w="2256" w:type="dxa"/>
            <w:gridSpan w:val="2"/>
            <w:tcBorders>
              <w:bottom w:val="single" w:sz="4" w:space="0" w:color="000000"/>
              <w:right w:val="single" w:sz="4" w:space="0" w:color="000000"/>
            </w:tcBorders>
            <w:tcMar>
              <w:top w:w="40" w:type="dxa"/>
              <w:left w:w="20" w:type="dxa"/>
              <w:bottom w:w="40" w:type="dxa"/>
            </w:tcMar>
          </w:tcPr>
          <w:p w14:paraId="6E028AC1" w14:textId="77777777" w:rsidR="003D271F" w:rsidRDefault="00406DFC">
            <w:pPr>
              <w:spacing w:after="0" w:line="240" w:lineRule="auto"/>
            </w:pPr>
            <w:r>
              <w:rPr>
                <w:rFonts w:ascii="Times New Roman" w:hAnsi="Times New Roman"/>
                <w:color w:val="000000"/>
                <w:sz w:val="17"/>
              </w:rPr>
              <w:t>msgId</w:t>
            </w:r>
          </w:p>
        </w:tc>
        <w:tc>
          <w:tcPr>
            <w:tcW w:w="812" w:type="dxa"/>
            <w:tcBorders>
              <w:bottom w:val="single" w:sz="4" w:space="0" w:color="000000"/>
              <w:right w:val="single" w:sz="4" w:space="0" w:color="000000"/>
            </w:tcBorders>
            <w:tcMar>
              <w:top w:w="40" w:type="dxa"/>
              <w:left w:w="20" w:type="dxa"/>
              <w:bottom w:w="40" w:type="dxa"/>
              <w:right w:w="20" w:type="dxa"/>
            </w:tcMar>
          </w:tcPr>
          <w:p w14:paraId="72920E50" w14:textId="77777777" w:rsidR="003D271F" w:rsidRDefault="00406DFC">
            <w:pPr>
              <w:spacing w:after="0" w:line="240" w:lineRule="auto"/>
            </w:pPr>
            <w:r>
              <w:rPr>
                <w:rFonts w:ascii="Times New Roman" w:hAnsi="Times New Roman"/>
                <w:color w:val="000000"/>
                <w:sz w:val="17"/>
              </w:rPr>
              <w:t>string</w:t>
            </w:r>
          </w:p>
        </w:tc>
        <w:tc>
          <w:tcPr>
            <w:tcW w:w="722" w:type="dxa"/>
            <w:tcBorders>
              <w:bottom w:val="single" w:sz="4" w:space="0" w:color="000000"/>
              <w:right w:val="single" w:sz="4" w:space="0" w:color="000000"/>
            </w:tcBorders>
            <w:tcMar>
              <w:top w:w="40" w:type="dxa"/>
              <w:left w:w="20" w:type="dxa"/>
              <w:bottom w:w="40" w:type="dxa"/>
              <w:right w:w="20" w:type="dxa"/>
            </w:tcMar>
          </w:tcPr>
          <w:p w14:paraId="683C0B2C" w14:textId="77777777" w:rsidR="003D271F" w:rsidRDefault="00406DFC">
            <w:pPr>
              <w:spacing w:after="0" w:line="240" w:lineRule="auto"/>
            </w:pPr>
            <w:r>
              <w:rPr>
                <w:rFonts w:ascii="Times New Roman" w:hAnsi="Times New Roman"/>
                <w:color w:val="000000"/>
                <w:sz w:val="17"/>
              </w:rPr>
              <w:t>1..1</w:t>
            </w:r>
          </w:p>
        </w:tc>
        <w:tc>
          <w:tcPr>
            <w:tcW w:w="3791" w:type="dxa"/>
            <w:tcBorders>
              <w:bottom w:val="single" w:sz="4" w:space="0" w:color="000000"/>
              <w:right w:val="single" w:sz="4" w:space="0" w:color="000000"/>
            </w:tcBorders>
            <w:tcMar>
              <w:top w:w="40" w:type="dxa"/>
              <w:left w:w="20" w:type="dxa"/>
              <w:bottom w:w="40" w:type="dxa"/>
              <w:right w:w="20" w:type="dxa"/>
            </w:tcMar>
          </w:tcPr>
          <w:p w14:paraId="6285776A" w14:textId="77777777" w:rsidR="003D271F" w:rsidRDefault="00406DFC">
            <w:pPr>
              <w:spacing w:after="0" w:line="240" w:lineRule="auto"/>
            </w:pPr>
            <w:r>
              <w:rPr>
                <w:rFonts w:ascii="Times New Roman" w:hAnsi="Times New Roman"/>
                <w:color w:val="000000"/>
                <w:sz w:val="17"/>
              </w:rPr>
              <w:t>Идентификатор запроса</w:t>
            </w:r>
          </w:p>
        </w:tc>
      </w:tr>
      <w:tr w:rsidR="000941B2" w14:paraId="2172BF56" w14:textId="77777777" w:rsidTr="000941B2">
        <w:tblPrEx>
          <w:tblCellMar>
            <w:top w:w="0" w:type="dxa"/>
            <w:bottom w:w="0" w:type="dxa"/>
          </w:tblCellMar>
        </w:tblPrEx>
        <w:tc>
          <w:tcPr>
            <w:tcW w:w="722" w:type="dxa"/>
            <w:tcBorders>
              <w:left w:val="single" w:sz="4" w:space="0" w:color="000000"/>
              <w:bottom w:val="single" w:sz="4" w:space="0" w:color="000000"/>
            </w:tcBorders>
            <w:tcMar>
              <w:top w:w="40" w:type="dxa"/>
              <w:left w:w="20" w:type="dxa"/>
              <w:bottom w:w="40" w:type="dxa"/>
              <w:right w:w="20" w:type="dxa"/>
            </w:tcMar>
          </w:tcPr>
          <w:p w14:paraId="69874FEB" w14:textId="77777777" w:rsidR="003D271F" w:rsidRDefault="00406DFC">
            <w:pPr>
              <w:spacing w:after="0" w:line="240" w:lineRule="auto"/>
            </w:pPr>
            <w:r>
              <w:rPr>
                <w:rFonts w:ascii="Times New Roman" w:hAnsi="Times New Roman"/>
                <w:color w:val="000000"/>
                <w:sz w:val="17"/>
              </w:rPr>
              <w:t> </w:t>
            </w:r>
          </w:p>
        </w:tc>
        <w:tc>
          <w:tcPr>
            <w:tcW w:w="722" w:type="dxa"/>
            <w:tcBorders>
              <w:bottom w:val="single" w:sz="4" w:space="0" w:color="000000"/>
            </w:tcBorders>
            <w:tcMar>
              <w:top w:w="40" w:type="dxa"/>
              <w:left w:w="20" w:type="dxa"/>
              <w:bottom w:w="40" w:type="dxa"/>
              <w:right w:w="20" w:type="dxa"/>
            </w:tcMar>
          </w:tcPr>
          <w:p w14:paraId="0711D992" w14:textId="77777777" w:rsidR="003D271F" w:rsidRDefault="00406DFC">
            <w:pPr>
              <w:spacing w:after="0" w:line="240" w:lineRule="auto"/>
            </w:pPr>
            <w:r>
              <w:rPr>
                <w:rFonts w:ascii="Times New Roman" w:hAnsi="Times New Roman"/>
                <w:color w:val="000000"/>
                <w:sz w:val="17"/>
              </w:rPr>
              <w:t> </w:t>
            </w:r>
          </w:p>
        </w:tc>
        <w:tc>
          <w:tcPr>
            <w:tcW w:w="2256" w:type="dxa"/>
            <w:gridSpan w:val="2"/>
            <w:tcBorders>
              <w:bottom w:val="single" w:sz="4" w:space="0" w:color="000000"/>
              <w:right w:val="single" w:sz="4" w:space="0" w:color="000000"/>
            </w:tcBorders>
            <w:tcMar>
              <w:top w:w="40" w:type="dxa"/>
              <w:left w:w="20" w:type="dxa"/>
              <w:bottom w:w="40" w:type="dxa"/>
            </w:tcMar>
          </w:tcPr>
          <w:p w14:paraId="52D4586E" w14:textId="77777777" w:rsidR="003D271F" w:rsidRDefault="00406DFC">
            <w:pPr>
              <w:spacing w:after="0" w:line="240" w:lineRule="auto"/>
            </w:pPr>
            <w:r>
              <w:rPr>
                <w:rFonts w:ascii="Times New Roman" w:hAnsi="Times New Roman"/>
                <w:color w:val="000000"/>
                <w:sz w:val="17"/>
              </w:rPr>
              <w:t>creationDate</w:t>
            </w:r>
          </w:p>
        </w:tc>
        <w:tc>
          <w:tcPr>
            <w:tcW w:w="812" w:type="dxa"/>
            <w:tcBorders>
              <w:bottom w:val="single" w:sz="4" w:space="0" w:color="000000"/>
              <w:right w:val="single" w:sz="4" w:space="0" w:color="000000"/>
            </w:tcBorders>
            <w:tcMar>
              <w:top w:w="40" w:type="dxa"/>
              <w:left w:w="20" w:type="dxa"/>
              <w:bottom w:w="40" w:type="dxa"/>
              <w:right w:w="20" w:type="dxa"/>
            </w:tcMar>
          </w:tcPr>
          <w:p w14:paraId="37515C1D" w14:textId="77777777" w:rsidR="003D271F" w:rsidRDefault="00406DFC">
            <w:pPr>
              <w:spacing w:after="0" w:line="240" w:lineRule="auto"/>
            </w:pPr>
            <w:r>
              <w:rPr>
                <w:rFonts w:ascii="Times New Roman" w:hAnsi="Times New Roman"/>
                <w:color w:val="000000"/>
                <w:sz w:val="17"/>
              </w:rPr>
              <w:t>dateTime</w:t>
            </w:r>
          </w:p>
        </w:tc>
        <w:tc>
          <w:tcPr>
            <w:tcW w:w="722" w:type="dxa"/>
            <w:tcBorders>
              <w:bottom w:val="single" w:sz="4" w:space="0" w:color="000000"/>
              <w:right w:val="single" w:sz="4" w:space="0" w:color="000000"/>
            </w:tcBorders>
            <w:tcMar>
              <w:top w:w="40" w:type="dxa"/>
              <w:left w:w="20" w:type="dxa"/>
              <w:bottom w:w="40" w:type="dxa"/>
              <w:right w:w="20" w:type="dxa"/>
            </w:tcMar>
          </w:tcPr>
          <w:p w14:paraId="47478A71" w14:textId="77777777" w:rsidR="003D271F" w:rsidRDefault="00406DFC">
            <w:pPr>
              <w:spacing w:after="0" w:line="240" w:lineRule="auto"/>
            </w:pPr>
            <w:r>
              <w:rPr>
                <w:rFonts w:ascii="Times New Roman" w:hAnsi="Times New Roman"/>
                <w:color w:val="000000"/>
                <w:sz w:val="17"/>
              </w:rPr>
              <w:t>1..1</w:t>
            </w:r>
          </w:p>
        </w:tc>
        <w:tc>
          <w:tcPr>
            <w:tcW w:w="3791" w:type="dxa"/>
            <w:tcBorders>
              <w:bottom w:val="single" w:sz="4" w:space="0" w:color="000000"/>
              <w:right w:val="single" w:sz="4" w:space="0" w:color="000000"/>
            </w:tcBorders>
            <w:tcMar>
              <w:top w:w="40" w:type="dxa"/>
              <w:left w:w="20" w:type="dxa"/>
              <w:bottom w:w="40" w:type="dxa"/>
              <w:right w:w="20" w:type="dxa"/>
            </w:tcMar>
          </w:tcPr>
          <w:p w14:paraId="1E96FCF3" w14:textId="77777777" w:rsidR="003D271F" w:rsidRDefault="00406DFC">
            <w:pPr>
              <w:spacing w:after="0" w:line="240" w:lineRule="auto"/>
            </w:pPr>
            <w:r>
              <w:rPr>
                <w:rFonts w:ascii="Times New Roman" w:hAnsi="Times New Roman"/>
                <w:color w:val="000000"/>
                <w:sz w:val="17"/>
              </w:rPr>
              <w:t>Дата и время отправки сообщения в формате 2021-06-30T15:56:27</w:t>
            </w:r>
          </w:p>
        </w:tc>
      </w:tr>
      <w:tr w:rsidR="000941B2" w14:paraId="0E8F9895" w14:textId="77777777" w:rsidTr="000941B2">
        <w:tblPrEx>
          <w:tblCellMar>
            <w:top w:w="0" w:type="dxa"/>
            <w:bottom w:w="0" w:type="dxa"/>
          </w:tblCellMar>
        </w:tblPrEx>
        <w:tc>
          <w:tcPr>
            <w:tcW w:w="722" w:type="dxa"/>
            <w:tcBorders>
              <w:left w:val="single" w:sz="4" w:space="0" w:color="000000"/>
              <w:bottom w:val="single" w:sz="4" w:space="0" w:color="000000"/>
            </w:tcBorders>
            <w:tcMar>
              <w:top w:w="40" w:type="dxa"/>
              <w:left w:w="20" w:type="dxa"/>
              <w:bottom w:w="40" w:type="dxa"/>
              <w:right w:w="20" w:type="dxa"/>
            </w:tcMar>
          </w:tcPr>
          <w:p w14:paraId="4A22FD8A" w14:textId="77777777" w:rsidR="003D271F" w:rsidRDefault="00406DFC">
            <w:pPr>
              <w:spacing w:after="0" w:line="240" w:lineRule="auto"/>
            </w:pPr>
            <w:r>
              <w:rPr>
                <w:rFonts w:ascii="Times New Roman" w:hAnsi="Times New Roman"/>
                <w:color w:val="000000"/>
                <w:sz w:val="17"/>
              </w:rPr>
              <w:t> </w:t>
            </w:r>
          </w:p>
        </w:tc>
        <w:tc>
          <w:tcPr>
            <w:tcW w:w="2978" w:type="dxa"/>
            <w:gridSpan w:val="3"/>
            <w:tcBorders>
              <w:bottom w:val="single" w:sz="4" w:space="0" w:color="000000"/>
              <w:right w:val="single" w:sz="4" w:space="0" w:color="000000"/>
            </w:tcBorders>
            <w:tcMar>
              <w:top w:w="40" w:type="dxa"/>
              <w:left w:w="20" w:type="dxa"/>
              <w:bottom w:w="40" w:type="dxa"/>
            </w:tcMar>
          </w:tcPr>
          <w:p w14:paraId="3B6572EC" w14:textId="77777777" w:rsidR="003D271F" w:rsidRDefault="00406DFC">
            <w:pPr>
              <w:spacing w:after="0" w:line="240" w:lineRule="auto"/>
            </w:pPr>
            <w:r>
              <w:rPr>
                <w:rFonts w:ascii="Times New Roman" w:hAnsi="Times New Roman"/>
                <w:color w:val="000000"/>
                <w:sz w:val="17"/>
              </w:rPr>
              <w:t>payload</w:t>
            </w:r>
          </w:p>
        </w:tc>
        <w:tc>
          <w:tcPr>
            <w:tcW w:w="812" w:type="dxa"/>
            <w:tcBorders>
              <w:bottom w:val="single" w:sz="4" w:space="0" w:color="000000"/>
              <w:right w:val="single" w:sz="4" w:space="0" w:color="000000"/>
            </w:tcBorders>
            <w:tcMar>
              <w:top w:w="40" w:type="dxa"/>
              <w:left w:w="20" w:type="dxa"/>
              <w:bottom w:w="40" w:type="dxa"/>
              <w:right w:w="20" w:type="dxa"/>
            </w:tcMar>
          </w:tcPr>
          <w:p w14:paraId="3DF68EC4" w14:textId="77777777" w:rsidR="003D271F" w:rsidRDefault="00406DFC">
            <w:pPr>
              <w:spacing w:after="0" w:line="240" w:lineRule="auto"/>
            </w:pPr>
            <w:r>
              <w:rPr>
                <w:rFonts w:ascii="Times New Roman" w:hAnsi="Times New Roman"/>
                <w:color w:val="000000"/>
                <w:sz w:val="17"/>
              </w:rPr>
              <w:t>anyType</w:t>
            </w:r>
          </w:p>
        </w:tc>
        <w:tc>
          <w:tcPr>
            <w:tcW w:w="722" w:type="dxa"/>
            <w:tcBorders>
              <w:bottom w:val="single" w:sz="4" w:space="0" w:color="000000"/>
              <w:right w:val="single" w:sz="4" w:space="0" w:color="000000"/>
            </w:tcBorders>
            <w:tcMar>
              <w:top w:w="40" w:type="dxa"/>
              <w:left w:w="20" w:type="dxa"/>
              <w:bottom w:w="40" w:type="dxa"/>
              <w:right w:w="20" w:type="dxa"/>
            </w:tcMar>
          </w:tcPr>
          <w:p w14:paraId="36CFD689" w14:textId="77777777" w:rsidR="003D271F" w:rsidRDefault="00406DFC">
            <w:pPr>
              <w:spacing w:after="0" w:line="240" w:lineRule="auto"/>
            </w:pPr>
            <w:r>
              <w:rPr>
                <w:rFonts w:ascii="Times New Roman" w:hAnsi="Times New Roman"/>
                <w:color w:val="000000"/>
                <w:sz w:val="17"/>
              </w:rPr>
              <w:t>1..1</w:t>
            </w:r>
          </w:p>
        </w:tc>
        <w:tc>
          <w:tcPr>
            <w:tcW w:w="3791" w:type="dxa"/>
            <w:tcBorders>
              <w:bottom w:val="single" w:sz="4" w:space="0" w:color="000000"/>
              <w:right w:val="single" w:sz="4" w:space="0" w:color="000000"/>
            </w:tcBorders>
            <w:tcMar>
              <w:top w:w="40" w:type="dxa"/>
              <w:left w:w="20" w:type="dxa"/>
              <w:bottom w:w="40" w:type="dxa"/>
              <w:right w:w="20" w:type="dxa"/>
            </w:tcMar>
          </w:tcPr>
          <w:p w14:paraId="5E661DBC" w14:textId="77777777" w:rsidR="003D271F" w:rsidRDefault="00406DFC">
            <w:pPr>
              <w:spacing w:after="0" w:line="240" w:lineRule="auto"/>
            </w:pPr>
            <w:r>
              <w:rPr>
                <w:rFonts w:ascii="Times New Roman" w:hAnsi="Times New Roman"/>
                <w:color w:val="000000"/>
                <w:sz w:val="17"/>
              </w:rPr>
              <w:t>Информация об операции</w:t>
            </w:r>
          </w:p>
        </w:tc>
      </w:tr>
      <w:tr w:rsidR="000941B2" w14:paraId="27C0EFD6" w14:textId="77777777" w:rsidTr="000941B2">
        <w:tblPrEx>
          <w:tblCellMar>
            <w:top w:w="0" w:type="dxa"/>
            <w:bottom w:w="0" w:type="dxa"/>
          </w:tblCellMar>
        </w:tblPrEx>
        <w:tc>
          <w:tcPr>
            <w:tcW w:w="722" w:type="dxa"/>
            <w:tcBorders>
              <w:left w:val="single" w:sz="4" w:space="0" w:color="000000"/>
              <w:bottom w:val="single" w:sz="4" w:space="0" w:color="000000"/>
            </w:tcBorders>
            <w:tcMar>
              <w:top w:w="40" w:type="dxa"/>
              <w:left w:w="20" w:type="dxa"/>
              <w:bottom w:w="40" w:type="dxa"/>
              <w:right w:w="20" w:type="dxa"/>
            </w:tcMar>
          </w:tcPr>
          <w:p w14:paraId="35DD3318" w14:textId="77777777" w:rsidR="003D271F" w:rsidRDefault="00406DFC">
            <w:pPr>
              <w:spacing w:after="0" w:line="240" w:lineRule="auto"/>
            </w:pPr>
            <w:r>
              <w:rPr>
                <w:rFonts w:ascii="Times New Roman" w:hAnsi="Times New Roman"/>
                <w:color w:val="000000"/>
                <w:sz w:val="17"/>
              </w:rPr>
              <w:t> </w:t>
            </w:r>
          </w:p>
        </w:tc>
        <w:tc>
          <w:tcPr>
            <w:tcW w:w="722" w:type="dxa"/>
            <w:tcBorders>
              <w:bottom w:val="single" w:sz="4" w:space="0" w:color="000000"/>
            </w:tcBorders>
            <w:tcMar>
              <w:top w:w="40" w:type="dxa"/>
              <w:left w:w="20" w:type="dxa"/>
              <w:bottom w:w="40" w:type="dxa"/>
              <w:right w:w="20" w:type="dxa"/>
            </w:tcMar>
          </w:tcPr>
          <w:p w14:paraId="01FDE495" w14:textId="77777777" w:rsidR="003D271F" w:rsidRDefault="00406DFC">
            <w:pPr>
              <w:spacing w:after="0" w:line="240" w:lineRule="auto"/>
            </w:pPr>
            <w:r>
              <w:rPr>
                <w:rFonts w:ascii="Times New Roman" w:hAnsi="Times New Roman"/>
                <w:color w:val="000000"/>
                <w:sz w:val="17"/>
              </w:rPr>
              <w:t> </w:t>
            </w:r>
          </w:p>
        </w:tc>
        <w:tc>
          <w:tcPr>
            <w:tcW w:w="2256" w:type="dxa"/>
            <w:gridSpan w:val="2"/>
            <w:tcBorders>
              <w:bottom w:val="single" w:sz="4" w:space="0" w:color="000000"/>
              <w:right w:val="single" w:sz="4" w:space="0" w:color="000000"/>
            </w:tcBorders>
            <w:tcMar>
              <w:top w:w="40" w:type="dxa"/>
              <w:left w:w="20" w:type="dxa"/>
              <w:bottom w:w="40" w:type="dxa"/>
            </w:tcMar>
          </w:tcPr>
          <w:p w14:paraId="0436D8D6" w14:textId="77777777" w:rsidR="003D271F" w:rsidRDefault="00406DFC">
            <w:pPr>
              <w:spacing w:after="0" w:line="240" w:lineRule="auto"/>
            </w:pPr>
            <w:r>
              <w:rPr>
                <w:rFonts w:ascii="Times New Roman" w:hAnsi="Times New Roman"/>
                <w:color w:val="000000"/>
                <w:sz w:val="17"/>
              </w:rPr>
              <w:t>cashOperationStatus</w:t>
            </w:r>
          </w:p>
        </w:tc>
        <w:tc>
          <w:tcPr>
            <w:tcW w:w="812" w:type="dxa"/>
            <w:tcBorders>
              <w:bottom w:val="single" w:sz="4" w:space="0" w:color="000000"/>
              <w:right w:val="single" w:sz="4" w:space="0" w:color="000000"/>
            </w:tcBorders>
            <w:tcMar>
              <w:top w:w="40" w:type="dxa"/>
              <w:left w:w="20" w:type="dxa"/>
              <w:bottom w:w="40" w:type="dxa"/>
              <w:right w:w="20" w:type="dxa"/>
            </w:tcMar>
          </w:tcPr>
          <w:p w14:paraId="47293FC5" w14:textId="77777777" w:rsidR="003D271F" w:rsidRDefault="00406DFC">
            <w:pPr>
              <w:spacing w:after="0" w:line="240" w:lineRule="auto"/>
            </w:pPr>
            <w:r>
              <w:rPr>
                <w:rFonts w:ascii="Times New Roman" w:hAnsi="Times New Roman"/>
                <w:color w:val="000000"/>
                <w:sz w:val="17"/>
              </w:rPr>
              <w:t>anyType</w:t>
            </w:r>
          </w:p>
        </w:tc>
        <w:tc>
          <w:tcPr>
            <w:tcW w:w="722" w:type="dxa"/>
            <w:tcBorders>
              <w:bottom w:val="single" w:sz="4" w:space="0" w:color="000000"/>
              <w:right w:val="single" w:sz="4" w:space="0" w:color="000000"/>
            </w:tcBorders>
            <w:tcMar>
              <w:top w:w="40" w:type="dxa"/>
              <w:left w:w="20" w:type="dxa"/>
              <w:bottom w:w="40" w:type="dxa"/>
              <w:right w:w="20" w:type="dxa"/>
            </w:tcMar>
          </w:tcPr>
          <w:p w14:paraId="1480319D" w14:textId="77777777" w:rsidR="003D271F" w:rsidRDefault="00406DFC">
            <w:pPr>
              <w:spacing w:after="0" w:line="240" w:lineRule="auto"/>
            </w:pPr>
            <w:r>
              <w:rPr>
                <w:rFonts w:ascii="Times New Roman" w:hAnsi="Times New Roman"/>
                <w:color w:val="000000"/>
                <w:sz w:val="17"/>
              </w:rPr>
              <w:t>1..1</w:t>
            </w:r>
          </w:p>
        </w:tc>
        <w:tc>
          <w:tcPr>
            <w:tcW w:w="3791" w:type="dxa"/>
            <w:tcBorders>
              <w:bottom w:val="single" w:sz="4" w:space="0" w:color="000000"/>
              <w:right w:val="single" w:sz="4" w:space="0" w:color="000000"/>
            </w:tcBorders>
            <w:tcMar>
              <w:top w:w="40" w:type="dxa"/>
              <w:left w:w="20" w:type="dxa"/>
              <w:bottom w:w="40" w:type="dxa"/>
              <w:right w:w="20" w:type="dxa"/>
            </w:tcMar>
          </w:tcPr>
          <w:p w14:paraId="14FC226A" w14:textId="77777777" w:rsidR="003D271F" w:rsidRDefault="00406DFC">
            <w:pPr>
              <w:spacing w:after="0" w:line="240" w:lineRule="auto"/>
            </w:pPr>
            <w:r>
              <w:rPr>
                <w:rFonts w:ascii="Times New Roman" w:hAnsi="Times New Roman"/>
                <w:color w:val="000000"/>
                <w:sz w:val="17"/>
              </w:rPr>
              <w:t> </w:t>
            </w:r>
          </w:p>
        </w:tc>
      </w:tr>
      <w:tr w:rsidR="003D271F" w14:paraId="7E0CD683" w14:textId="77777777">
        <w:tblPrEx>
          <w:tblCellMar>
            <w:top w:w="0" w:type="dxa"/>
            <w:bottom w:w="0" w:type="dxa"/>
          </w:tblCellMar>
        </w:tblPrEx>
        <w:tc>
          <w:tcPr>
            <w:tcW w:w="722" w:type="dxa"/>
            <w:tcBorders>
              <w:left w:val="single" w:sz="4" w:space="0" w:color="000000"/>
              <w:bottom w:val="single" w:sz="4" w:space="0" w:color="000000"/>
            </w:tcBorders>
            <w:tcMar>
              <w:top w:w="40" w:type="dxa"/>
              <w:left w:w="20" w:type="dxa"/>
              <w:bottom w:w="40" w:type="dxa"/>
              <w:right w:w="20" w:type="dxa"/>
            </w:tcMar>
          </w:tcPr>
          <w:p w14:paraId="2FBDA87B" w14:textId="77777777" w:rsidR="003D271F" w:rsidRDefault="00406DFC">
            <w:pPr>
              <w:spacing w:after="0" w:line="240" w:lineRule="auto"/>
            </w:pPr>
            <w:r>
              <w:rPr>
                <w:rFonts w:ascii="Times New Roman" w:hAnsi="Times New Roman"/>
                <w:color w:val="000000"/>
                <w:sz w:val="17"/>
              </w:rPr>
              <w:t> </w:t>
            </w:r>
          </w:p>
        </w:tc>
        <w:tc>
          <w:tcPr>
            <w:tcW w:w="722" w:type="dxa"/>
            <w:tcBorders>
              <w:bottom w:val="single" w:sz="4" w:space="0" w:color="000000"/>
            </w:tcBorders>
            <w:tcMar>
              <w:top w:w="40" w:type="dxa"/>
              <w:left w:w="20" w:type="dxa"/>
              <w:bottom w:w="40" w:type="dxa"/>
              <w:right w:w="20" w:type="dxa"/>
            </w:tcMar>
          </w:tcPr>
          <w:p w14:paraId="19F531F4" w14:textId="77777777" w:rsidR="003D271F" w:rsidRDefault="00406DFC">
            <w:pPr>
              <w:spacing w:after="0" w:line="240" w:lineRule="auto"/>
            </w:pPr>
            <w:r>
              <w:rPr>
                <w:rFonts w:ascii="Times New Roman" w:hAnsi="Times New Roman"/>
                <w:color w:val="000000"/>
                <w:sz w:val="17"/>
              </w:rPr>
              <w:t> </w:t>
            </w:r>
          </w:p>
        </w:tc>
        <w:tc>
          <w:tcPr>
            <w:tcW w:w="812" w:type="dxa"/>
            <w:tcBorders>
              <w:bottom w:val="single" w:sz="4" w:space="0" w:color="000000"/>
            </w:tcBorders>
            <w:tcMar>
              <w:top w:w="40" w:type="dxa"/>
              <w:left w:w="20" w:type="dxa"/>
              <w:bottom w:w="40" w:type="dxa"/>
              <w:right w:w="20" w:type="dxa"/>
            </w:tcMar>
          </w:tcPr>
          <w:p w14:paraId="6E8A2B1D"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45A4F0B2" w14:textId="77777777" w:rsidR="003D271F" w:rsidRDefault="00406DFC">
            <w:pPr>
              <w:spacing w:after="0" w:line="240" w:lineRule="auto"/>
            </w:pPr>
            <w:r>
              <w:rPr>
                <w:rFonts w:ascii="Times New Roman" w:hAnsi="Times New Roman"/>
                <w:color w:val="000000"/>
                <w:sz w:val="17"/>
              </w:rPr>
              <w:t>journalOperationId</w:t>
            </w:r>
          </w:p>
        </w:tc>
        <w:tc>
          <w:tcPr>
            <w:tcW w:w="812" w:type="dxa"/>
            <w:tcBorders>
              <w:bottom w:val="single" w:sz="4" w:space="0" w:color="000000"/>
              <w:right w:val="single" w:sz="4" w:space="0" w:color="000000"/>
            </w:tcBorders>
            <w:tcMar>
              <w:top w:w="40" w:type="dxa"/>
              <w:left w:w="20" w:type="dxa"/>
              <w:bottom w:w="40" w:type="dxa"/>
              <w:right w:w="20" w:type="dxa"/>
            </w:tcMar>
          </w:tcPr>
          <w:p w14:paraId="63B2AB90" w14:textId="77777777" w:rsidR="003D271F" w:rsidRDefault="00406DFC">
            <w:pPr>
              <w:spacing w:after="0" w:line="240" w:lineRule="auto"/>
            </w:pPr>
            <w:r>
              <w:rPr>
                <w:rFonts w:ascii="Times New Roman" w:hAnsi="Times New Roman"/>
                <w:color w:val="000000"/>
                <w:sz w:val="17"/>
              </w:rPr>
              <w:t>string</w:t>
            </w:r>
          </w:p>
        </w:tc>
        <w:tc>
          <w:tcPr>
            <w:tcW w:w="722" w:type="dxa"/>
            <w:tcBorders>
              <w:bottom w:val="single" w:sz="4" w:space="0" w:color="000000"/>
              <w:right w:val="single" w:sz="4" w:space="0" w:color="000000"/>
            </w:tcBorders>
            <w:tcMar>
              <w:top w:w="40" w:type="dxa"/>
              <w:left w:w="20" w:type="dxa"/>
              <w:bottom w:w="40" w:type="dxa"/>
              <w:right w:w="20" w:type="dxa"/>
            </w:tcMar>
          </w:tcPr>
          <w:p w14:paraId="586C976A" w14:textId="77777777" w:rsidR="003D271F" w:rsidRDefault="00406DFC">
            <w:pPr>
              <w:spacing w:after="0" w:line="240" w:lineRule="auto"/>
            </w:pPr>
            <w:r>
              <w:rPr>
                <w:rFonts w:ascii="Times New Roman" w:hAnsi="Times New Roman"/>
                <w:color w:val="000000"/>
                <w:sz w:val="17"/>
              </w:rPr>
              <w:t>1..1</w:t>
            </w:r>
          </w:p>
        </w:tc>
        <w:tc>
          <w:tcPr>
            <w:tcW w:w="3791" w:type="dxa"/>
            <w:tcBorders>
              <w:bottom w:val="single" w:sz="4" w:space="0" w:color="000000"/>
              <w:right w:val="single" w:sz="4" w:space="0" w:color="000000"/>
            </w:tcBorders>
            <w:tcMar>
              <w:top w:w="40" w:type="dxa"/>
              <w:left w:w="20" w:type="dxa"/>
              <w:bottom w:w="40" w:type="dxa"/>
              <w:right w:w="20" w:type="dxa"/>
            </w:tcMar>
          </w:tcPr>
          <w:p w14:paraId="58F9B11F" w14:textId="77777777" w:rsidR="003D271F" w:rsidRDefault="00406DFC">
            <w:pPr>
              <w:spacing w:after="0" w:line="240" w:lineRule="auto"/>
            </w:pPr>
            <w:r>
              <w:rPr>
                <w:rFonts w:ascii="Times New Roman" w:hAnsi="Times New Roman"/>
                <w:color w:val="000000"/>
                <w:sz w:val="17"/>
              </w:rPr>
              <w:t>ID операции в Спектрум в формате SP.1000176847-34856</w:t>
            </w:r>
          </w:p>
        </w:tc>
      </w:tr>
      <w:tr w:rsidR="003D271F" w14:paraId="50DC96D4" w14:textId="77777777">
        <w:tblPrEx>
          <w:tblCellMar>
            <w:top w:w="0" w:type="dxa"/>
            <w:bottom w:w="0" w:type="dxa"/>
          </w:tblCellMar>
        </w:tblPrEx>
        <w:tc>
          <w:tcPr>
            <w:tcW w:w="722" w:type="dxa"/>
            <w:tcBorders>
              <w:left w:val="single" w:sz="4" w:space="0" w:color="000000"/>
              <w:bottom w:val="single" w:sz="4" w:space="0" w:color="000000"/>
            </w:tcBorders>
            <w:tcMar>
              <w:top w:w="40" w:type="dxa"/>
              <w:left w:w="20" w:type="dxa"/>
              <w:bottom w:w="40" w:type="dxa"/>
              <w:right w:w="20" w:type="dxa"/>
            </w:tcMar>
          </w:tcPr>
          <w:p w14:paraId="4D8E6124" w14:textId="77777777" w:rsidR="003D271F" w:rsidRDefault="00406DFC">
            <w:pPr>
              <w:spacing w:after="0" w:line="240" w:lineRule="auto"/>
            </w:pPr>
            <w:r>
              <w:rPr>
                <w:rFonts w:ascii="Times New Roman" w:hAnsi="Times New Roman"/>
                <w:color w:val="000000"/>
                <w:sz w:val="17"/>
              </w:rPr>
              <w:t> </w:t>
            </w:r>
          </w:p>
        </w:tc>
        <w:tc>
          <w:tcPr>
            <w:tcW w:w="722" w:type="dxa"/>
            <w:tcBorders>
              <w:bottom w:val="single" w:sz="4" w:space="0" w:color="000000"/>
            </w:tcBorders>
            <w:tcMar>
              <w:top w:w="40" w:type="dxa"/>
              <w:left w:w="20" w:type="dxa"/>
              <w:bottom w:w="40" w:type="dxa"/>
              <w:right w:w="20" w:type="dxa"/>
            </w:tcMar>
          </w:tcPr>
          <w:p w14:paraId="6A317E2A" w14:textId="77777777" w:rsidR="003D271F" w:rsidRDefault="00406DFC">
            <w:pPr>
              <w:spacing w:after="0" w:line="240" w:lineRule="auto"/>
            </w:pPr>
            <w:r>
              <w:rPr>
                <w:rFonts w:ascii="Times New Roman" w:hAnsi="Times New Roman"/>
                <w:color w:val="000000"/>
                <w:sz w:val="17"/>
              </w:rPr>
              <w:t> </w:t>
            </w:r>
          </w:p>
        </w:tc>
        <w:tc>
          <w:tcPr>
            <w:tcW w:w="812" w:type="dxa"/>
            <w:tcBorders>
              <w:bottom w:val="single" w:sz="4" w:space="0" w:color="000000"/>
            </w:tcBorders>
            <w:tcMar>
              <w:top w:w="40" w:type="dxa"/>
              <w:left w:w="20" w:type="dxa"/>
              <w:bottom w:w="40" w:type="dxa"/>
              <w:right w:w="20" w:type="dxa"/>
            </w:tcMar>
          </w:tcPr>
          <w:p w14:paraId="07C1F42B"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36C0C01B" w14:textId="77777777" w:rsidR="003D271F" w:rsidRDefault="00406DFC">
            <w:pPr>
              <w:spacing w:after="0" w:line="240" w:lineRule="auto"/>
            </w:pPr>
            <w:r>
              <w:rPr>
                <w:rFonts w:ascii="Times New Roman" w:hAnsi="Times New Roman"/>
                <w:color w:val="000000"/>
                <w:sz w:val="17"/>
              </w:rPr>
              <w:t>sourceOperationId</w:t>
            </w:r>
          </w:p>
        </w:tc>
        <w:tc>
          <w:tcPr>
            <w:tcW w:w="812" w:type="dxa"/>
            <w:tcBorders>
              <w:bottom w:val="single" w:sz="4" w:space="0" w:color="000000"/>
              <w:right w:val="single" w:sz="4" w:space="0" w:color="000000"/>
            </w:tcBorders>
            <w:tcMar>
              <w:top w:w="40" w:type="dxa"/>
              <w:left w:w="20" w:type="dxa"/>
              <w:bottom w:w="40" w:type="dxa"/>
              <w:right w:w="20" w:type="dxa"/>
            </w:tcMar>
          </w:tcPr>
          <w:p w14:paraId="1B96A547" w14:textId="77777777" w:rsidR="003D271F" w:rsidRDefault="00406DFC">
            <w:pPr>
              <w:spacing w:after="0" w:line="240" w:lineRule="auto"/>
            </w:pPr>
            <w:r>
              <w:rPr>
                <w:rFonts w:ascii="Times New Roman" w:hAnsi="Times New Roman"/>
                <w:color w:val="000000"/>
                <w:sz w:val="17"/>
              </w:rPr>
              <w:t>string</w:t>
            </w:r>
          </w:p>
        </w:tc>
        <w:tc>
          <w:tcPr>
            <w:tcW w:w="722" w:type="dxa"/>
            <w:tcBorders>
              <w:bottom w:val="single" w:sz="4" w:space="0" w:color="000000"/>
              <w:right w:val="single" w:sz="4" w:space="0" w:color="000000"/>
            </w:tcBorders>
            <w:tcMar>
              <w:top w:w="40" w:type="dxa"/>
              <w:left w:w="20" w:type="dxa"/>
              <w:bottom w:w="40" w:type="dxa"/>
              <w:right w:w="20" w:type="dxa"/>
            </w:tcMar>
          </w:tcPr>
          <w:p w14:paraId="7D4F439F" w14:textId="77777777" w:rsidR="003D271F" w:rsidRDefault="00406DFC">
            <w:pPr>
              <w:spacing w:after="0" w:line="240" w:lineRule="auto"/>
            </w:pPr>
            <w:r>
              <w:rPr>
                <w:rFonts w:ascii="Times New Roman" w:hAnsi="Times New Roman"/>
                <w:color w:val="000000"/>
                <w:sz w:val="17"/>
              </w:rPr>
              <w:t>1..1</w:t>
            </w:r>
          </w:p>
        </w:tc>
        <w:tc>
          <w:tcPr>
            <w:tcW w:w="3791" w:type="dxa"/>
            <w:tcBorders>
              <w:bottom w:val="single" w:sz="4" w:space="0" w:color="000000"/>
              <w:right w:val="single" w:sz="4" w:space="0" w:color="000000"/>
            </w:tcBorders>
            <w:tcMar>
              <w:top w:w="40" w:type="dxa"/>
              <w:left w:w="20" w:type="dxa"/>
              <w:bottom w:w="40" w:type="dxa"/>
              <w:right w:w="20" w:type="dxa"/>
            </w:tcMar>
          </w:tcPr>
          <w:p w14:paraId="64E218C1" w14:textId="77777777" w:rsidR="003D271F" w:rsidRDefault="00406DFC">
            <w:pPr>
              <w:spacing w:after="0" w:line="240" w:lineRule="auto"/>
            </w:pPr>
            <w:r>
              <w:rPr>
                <w:rFonts w:ascii="Times New Roman" w:hAnsi="Times New Roman"/>
                <w:color w:val="000000"/>
                <w:sz w:val="17"/>
              </w:rPr>
              <w:t>ID операции в инициирующей системе. В данном случае идентификатор,</w:t>
            </w:r>
            <w:ins w:id="1302" w:author="Yulia A. Trifonova" w:date="2021-08-09T23:51:00Z">
              <w:r>
                <w:rPr>
                  <w:rFonts w:ascii="Times New Roman" w:hAnsi="Times New Roman"/>
                  <w:color w:val="000000"/>
                  <w:sz w:val="17"/>
                </w:rPr>
                <w:t xml:space="preserve"> </w:t>
              </w:r>
            </w:ins>
            <w:r>
              <w:rPr>
                <w:rFonts w:ascii="Times New Roman" w:hAnsi="Times New Roman"/>
                <w:color w:val="000000"/>
                <w:sz w:val="17"/>
              </w:rPr>
              <w:t xml:space="preserve">сгенерированный СУБО </w:t>
            </w:r>
            <w:r>
              <w:rPr>
                <w:rFonts w:ascii="Times New Roman" w:hAnsi="Times New Roman"/>
                <w:color w:val="000000"/>
                <w:sz w:val="17"/>
              </w:rPr>
              <w:t>"Внесение и снятие наличных" при отправке операции в Спектрум</w:t>
            </w:r>
          </w:p>
        </w:tc>
      </w:tr>
      <w:tr w:rsidR="003D271F" w14:paraId="4149DFC2" w14:textId="77777777">
        <w:tblPrEx>
          <w:tblCellMar>
            <w:top w:w="0" w:type="dxa"/>
            <w:bottom w:w="0" w:type="dxa"/>
          </w:tblCellMar>
        </w:tblPrEx>
        <w:tc>
          <w:tcPr>
            <w:tcW w:w="722" w:type="dxa"/>
            <w:tcBorders>
              <w:left w:val="single" w:sz="4" w:space="0" w:color="000000"/>
              <w:bottom w:val="single" w:sz="4" w:space="0" w:color="000000"/>
            </w:tcBorders>
            <w:tcMar>
              <w:top w:w="40" w:type="dxa"/>
              <w:left w:w="20" w:type="dxa"/>
              <w:bottom w:w="40" w:type="dxa"/>
              <w:right w:w="20" w:type="dxa"/>
            </w:tcMar>
          </w:tcPr>
          <w:p w14:paraId="39932061" w14:textId="77777777" w:rsidR="003D271F" w:rsidRDefault="00406DFC">
            <w:pPr>
              <w:spacing w:after="0" w:line="240" w:lineRule="auto"/>
            </w:pPr>
            <w:r>
              <w:rPr>
                <w:rFonts w:ascii="Times New Roman" w:hAnsi="Times New Roman"/>
                <w:color w:val="000000"/>
                <w:sz w:val="17"/>
              </w:rPr>
              <w:t> </w:t>
            </w:r>
          </w:p>
        </w:tc>
        <w:tc>
          <w:tcPr>
            <w:tcW w:w="722" w:type="dxa"/>
            <w:tcBorders>
              <w:bottom w:val="single" w:sz="4" w:space="0" w:color="000000"/>
            </w:tcBorders>
            <w:tcMar>
              <w:top w:w="40" w:type="dxa"/>
              <w:left w:w="20" w:type="dxa"/>
              <w:bottom w:w="40" w:type="dxa"/>
              <w:right w:w="20" w:type="dxa"/>
            </w:tcMar>
          </w:tcPr>
          <w:p w14:paraId="5C4DE927" w14:textId="77777777" w:rsidR="003D271F" w:rsidRDefault="00406DFC">
            <w:pPr>
              <w:spacing w:after="0" w:line="240" w:lineRule="auto"/>
            </w:pPr>
            <w:r>
              <w:rPr>
                <w:rFonts w:ascii="Times New Roman" w:hAnsi="Times New Roman"/>
                <w:color w:val="000000"/>
                <w:sz w:val="17"/>
              </w:rPr>
              <w:t> </w:t>
            </w:r>
          </w:p>
        </w:tc>
        <w:tc>
          <w:tcPr>
            <w:tcW w:w="812" w:type="dxa"/>
            <w:tcBorders>
              <w:bottom w:val="single" w:sz="4" w:space="0" w:color="000000"/>
            </w:tcBorders>
            <w:tcMar>
              <w:top w:w="40" w:type="dxa"/>
              <w:left w:w="20" w:type="dxa"/>
              <w:bottom w:w="40" w:type="dxa"/>
              <w:right w:w="20" w:type="dxa"/>
            </w:tcMar>
          </w:tcPr>
          <w:p w14:paraId="33F654AF"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0C1B9D69" w14:textId="77777777" w:rsidR="003D271F" w:rsidRDefault="00406DFC">
            <w:pPr>
              <w:spacing w:after="0" w:line="240" w:lineRule="auto"/>
            </w:pPr>
            <w:r>
              <w:rPr>
                <w:rFonts w:ascii="Times New Roman" w:hAnsi="Times New Roman"/>
                <w:color w:val="000000"/>
                <w:sz w:val="17"/>
              </w:rPr>
              <w:t>status</w:t>
            </w:r>
          </w:p>
        </w:tc>
        <w:tc>
          <w:tcPr>
            <w:tcW w:w="812" w:type="dxa"/>
            <w:tcBorders>
              <w:bottom w:val="single" w:sz="4" w:space="0" w:color="000000"/>
              <w:right w:val="single" w:sz="4" w:space="0" w:color="000000"/>
            </w:tcBorders>
            <w:tcMar>
              <w:top w:w="40" w:type="dxa"/>
              <w:left w:w="20" w:type="dxa"/>
              <w:bottom w:w="40" w:type="dxa"/>
              <w:right w:w="20" w:type="dxa"/>
            </w:tcMar>
          </w:tcPr>
          <w:p w14:paraId="1A7284D6" w14:textId="77777777" w:rsidR="003D271F" w:rsidRDefault="00406DFC">
            <w:pPr>
              <w:spacing w:after="0" w:line="240" w:lineRule="auto"/>
            </w:pPr>
            <w:r>
              <w:rPr>
                <w:rFonts w:ascii="Times New Roman" w:hAnsi="Times New Roman"/>
                <w:color w:val="000000"/>
                <w:sz w:val="17"/>
              </w:rPr>
              <w:t>integer</w:t>
            </w:r>
          </w:p>
        </w:tc>
        <w:tc>
          <w:tcPr>
            <w:tcW w:w="722" w:type="dxa"/>
            <w:tcBorders>
              <w:bottom w:val="single" w:sz="4" w:space="0" w:color="000000"/>
              <w:right w:val="single" w:sz="4" w:space="0" w:color="000000"/>
            </w:tcBorders>
            <w:tcMar>
              <w:top w:w="40" w:type="dxa"/>
              <w:left w:w="20" w:type="dxa"/>
              <w:bottom w:w="40" w:type="dxa"/>
              <w:right w:w="20" w:type="dxa"/>
            </w:tcMar>
          </w:tcPr>
          <w:p w14:paraId="365EC85B" w14:textId="77777777" w:rsidR="003D271F" w:rsidRDefault="00406DFC">
            <w:pPr>
              <w:spacing w:after="0" w:line="240" w:lineRule="auto"/>
            </w:pPr>
            <w:r>
              <w:rPr>
                <w:rFonts w:ascii="Times New Roman" w:hAnsi="Times New Roman"/>
                <w:color w:val="000000"/>
                <w:sz w:val="17"/>
              </w:rPr>
              <w:t>1..1</w:t>
            </w:r>
          </w:p>
        </w:tc>
        <w:tc>
          <w:tcPr>
            <w:tcW w:w="3791" w:type="dxa"/>
            <w:tcBorders>
              <w:bottom w:val="single" w:sz="4" w:space="0" w:color="000000"/>
              <w:right w:val="single" w:sz="4" w:space="0" w:color="000000"/>
            </w:tcBorders>
            <w:tcMar>
              <w:top w:w="40" w:type="dxa"/>
              <w:left w:w="20" w:type="dxa"/>
              <w:bottom w:w="40" w:type="dxa"/>
              <w:right w:w="20" w:type="dxa"/>
            </w:tcMar>
          </w:tcPr>
          <w:p w14:paraId="6D3910E4" w14:textId="77777777" w:rsidR="003D271F" w:rsidRDefault="00406DFC">
            <w:pPr>
              <w:spacing w:after="0" w:line="240" w:lineRule="auto"/>
            </w:pPr>
            <w:r>
              <w:rPr>
                <w:rFonts w:ascii="Times New Roman" w:hAnsi="Times New Roman"/>
                <w:color w:val="000000"/>
                <w:sz w:val="17"/>
              </w:rPr>
              <w:t>Статус операции. Допустимые значения: 1 - подтверждена, 2 - не подтверждена, 3 - на контроль, 4 - отменена, 5 - аннулирована.</w:t>
            </w:r>
          </w:p>
        </w:tc>
      </w:tr>
      <w:tr w:rsidR="003D271F" w14:paraId="3C67BCDC" w14:textId="77777777">
        <w:tblPrEx>
          <w:tblCellMar>
            <w:top w:w="0" w:type="dxa"/>
            <w:bottom w:w="0" w:type="dxa"/>
          </w:tblCellMar>
        </w:tblPrEx>
        <w:tc>
          <w:tcPr>
            <w:tcW w:w="722" w:type="dxa"/>
            <w:tcBorders>
              <w:left w:val="single" w:sz="4" w:space="0" w:color="000000"/>
              <w:bottom w:val="single" w:sz="4" w:space="0" w:color="000000"/>
            </w:tcBorders>
            <w:tcMar>
              <w:top w:w="40" w:type="dxa"/>
              <w:left w:w="20" w:type="dxa"/>
              <w:bottom w:w="40" w:type="dxa"/>
              <w:right w:w="20" w:type="dxa"/>
            </w:tcMar>
          </w:tcPr>
          <w:p w14:paraId="4A19E2BA" w14:textId="77777777" w:rsidR="003D271F" w:rsidRDefault="00406DFC">
            <w:pPr>
              <w:spacing w:after="0" w:line="240" w:lineRule="auto"/>
            </w:pPr>
            <w:r>
              <w:rPr>
                <w:rFonts w:ascii="Times New Roman" w:hAnsi="Times New Roman"/>
                <w:color w:val="000000"/>
                <w:sz w:val="17"/>
              </w:rPr>
              <w:t> </w:t>
            </w:r>
          </w:p>
        </w:tc>
        <w:tc>
          <w:tcPr>
            <w:tcW w:w="722" w:type="dxa"/>
            <w:tcBorders>
              <w:bottom w:val="single" w:sz="4" w:space="0" w:color="000000"/>
            </w:tcBorders>
            <w:tcMar>
              <w:top w:w="40" w:type="dxa"/>
              <w:left w:w="20" w:type="dxa"/>
              <w:bottom w:w="40" w:type="dxa"/>
              <w:right w:w="20" w:type="dxa"/>
            </w:tcMar>
          </w:tcPr>
          <w:p w14:paraId="5E1BDDD3" w14:textId="77777777" w:rsidR="003D271F" w:rsidRDefault="00406DFC">
            <w:pPr>
              <w:spacing w:after="0" w:line="240" w:lineRule="auto"/>
            </w:pPr>
            <w:r>
              <w:rPr>
                <w:rFonts w:ascii="Times New Roman" w:hAnsi="Times New Roman"/>
                <w:color w:val="000000"/>
                <w:sz w:val="17"/>
              </w:rPr>
              <w:t> </w:t>
            </w:r>
          </w:p>
        </w:tc>
        <w:tc>
          <w:tcPr>
            <w:tcW w:w="812" w:type="dxa"/>
            <w:tcBorders>
              <w:bottom w:val="single" w:sz="4" w:space="0" w:color="000000"/>
            </w:tcBorders>
            <w:tcMar>
              <w:top w:w="40" w:type="dxa"/>
              <w:left w:w="20" w:type="dxa"/>
              <w:bottom w:w="40" w:type="dxa"/>
              <w:right w:w="20" w:type="dxa"/>
            </w:tcMar>
          </w:tcPr>
          <w:p w14:paraId="6E19C2D6"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6D548E1D" w14:textId="77777777" w:rsidR="003D271F" w:rsidRDefault="00406DFC">
            <w:pPr>
              <w:spacing w:after="0" w:line="240" w:lineRule="auto"/>
            </w:pPr>
            <w:r>
              <w:rPr>
                <w:rFonts w:ascii="Times New Roman" w:hAnsi="Times New Roman"/>
                <w:color w:val="000000"/>
                <w:sz w:val="17"/>
              </w:rPr>
              <w:t>login</w:t>
            </w:r>
          </w:p>
        </w:tc>
        <w:tc>
          <w:tcPr>
            <w:tcW w:w="812" w:type="dxa"/>
            <w:tcBorders>
              <w:bottom w:val="single" w:sz="4" w:space="0" w:color="000000"/>
              <w:right w:val="single" w:sz="4" w:space="0" w:color="000000"/>
            </w:tcBorders>
            <w:tcMar>
              <w:top w:w="40" w:type="dxa"/>
              <w:left w:w="20" w:type="dxa"/>
              <w:bottom w:w="40" w:type="dxa"/>
              <w:right w:w="20" w:type="dxa"/>
            </w:tcMar>
          </w:tcPr>
          <w:p w14:paraId="5FDCF0D5" w14:textId="77777777" w:rsidR="003D271F" w:rsidRDefault="00406DFC">
            <w:pPr>
              <w:spacing w:after="0" w:line="240" w:lineRule="auto"/>
            </w:pPr>
            <w:r>
              <w:rPr>
                <w:rFonts w:ascii="Times New Roman" w:hAnsi="Times New Roman"/>
                <w:color w:val="000000"/>
                <w:sz w:val="17"/>
              </w:rPr>
              <w:t>string</w:t>
            </w:r>
          </w:p>
        </w:tc>
        <w:tc>
          <w:tcPr>
            <w:tcW w:w="722" w:type="dxa"/>
            <w:tcBorders>
              <w:bottom w:val="single" w:sz="4" w:space="0" w:color="000000"/>
              <w:right w:val="single" w:sz="4" w:space="0" w:color="000000"/>
            </w:tcBorders>
            <w:tcMar>
              <w:top w:w="40" w:type="dxa"/>
              <w:left w:w="20" w:type="dxa"/>
              <w:bottom w:w="40" w:type="dxa"/>
              <w:right w:w="20" w:type="dxa"/>
            </w:tcMar>
          </w:tcPr>
          <w:p w14:paraId="3A1016C9" w14:textId="77777777" w:rsidR="003D271F" w:rsidRDefault="00406DFC">
            <w:pPr>
              <w:spacing w:after="0" w:line="240" w:lineRule="auto"/>
            </w:pPr>
            <w:r>
              <w:rPr>
                <w:rFonts w:ascii="Times New Roman" w:hAnsi="Times New Roman"/>
                <w:color w:val="000000"/>
                <w:sz w:val="17"/>
              </w:rPr>
              <w:t>1..1</w:t>
            </w:r>
          </w:p>
        </w:tc>
        <w:tc>
          <w:tcPr>
            <w:tcW w:w="3791" w:type="dxa"/>
            <w:tcBorders>
              <w:bottom w:val="single" w:sz="4" w:space="0" w:color="000000"/>
              <w:right w:val="single" w:sz="4" w:space="0" w:color="000000"/>
            </w:tcBorders>
            <w:tcMar>
              <w:top w:w="40" w:type="dxa"/>
              <w:left w:w="20" w:type="dxa"/>
              <w:bottom w:w="40" w:type="dxa"/>
              <w:right w:w="20" w:type="dxa"/>
            </w:tcMar>
          </w:tcPr>
          <w:p w14:paraId="1646FD15" w14:textId="77777777" w:rsidR="003D271F" w:rsidRDefault="00406DFC">
            <w:pPr>
              <w:spacing w:after="0" w:line="240" w:lineRule="auto"/>
            </w:pPr>
            <w:r>
              <w:rPr>
                <w:rFonts w:ascii="Times New Roman" w:hAnsi="Times New Roman"/>
                <w:color w:val="000000"/>
                <w:sz w:val="17"/>
              </w:rPr>
              <w:t xml:space="preserve">Табельный номер </w:t>
            </w:r>
            <w:r>
              <w:rPr>
                <w:rFonts w:ascii="Times New Roman" w:hAnsi="Times New Roman"/>
                <w:color w:val="000000"/>
                <w:sz w:val="17"/>
              </w:rPr>
              <w:t>сотрудника, изменившего статус операции</w:t>
            </w:r>
          </w:p>
        </w:tc>
      </w:tr>
      <w:tr w:rsidR="003D271F" w14:paraId="5D0DACDE" w14:textId="77777777">
        <w:tblPrEx>
          <w:tblCellMar>
            <w:top w:w="0" w:type="dxa"/>
            <w:bottom w:w="0" w:type="dxa"/>
          </w:tblCellMar>
        </w:tblPrEx>
        <w:tc>
          <w:tcPr>
            <w:tcW w:w="722" w:type="dxa"/>
            <w:tcBorders>
              <w:left w:val="single" w:sz="4" w:space="0" w:color="000000"/>
              <w:bottom w:val="single" w:sz="4" w:space="0" w:color="000000"/>
            </w:tcBorders>
            <w:tcMar>
              <w:top w:w="40" w:type="dxa"/>
              <w:left w:w="20" w:type="dxa"/>
              <w:bottom w:w="40" w:type="dxa"/>
              <w:right w:w="20" w:type="dxa"/>
            </w:tcMar>
          </w:tcPr>
          <w:p w14:paraId="72C52088" w14:textId="77777777" w:rsidR="003D271F" w:rsidRDefault="00406DFC">
            <w:pPr>
              <w:spacing w:after="0" w:line="240" w:lineRule="auto"/>
            </w:pPr>
            <w:r>
              <w:rPr>
                <w:rFonts w:ascii="Times New Roman" w:hAnsi="Times New Roman"/>
                <w:color w:val="000000"/>
                <w:sz w:val="17"/>
              </w:rPr>
              <w:t> </w:t>
            </w:r>
          </w:p>
        </w:tc>
        <w:tc>
          <w:tcPr>
            <w:tcW w:w="722" w:type="dxa"/>
            <w:tcBorders>
              <w:bottom w:val="single" w:sz="4" w:space="0" w:color="000000"/>
            </w:tcBorders>
            <w:tcMar>
              <w:top w:w="40" w:type="dxa"/>
              <w:left w:w="20" w:type="dxa"/>
              <w:bottom w:w="40" w:type="dxa"/>
              <w:right w:w="20" w:type="dxa"/>
            </w:tcMar>
          </w:tcPr>
          <w:p w14:paraId="0F7DEEBB" w14:textId="77777777" w:rsidR="003D271F" w:rsidRDefault="00406DFC">
            <w:pPr>
              <w:spacing w:after="0" w:line="240" w:lineRule="auto"/>
            </w:pPr>
            <w:r>
              <w:rPr>
                <w:rFonts w:ascii="Times New Roman" w:hAnsi="Times New Roman"/>
                <w:color w:val="000000"/>
                <w:sz w:val="17"/>
              </w:rPr>
              <w:t> </w:t>
            </w:r>
          </w:p>
        </w:tc>
        <w:tc>
          <w:tcPr>
            <w:tcW w:w="812" w:type="dxa"/>
            <w:tcBorders>
              <w:bottom w:val="single" w:sz="4" w:space="0" w:color="000000"/>
            </w:tcBorders>
            <w:tcMar>
              <w:top w:w="40" w:type="dxa"/>
              <w:left w:w="20" w:type="dxa"/>
              <w:bottom w:w="40" w:type="dxa"/>
              <w:right w:w="20" w:type="dxa"/>
            </w:tcMar>
          </w:tcPr>
          <w:p w14:paraId="6D3C3002" w14:textId="77777777" w:rsidR="003D271F" w:rsidRDefault="00406DFC">
            <w:pPr>
              <w:spacing w:after="0" w:line="240" w:lineRule="auto"/>
            </w:pPr>
            <w:r>
              <w:rPr>
                <w:rFonts w:ascii="Times New Roman" w:hAnsi="Times New Roman"/>
                <w:color w:val="000000"/>
                <w:sz w:val="17"/>
              </w:rPr>
              <w:t> </w:t>
            </w:r>
          </w:p>
        </w:tc>
        <w:tc>
          <w:tcPr>
            <w:tcW w:w="1444" w:type="dxa"/>
            <w:tcBorders>
              <w:bottom w:val="single" w:sz="4" w:space="0" w:color="000000"/>
              <w:right w:val="single" w:sz="4" w:space="0" w:color="000000"/>
            </w:tcBorders>
            <w:tcMar>
              <w:top w:w="40" w:type="dxa"/>
              <w:left w:w="20" w:type="dxa"/>
              <w:bottom w:w="40" w:type="dxa"/>
              <w:right w:w="20" w:type="dxa"/>
            </w:tcMar>
          </w:tcPr>
          <w:p w14:paraId="390A9FC8" w14:textId="77777777" w:rsidR="003D271F" w:rsidRDefault="00406DFC">
            <w:pPr>
              <w:spacing w:after="0" w:line="240" w:lineRule="auto"/>
            </w:pPr>
            <w:r>
              <w:rPr>
                <w:rFonts w:ascii="Times New Roman" w:hAnsi="Times New Roman"/>
                <w:color w:val="000000"/>
                <w:sz w:val="17"/>
              </w:rPr>
              <w:t>details</w:t>
            </w:r>
          </w:p>
        </w:tc>
        <w:tc>
          <w:tcPr>
            <w:tcW w:w="812" w:type="dxa"/>
            <w:tcBorders>
              <w:bottom w:val="single" w:sz="4" w:space="0" w:color="000000"/>
              <w:right w:val="single" w:sz="4" w:space="0" w:color="000000"/>
            </w:tcBorders>
            <w:tcMar>
              <w:top w:w="40" w:type="dxa"/>
              <w:left w:w="20" w:type="dxa"/>
              <w:bottom w:w="40" w:type="dxa"/>
              <w:right w:w="20" w:type="dxa"/>
            </w:tcMar>
          </w:tcPr>
          <w:p w14:paraId="67A09A97" w14:textId="77777777" w:rsidR="003D271F" w:rsidRDefault="00406DFC">
            <w:pPr>
              <w:spacing w:after="0" w:line="240" w:lineRule="auto"/>
            </w:pPr>
            <w:r>
              <w:rPr>
                <w:rFonts w:ascii="Times New Roman" w:hAnsi="Times New Roman"/>
                <w:color w:val="000000"/>
                <w:sz w:val="17"/>
              </w:rPr>
              <w:t>string</w:t>
            </w:r>
          </w:p>
        </w:tc>
        <w:tc>
          <w:tcPr>
            <w:tcW w:w="722" w:type="dxa"/>
            <w:tcBorders>
              <w:bottom w:val="single" w:sz="4" w:space="0" w:color="000000"/>
              <w:right w:val="single" w:sz="4" w:space="0" w:color="000000"/>
            </w:tcBorders>
            <w:tcMar>
              <w:top w:w="40" w:type="dxa"/>
              <w:left w:w="20" w:type="dxa"/>
              <w:bottom w:w="40" w:type="dxa"/>
              <w:right w:w="20" w:type="dxa"/>
            </w:tcMar>
          </w:tcPr>
          <w:p w14:paraId="17577204" w14:textId="77777777" w:rsidR="003D271F" w:rsidRDefault="00406DFC">
            <w:pPr>
              <w:spacing w:after="0" w:line="240" w:lineRule="auto"/>
            </w:pPr>
            <w:r>
              <w:rPr>
                <w:rFonts w:ascii="Times New Roman" w:hAnsi="Times New Roman"/>
                <w:color w:val="000000"/>
                <w:sz w:val="17"/>
              </w:rPr>
              <w:t>1..1</w:t>
            </w:r>
          </w:p>
        </w:tc>
        <w:tc>
          <w:tcPr>
            <w:tcW w:w="3791" w:type="dxa"/>
            <w:tcBorders>
              <w:bottom w:val="single" w:sz="4" w:space="0" w:color="000000"/>
              <w:right w:val="single" w:sz="4" w:space="0" w:color="000000"/>
            </w:tcBorders>
            <w:tcMar>
              <w:top w:w="40" w:type="dxa"/>
              <w:left w:w="20" w:type="dxa"/>
              <w:bottom w:w="40" w:type="dxa"/>
              <w:right w:w="20" w:type="dxa"/>
            </w:tcMar>
          </w:tcPr>
          <w:p w14:paraId="10BDD128" w14:textId="77777777" w:rsidR="003D271F" w:rsidRDefault="00406DFC">
            <w:pPr>
              <w:spacing w:after="0" w:line="240" w:lineRule="auto"/>
            </w:pPr>
            <w:r>
              <w:rPr>
                <w:rFonts w:ascii="Times New Roman" w:hAnsi="Times New Roman"/>
                <w:color w:val="000000"/>
                <w:sz w:val="17"/>
              </w:rPr>
              <w:t>Комментарий контролера. Передается пустой тег при отсутсвии</w:t>
            </w:r>
          </w:p>
        </w:tc>
      </w:tr>
    </w:tbl>
    <w:p w14:paraId="70ADA978" w14:textId="77777777" w:rsidR="003D271F" w:rsidRDefault="00406DFC">
      <w:pPr>
        <w:spacing w:before="200" w:after="0" w:line="240" w:lineRule="auto"/>
        <w:rPr>
          <w:ins w:id="1303" w:author="Yulia A. Trifonova" w:date="2021-08-09T23:51:00Z"/>
        </w:rPr>
      </w:pPr>
      <w:bookmarkStart w:id="1304" w:name="method_createMQ_responce"/>
      <w:r>
        <w:rPr>
          <w:rFonts w:ascii="Arial" w:hAnsi="Arial"/>
          <w:b/>
          <w:color w:val="000000"/>
          <w:sz w:val="20"/>
        </w:rPr>
        <w:t>4.3.2.</w:t>
      </w:r>
      <w:ins w:id="1305" w:author="Yulia A. Trifonova" w:date="2021-08-09T23:51:00Z">
        <w:r>
          <w:rPr>
            <w:rFonts w:ascii="Arial" w:hAnsi="Arial"/>
            <w:b/>
            <w:color w:val="000000"/>
            <w:sz w:val="20"/>
          </w:rPr>
          <w:t>4.9. Разработка метода обработки ответа на запрос в MQ на "Смену статуса операции"</w:t>
        </w:r>
      </w:ins>
    </w:p>
    <w:bookmarkEnd w:id="1304"/>
    <w:p w14:paraId="514B6537" w14:textId="77777777" w:rsidR="003D271F" w:rsidRDefault="00406DFC">
      <w:pPr>
        <w:spacing w:before="200" w:after="0" w:line="240" w:lineRule="auto"/>
        <w:rPr>
          <w:ins w:id="1306" w:author="Yulia A. Trifonova" w:date="2021-08-09T23:51:00Z"/>
        </w:rPr>
      </w:pPr>
      <w:ins w:id="1307" w:author="Yulia A. Trifonova" w:date="2021-08-09T23:51:00Z">
        <w:r>
          <w:rPr>
            <w:rFonts w:ascii="Times New Roman" w:hAnsi="Times New Roman"/>
            <w:color w:val="000000"/>
            <w:sz w:val="20"/>
          </w:rPr>
          <w:t xml:space="preserve">Необходимо реализовать метод для обработки ответа на запрос к сервису синхронизации статуса с СУБО "Наличные операции ФЛ" (см. </w:t>
        </w:r>
        <w:r>
          <w:fldChar w:fldCharType="begin"/>
        </w:r>
        <w:r>
          <w:instrText xml:space="preserve"> HYPERLINK \l "syncCashOperationStatus" \h </w:instrText>
        </w:r>
        <w:r>
          <w:fldChar w:fldCharType="separate"/>
        </w:r>
        <w:r>
          <w:rPr>
            <w:rFonts w:ascii="Times New Roman" w:hAnsi="Times New Roman"/>
            <w:color w:val="000000"/>
            <w:sz w:val="20"/>
          </w:rPr>
          <w:t>Раздел 4.3.2.5.3, «Разработка клиента к сервису смены статуса операции в СУБО Налич</w:t>
        </w:r>
        <w:r>
          <w:rPr>
            <w:rFonts w:ascii="Times New Roman" w:hAnsi="Times New Roman"/>
            <w:color w:val="000000"/>
            <w:sz w:val="20"/>
          </w:rPr>
          <w:t>ные операции»</w:t>
        </w:r>
        <w:r>
          <w:rPr>
            <w:rFonts w:ascii="Times New Roman" w:hAnsi="Times New Roman"/>
            <w:color w:val="000000"/>
            <w:sz w:val="20"/>
          </w:rPr>
          <w:fldChar w:fldCharType="end"/>
        </w:r>
        <w:r>
          <w:rPr>
            <w:rFonts w:ascii="Times New Roman" w:hAnsi="Times New Roman"/>
            <w:color w:val="000000"/>
            <w:sz w:val="20"/>
          </w:rPr>
          <w:t>).</w:t>
        </w:r>
      </w:ins>
    </w:p>
    <w:p w14:paraId="5476DC4D" w14:textId="77777777" w:rsidR="003D271F" w:rsidRDefault="00406DFC">
      <w:pPr>
        <w:spacing w:before="200" w:after="0" w:line="240" w:lineRule="auto"/>
        <w:rPr>
          <w:ins w:id="1308" w:author="Yulia A. Trifonova" w:date="2021-08-09T23:51:00Z"/>
        </w:rPr>
      </w:pPr>
      <w:ins w:id="1309" w:author="Yulia A. Trifonova" w:date="2021-08-09T23:51:00Z">
        <w:r>
          <w:rPr>
            <w:rFonts w:ascii="Times New Roman" w:hAnsi="Times New Roman"/>
            <w:color w:val="000000"/>
            <w:sz w:val="20"/>
          </w:rPr>
          <w:t xml:space="preserve">Метод заполняет структуру на основании ранее созданной операции (см. </w:t>
        </w:r>
        <w:r>
          <w:fldChar w:fldCharType="begin"/>
        </w:r>
        <w:r>
          <w:instrText xml:space="preserve"> HYPERLINK \l "method_createJS_request" \h </w:instrText>
        </w:r>
        <w:r>
          <w:fldChar w:fldCharType="separate"/>
        </w:r>
        <w:r>
          <w:rPr>
            <w:rFonts w:ascii="Times New Roman" w:hAnsi="Times New Roman"/>
            <w:color w:val="000000"/>
            <w:sz w:val="20"/>
          </w:rPr>
          <w:t>Раздел 4.3.2.4.4, «Разработка метода создания операции JournalService.create»</w:t>
        </w:r>
        <w:r>
          <w:rPr>
            <w:rFonts w:ascii="Times New Roman" w:hAnsi="Times New Roman"/>
            <w:color w:val="000000"/>
            <w:sz w:val="20"/>
          </w:rPr>
          <w:fldChar w:fldCharType="end"/>
        </w:r>
        <w:r>
          <w:rPr>
            <w:rFonts w:ascii="Times New Roman" w:hAnsi="Times New Roman"/>
            <w:color w:val="000000"/>
            <w:sz w:val="20"/>
          </w:rPr>
          <w:t>):</w:t>
        </w:r>
      </w:ins>
    </w:p>
    <w:p w14:paraId="6EEE5055" w14:textId="77777777" w:rsidR="003D271F" w:rsidRDefault="00406DFC">
      <w:pPr>
        <w:numPr>
          <w:ilvl w:val="0"/>
          <w:numId w:val="37"/>
        </w:numPr>
        <w:tabs>
          <w:tab w:val="left" w:pos="240"/>
        </w:tabs>
        <w:spacing w:before="200" w:after="0" w:line="240" w:lineRule="auto"/>
        <w:ind w:left="240" w:hanging="40"/>
        <w:rPr>
          <w:ins w:id="1310" w:author="Yulia A. Trifonova" w:date="2021-08-09T23:51:00Z"/>
        </w:rPr>
      </w:pPr>
      <w:bookmarkStart w:id="1311" w:name="d5e2247"/>
      <w:bookmarkStart w:id="1312" w:name="d5e2246"/>
      <w:ins w:id="1313" w:author="Yulia A. Trifonova" w:date="2021-08-09T23:51:00Z">
        <w:r>
          <w:rPr>
            <w:rFonts w:ascii="Times New Roman" w:hAnsi="Times New Roman"/>
            <w:color w:val="000000"/>
            <w:sz w:val="20"/>
          </w:rPr>
          <w:t xml:space="preserve">Если структура ответа невалидная - метод </w:t>
        </w:r>
        <w:r>
          <w:rPr>
            <w:rFonts w:ascii="Times New Roman" w:hAnsi="Times New Roman"/>
            <w:color w:val="000000"/>
            <w:sz w:val="20"/>
          </w:rPr>
          <w:t>заканчивает работу с ошибкой.</w:t>
        </w:r>
      </w:ins>
    </w:p>
    <w:p w14:paraId="478CCF54" w14:textId="77777777" w:rsidR="003D271F" w:rsidRDefault="00406DFC">
      <w:pPr>
        <w:numPr>
          <w:ilvl w:val="0"/>
          <w:numId w:val="37"/>
        </w:numPr>
        <w:tabs>
          <w:tab w:val="left" w:pos="240"/>
        </w:tabs>
        <w:spacing w:before="200" w:after="0" w:line="240" w:lineRule="auto"/>
        <w:ind w:left="240" w:hanging="40"/>
        <w:rPr>
          <w:ins w:id="1314" w:author="Yulia A. Trifonova" w:date="2021-08-09T23:51:00Z"/>
        </w:rPr>
      </w:pPr>
      <w:bookmarkStart w:id="1315" w:name="d5e2249"/>
      <w:bookmarkEnd w:id="1311"/>
      <w:bookmarkEnd w:id="1312"/>
      <w:ins w:id="1316" w:author="Yulia A. Trifonova" w:date="2021-08-09T23:51:00Z">
        <w:r>
          <w:rPr>
            <w:rFonts w:ascii="Times New Roman" w:hAnsi="Times New Roman"/>
            <w:color w:val="000000"/>
            <w:sz w:val="20"/>
          </w:rPr>
          <w:t>Если структура ответа валидная, то сохраняется факт получения ответа:</w:t>
        </w:r>
      </w:ins>
    </w:p>
    <w:p w14:paraId="7FFAAC7E" w14:textId="77777777" w:rsidR="003D271F" w:rsidRDefault="00406DFC">
      <w:pPr>
        <w:spacing w:before="240" w:after="0" w:line="240" w:lineRule="auto"/>
        <w:ind w:left="240"/>
        <w:rPr>
          <w:ins w:id="1317" w:author="Yulia A. Trifonova" w:date="2021-08-09T23:51:00Z"/>
        </w:rPr>
      </w:pPr>
      <w:bookmarkStart w:id="1318" w:name="d5e2251"/>
      <w:bookmarkEnd w:id="1315"/>
      <w:ins w:id="1319" w:author="Yulia A. Trifonova" w:date="2021-08-09T23:51:00Z">
        <w:r>
          <w:rPr>
            <w:rFonts w:ascii="Times New Roman" w:hAnsi="Times New Roman"/>
            <w:b/>
            <w:color w:val="000000"/>
            <w:sz w:val="24"/>
          </w:rPr>
          <w:t>Таблица 6. Структура ответа на запрос синхронизации статуса операции c наличными syncCashOperationStatusResponse</w:t>
        </w:r>
      </w:ins>
    </w:p>
    <w:bookmarkEnd w:id="1318"/>
    <w:p w14:paraId="4EB85BF4" w14:textId="77777777" w:rsidR="003D271F" w:rsidRDefault="003D271F">
      <w:pPr>
        <w:spacing w:after="0" w:line="240" w:lineRule="auto"/>
        <w:rPr>
          <w:ins w:id="1320" w:author="Yulia A. Trifonova" w:date="2021-08-09T23:51:00Z"/>
          <w:sz w:val="14"/>
        </w:rPr>
      </w:pPr>
    </w:p>
    <w:tbl>
      <w:tblPr>
        <w:tblW w:w="0" w:type="auto"/>
        <w:tblInd w:w="265" w:type="dxa"/>
        <w:tblLayout w:type="fixed"/>
        <w:tblCellMar>
          <w:left w:w="10" w:type="dxa"/>
          <w:right w:w="10" w:type="dxa"/>
        </w:tblCellMar>
        <w:tblLook w:val="0000" w:firstRow="0" w:lastRow="0" w:firstColumn="0" w:lastColumn="0" w:noHBand="0" w:noVBand="0"/>
      </w:tblPr>
      <w:tblGrid>
        <w:gridCol w:w="703"/>
        <w:gridCol w:w="703"/>
        <w:gridCol w:w="791"/>
        <w:gridCol w:w="1406"/>
        <w:gridCol w:w="791"/>
        <w:gridCol w:w="703"/>
        <w:gridCol w:w="3690"/>
      </w:tblGrid>
      <w:tr w:rsidR="000941B2" w14:paraId="5A317EFA" w14:textId="77777777" w:rsidTr="000941B2">
        <w:tblPrEx>
          <w:tblCellMar>
            <w:top w:w="0" w:type="dxa"/>
            <w:bottom w:w="0" w:type="dxa"/>
          </w:tblCellMar>
        </w:tblPrEx>
        <w:trPr>
          <w:tblHeader/>
          <w:ins w:id="1321" w:author="Yulia A. Trifonova" w:date="2021-08-09T23:51:00Z"/>
        </w:trPr>
        <w:tc>
          <w:tcPr>
            <w:tcW w:w="3603" w:type="dxa"/>
            <w:gridSpan w:val="4"/>
            <w:tcBorders>
              <w:top w:val="single" w:sz="4" w:space="0" w:color="000000"/>
              <w:left w:val="single" w:sz="4" w:space="0" w:color="000000"/>
              <w:bottom w:val="single" w:sz="4" w:space="0" w:color="000000"/>
              <w:right w:val="single" w:sz="4" w:space="0" w:color="000000"/>
            </w:tcBorders>
            <w:shd w:val="clear" w:color="auto" w:fill="EEEEEE"/>
            <w:tcMar>
              <w:top w:w="40" w:type="dxa"/>
              <w:left w:w="20" w:type="dxa"/>
              <w:bottom w:w="40" w:type="dxa"/>
            </w:tcMar>
          </w:tcPr>
          <w:p w14:paraId="11AC74FD" w14:textId="77777777" w:rsidR="003D271F" w:rsidRDefault="00406DFC">
            <w:pPr>
              <w:spacing w:after="0" w:line="240" w:lineRule="auto"/>
              <w:rPr>
                <w:ins w:id="1322" w:author="Yulia A. Trifonova" w:date="2021-08-09T23:51:00Z"/>
              </w:rPr>
            </w:pPr>
            <w:ins w:id="1323" w:author="Yulia A. Trifonova" w:date="2021-08-09T23:51:00Z">
              <w:r>
                <w:rPr>
                  <w:rFonts w:ascii="Times New Roman" w:hAnsi="Times New Roman"/>
                  <w:b/>
                  <w:color w:val="000000"/>
                  <w:sz w:val="17"/>
                </w:rPr>
                <w:t>Тег</w:t>
              </w:r>
            </w:ins>
          </w:p>
        </w:tc>
        <w:tc>
          <w:tcPr>
            <w:tcW w:w="791"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2010BD1E" w14:textId="77777777" w:rsidR="003D271F" w:rsidRDefault="00406DFC">
            <w:pPr>
              <w:spacing w:after="0" w:line="240" w:lineRule="auto"/>
              <w:rPr>
                <w:ins w:id="1324" w:author="Yulia A. Trifonova" w:date="2021-08-09T23:51:00Z"/>
              </w:rPr>
            </w:pPr>
            <w:ins w:id="1325" w:author="Yulia A. Trifonova" w:date="2021-08-09T23:51:00Z">
              <w:r>
                <w:rPr>
                  <w:rFonts w:ascii="Times New Roman" w:hAnsi="Times New Roman"/>
                  <w:b/>
                  <w:color w:val="000000"/>
                  <w:sz w:val="17"/>
                </w:rPr>
                <w:t>Тип</w:t>
              </w:r>
            </w:ins>
          </w:p>
        </w:tc>
        <w:tc>
          <w:tcPr>
            <w:tcW w:w="703"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3D33EC02" w14:textId="77777777" w:rsidR="003D271F" w:rsidRDefault="00406DFC">
            <w:pPr>
              <w:spacing w:after="0" w:line="240" w:lineRule="auto"/>
              <w:rPr>
                <w:ins w:id="1326" w:author="Yulia A. Trifonova" w:date="2021-08-09T23:51:00Z"/>
              </w:rPr>
            </w:pPr>
            <w:ins w:id="1327" w:author="Yulia A. Trifonova" w:date="2021-08-09T23:51:00Z">
              <w:r>
                <w:rPr>
                  <w:rFonts w:ascii="Times New Roman" w:hAnsi="Times New Roman"/>
                  <w:b/>
                  <w:color w:val="000000"/>
                  <w:sz w:val="17"/>
                </w:rPr>
                <w:t> </w:t>
              </w:r>
            </w:ins>
          </w:p>
        </w:tc>
        <w:tc>
          <w:tcPr>
            <w:tcW w:w="3690"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0BF1E6D7" w14:textId="77777777" w:rsidR="003D271F" w:rsidRDefault="00406DFC">
            <w:pPr>
              <w:spacing w:after="0" w:line="240" w:lineRule="auto"/>
              <w:rPr>
                <w:ins w:id="1328" w:author="Yulia A. Trifonova" w:date="2021-08-09T23:51:00Z"/>
              </w:rPr>
            </w:pPr>
            <w:ins w:id="1329" w:author="Yulia A. Trifonova" w:date="2021-08-09T23:51:00Z">
              <w:r>
                <w:rPr>
                  <w:rFonts w:ascii="Times New Roman" w:hAnsi="Times New Roman"/>
                  <w:b/>
                  <w:color w:val="000000"/>
                  <w:sz w:val="17"/>
                </w:rPr>
                <w:t>Примечание</w:t>
              </w:r>
            </w:ins>
          </w:p>
        </w:tc>
      </w:tr>
      <w:tr w:rsidR="000941B2" w14:paraId="077BC137" w14:textId="77777777" w:rsidTr="000941B2">
        <w:tblPrEx>
          <w:tblCellMar>
            <w:top w:w="0" w:type="dxa"/>
            <w:bottom w:w="0" w:type="dxa"/>
          </w:tblCellMar>
        </w:tblPrEx>
        <w:trPr>
          <w:ins w:id="1330" w:author="Yulia A. Trifonova" w:date="2021-08-09T23:51:00Z"/>
        </w:trPr>
        <w:tc>
          <w:tcPr>
            <w:tcW w:w="3603" w:type="dxa"/>
            <w:gridSpan w:val="4"/>
            <w:tcBorders>
              <w:left w:val="single" w:sz="4" w:space="0" w:color="000000"/>
              <w:bottom w:val="single" w:sz="4" w:space="0" w:color="000000"/>
              <w:right w:val="single" w:sz="4" w:space="0" w:color="000000"/>
            </w:tcBorders>
            <w:tcMar>
              <w:top w:w="40" w:type="dxa"/>
              <w:left w:w="20" w:type="dxa"/>
              <w:bottom w:w="40" w:type="dxa"/>
            </w:tcMar>
          </w:tcPr>
          <w:p w14:paraId="37E1117D" w14:textId="77777777" w:rsidR="003D271F" w:rsidRDefault="00406DFC">
            <w:pPr>
              <w:spacing w:after="0" w:line="240" w:lineRule="auto"/>
              <w:rPr>
                <w:ins w:id="1331" w:author="Yulia A. Trifonova" w:date="2021-08-09T23:51:00Z"/>
              </w:rPr>
            </w:pPr>
            <w:ins w:id="1332" w:author="Yulia A. Trifonova" w:date="2021-08-09T23:51:00Z">
              <w:r>
                <w:rPr>
                  <w:rFonts w:ascii="Times New Roman" w:hAnsi="Times New Roman"/>
                  <w:color w:val="000000"/>
                  <w:sz w:val="17"/>
                </w:rPr>
                <w:t>syncCashOperationStatusResponse</w:t>
              </w:r>
            </w:ins>
          </w:p>
        </w:tc>
        <w:tc>
          <w:tcPr>
            <w:tcW w:w="791" w:type="dxa"/>
            <w:tcBorders>
              <w:bottom w:val="single" w:sz="4" w:space="0" w:color="000000"/>
              <w:right w:val="single" w:sz="4" w:space="0" w:color="000000"/>
            </w:tcBorders>
            <w:tcMar>
              <w:top w:w="40" w:type="dxa"/>
              <w:left w:w="20" w:type="dxa"/>
              <w:bottom w:w="40" w:type="dxa"/>
              <w:right w:w="20" w:type="dxa"/>
            </w:tcMar>
          </w:tcPr>
          <w:p w14:paraId="5068CBFD" w14:textId="77777777" w:rsidR="003D271F" w:rsidRDefault="00406DFC">
            <w:pPr>
              <w:spacing w:after="0" w:line="240" w:lineRule="auto"/>
              <w:rPr>
                <w:ins w:id="1333" w:author="Yulia A. Trifonova" w:date="2021-08-09T23:51:00Z"/>
              </w:rPr>
            </w:pPr>
            <w:ins w:id="1334" w:author="Yulia A. Trifonova" w:date="2021-08-09T23:51:00Z">
              <w:r>
                <w:rPr>
                  <w:rFonts w:ascii="Times New Roman" w:hAnsi="Times New Roman"/>
                  <w:color w:val="000000"/>
                  <w:sz w:val="17"/>
                </w:rPr>
                <w:t> </w:t>
              </w:r>
            </w:ins>
          </w:p>
        </w:tc>
        <w:tc>
          <w:tcPr>
            <w:tcW w:w="703" w:type="dxa"/>
            <w:tcBorders>
              <w:bottom w:val="single" w:sz="4" w:space="0" w:color="000000"/>
              <w:right w:val="single" w:sz="4" w:space="0" w:color="000000"/>
            </w:tcBorders>
            <w:tcMar>
              <w:top w:w="40" w:type="dxa"/>
              <w:left w:w="20" w:type="dxa"/>
              <w:bottom w:w="40" w:type="dxa"/>
              <w:right w:w="20" w:type="dxa"/>
            </w:tcMar>
          </w:tcPr>
          <w:p w14:paraId="5F66921C" w14:textId="77777777" w:rsidR="003D271F" w:rsidRDefault="00406DFC">
            <w:pPr>
              <w:spacing w:after="0" w:line="240" w:lineRule="auto"/>
              <w:rPr>
                <w:ins w:id="1335" w:author="Yulia A. Trifonova" w:date="2021-08-09T23:51:00Z"/>
              </w:rPr>
            </w:pPr>
            <w:ins w:id="1336" w:author="Yulia A. Trifonova" w:date="2021-08-09T23:51:00Z">
              <w:r>
                <w:rPr>
                  <w:rFonts w:ascii="Times New Roman" w:hAnsi="Times New Roman"/>
                  <w:color w:val="000000"/>
                  <w:sz w:val="17"/>
                </w:rPr>
                <w:t>1..1</w:t>
              </w:r>
            </w:ins>
          </w:p>
        </w:tc>
        <w:tc>
          <w:tcPr>
            <w:tcW w:w="3690" w:type="dxa"/>
            <w:tcBorders>
              <w:bottom w:val="single" w:sz="4" w:space="0" w:color="000000"/>
              <w:right w:val="single" w:sz="4" w:space="0" w:color="000000"/>
            </w:tcBorders>
            <w:tcMar>
              <w:top w:w="40" w:type="dxa"/>
              <w:left w:w="20" w:type="dxa"/>
              <w:bottom w:w="40" w:type="dxa"/>
              <w:right w:w="20" w:type="dxa"/>
            </w:tcMar>
          </w:tcPr>
          <w:p w14:paraId="7D0016E8" w14:textId="77777777" w:rsidR="003D271F" w:rsidRDefault="00406DFC">
            <w:pPr>
              <w:spacing w:after="0" w:line="240" w:lineRule="auto"/>
              <w:rPr>
                <w:ins w:id="1337" w:author="Yulia A. Trifonova" w:date="2021-08-09T23:51:00Z"/>
              </w:rPr>
            </w:pPr>
            <w:ins w:id="1338" w:author="Yulia A. Trifonova" w:date="2021-08-09T23:51:00Z">
              <w:r>
                <w:rPr>
                  <w:rFonts w:ascii="Times New Roman" w:hAnsi="Times New Roman"/>
                  <w:color w:val="000000"/>
                  <w:sz w:val="17"/>
                </w:rPr>
                <w:t>Ответ на синхронизацию статуса с СУБО "Наличные операции ФЛ"</w:t>
              </w:r>
            </w:ins>
          </w:p>
        </w:tc>
      </w:tr>
      <w:tr w:rsidR="000941B2" w14:paraId="33C5898B" w14:textId="77777777" w:rsidTr="000941B2">
        <w:tblPrEx>
          <w:tblCellMar>
            <w:top w:w="0" w:type="dxa"/>
            <w:bottom w:w="0" w:type="dxa"/>
          </w:tblCellMar>
        </w:tblPrEx>
        <w:trPr>
          <w:ins w:id="1339" w:author="Yulia A. Trifonova" w:date="2021-08-09T23:51:00Z"/>
        </w:trPr>
        <w:tc>
          <w:tcPr>
            <w:tcW w:w="703" w:type="dxa"/>
            <w:tcBorders>
              <w:left w:val="single" w:sz="4" w:space="0" w:color="000000"/>
              <w:bottom w:val="single" w:sz="4" w:space="0" w:color="000000"/>
            </w:tcBorders>
            <w:tcMar>
              <w:top w:w="40" w:type="dxa"/>
              <w:left w:w="20" w:type="dxa"/>
              <w:bottom w:w="40" w:type="dxa"/>
              <w:right w:w="20" w:type="dxa"/>
            </w:tcMar>
          </w:tcPr>
          <w:p w14:paraId="31B00311" w14:textId="77777777" w:rsidR="003D271F" w:rsidRDefault="00406DFC">
            <w:pPr>
              <w:spacing w:after="0" w:line="240" w:lineRule="auto"/>
              <w:rPr>
                <w:ins w:id="1340" w:author="Yulia A. Trifonova" w:date="2021-08-09T23:51:00Z"/>
              </w:rPr>
            </w:pPr>
            <w:ins w:id="1341" w:author="Yulia A. Trifonova" w:date="2021-08-09T23:51:00Z">
              <w:r>
                <w:rPr>
                  <w:rFonts w:ascii="Times New Roman" w:hAnsi="Times New Roman"/>
                  <w:color w:val="000000"/>
                  <w:sz w:val="17"/>
                </w:rPr>
                <w:t> </w:t>
              </w:r>
            </w:ins>
          </w:p>
        </w:tc>
        <w:tc>
          <w:tcPr>
            <w:tcW w:w="2900" w:type="dxa"/>
            <w:gridSpan w:val="3"/>
            <w:tcBorders>
              <w:bottom w:val="single" w:sz="4" w:space="0" w:color="000000"/>
              <w:right w:val="single" w:sz="4" w:space="0" w:color="000000"/>
            </w:tcBorders>
            <w:tcMar>
              <w:top w:w="40" w:type="dxa"/>
              <w:left w:w="20" w:type="dxa"/>
              <w:bottom w:w="40" w:type="dxa"/>
            </w:tcMar>
          </w:tcPr>
          <w:p w14:paraId="487283D5" w14:textId="77777777" w:rsidR="003D271F" w:rsidRDefault="00406DFC">
            <w:pPr>
              <w:spacing w:after="0" w:line="240" w:lineRule="auto"/>
              <w:rPr>
                <w:ins w:id="1342" w:author="Yulia A. Trifonova" w:date="2021-08-09T23:51:00Z"/>
              </w:rPr>
            </w:pPr>
            <w:ins w:id="1343" w:author="Yulia A. Trifonova" w:date="2021-08-09T23:51:00Z">
              <w:r>
                <w:rPr>
                  <w:rFonts w:ascii="Times New Roman" w:hAnsi="Times New Roman"/>
                  <w:color w:val="000000"/>
                  <w:sz w:val="17"/>
                </w:rPr>
                <w:t>responseInfo</w:t>
              </w:r>
            </w:ins>
          </w:p>
        </w:tc>
        <w:tc>
          <w:tcPr>
            <w:tcW w:w="791" w:type="dxa"/>
            <w:tcBorders>
              <w:bottom w:val="single" w:sz="4" w:space="0" w:color="000000"/>
              <w:right w:val="single" w:sz="4" w:space="0" w:color="000000"/>
            </w:tcBorders>
            <w:tcMar>
              <w:top w:w="40" w:type="dxa"/>
              <w:left w:w="20" w:type="dxa"/>
              <w:bottom w:w="40" w:type="dxa"/>
              <w:right w:w="20" w:type="dxa"/>
            </w:tcMar>
          </w:tcPr>
          <w:p w14:paraId="6C38685B" w14:textId="77777777" w:rsidR="003D271F" w:rsidRDefault="00406DFC">
            <w:pPr>
              <w:spacing w:after="0" w:line="240" w:lineRule="auto"/>
              <w:rPr>
                <w:ins w:id="1344" w:author="Yulia A. Trifonova" w:date="2021-08-09T23:51:00Z"/>
              </w:rPr>
            </w:pPr>
            <w:ins w:id="1345" w:author="Yulia A. Trifonova" w:date="2021-08-09T23:51:00Z">
              <w:r>
                <w:rPr>
                  <w:rFonts w:ascii="Times New Roman" w:hAnsi="Times New Roman"/>
                  <w:color w:val="000000"/>
                  <w:sz w:val="17"/>
                </w:rPr>
                <w:t>responseInfo</w:t>
              </w:r>
            </w:ins>
          </w:p>
        </w:tc>
        <w:tc>
          <w:tcPr>
            <w:tcW w:w="703" w:type="dxa"/>
            <w:tcBorders>
              <w:bottom w:val="single" w:sz="4" w:space="0" w:color="000000"/>
              <w:right w:val="single" w:sz="4" w:space="0" w:color="000000"/>
            </w:tcBorders>
            <w:tcMar>
              <w:top w:w="40" w:type="dxa"/>
              <w:left w:w="20" w:type="dxa"/>
              <w:bottom w:w="40" w:type="dxa"/>
              <w:right w:w="20" w:type="dxa"/>
            </w:tcMar>
          </w:tcPr>
          <w:p w14:paraId="4B084D10" w14:textId="77777777" w:rsidR="003D271F" w:rsidRDefault="00406DFC">
            <w:pPr>
              <w:spacing w:after="0" w:line="240" w:lineRule="auto"/>
              <w:rPr>
                <w:ins w:id="1346" w:author="Yulia A. Trifonova" w:date="2021-08-09T23:51:00Z"/>
              </w:rPr>
            </w:pPr>
            <w:ins w:id="1347" w:author="Yulia A. Trifonova" w:date="2021-08-09T23:51:00Z">
              <w:r>
                <w:rPr>
                  <w:rFonts w:ascii="Times New Roman" w:hAnsi="Times New Roman"/>
                  <w:color w:val="000000"/>
                  <w:sz w:val="17"/>
                </w:rPr>
                <w:t>1..1</w:t>
              </w:r>
            </w:ins>
          </w:p>
        </w:tc>
        <w:tc>
          <w:tcPr>
            <w:tcW w:w="3690" w:type="dxa"/>
            <w:tcBorders>
              <w:bottom w:val="single" w:sz="4" w:space="0" w:color="000000"/>
              <w:right w:val="single" w:sz="4" w:space="0" w:color="000000"/>
            </w:tcBorders>
            <w:tcMar>
              <w:top w:w="40" w:type="dxa"/>
              <w:left w:w="20" w:type="dxa"/>
              <w:bottom w:w="40" w:type="dxa"/>
              <w:right w:w="20" w:type="dxa"/>
            </w:tcMar>
          </w:tcPr>
          <w:p w14:paraId="18814F22" w14:textId="77777777" w:rsidR="003D271F" w:rsidRDefault="00406DFC">
            <w:pPr>
              <w:spacing w:after="0" w:line="240" w:lineRule="auto"/>
              <w:rPr>
                <w:ins w:id="1348" w:author="Yulia A. Trifonova" w:date="2021-08-09T23:51:00Z"/>
              </w:rPr>
            </w:pPr>
            <w:ins w:id="1349" w:author="Yulia A. Trifonova" w:date="2021-08-09T23:51:00Z">
              <w:r>
                <w:rPr>
                  <w:rFonts w:ascii="Times New Roman" w:hAnsi="Times New Roman"/>
                  <w:color w:val="000000"/>
                  <w:sz w:val="17"/>
                </w:rPr>
                <w:t>Информация о запросе</w:t>
              </w:r>
            </w:ins>
          </w:p>
        </w:tc>
      </w:tr>
      <w:tr w:rsidR="000941B2" w14:paraId="33956C95" w14:textId="77777777" w:rsidTr="000941B2">
        <w:tblPrEx>
          <w:tblCellMar>
            <w:top w:w="0" w:type="dxa"/>
            <w:bottom w:w="0" w:type="dxa"/>
          </w:tblCellMar>
        </w:tblPrEx>
        <w:trPr>
          <w:ins w:id="1350" w:author="Yulia A. Trifonova" w:date="2021-08-09T23:51:00Z"/>
        </w:trPr>
        <w:tc>
          <w:tcPr>
            <w:tcW w:w="703" w:type="dxa"/>
            <w:tcBorders>
              <w:left w:val="single" w:sz="4" w:space="0" w:color="000000"/>
              <w:bottom w:val="single" w:sz="4" w:space="0" w:color="000000"/>
            </w:tcBorders>
            <w:tcMar>
              <w:top w:w="40" w:type="dxa"/>
              <w:left w:w="20" w:type="dxa"/>
              <w:bottom w:w="40" w:type="dxa"/>
              <w:right w:w="20" w:type="dxa"/>
            </w:tcMar>
          </w:tcPr>
          <w:p w14:paraId="3C3A6A32" w14:textId="77777777" w:rsidR="003D271F" w:rsidRDefault="00406DFC">
            <w:pPr>
              <w:spacing w:after="0" w:line="240" w:lineRule="auto"/>
              <w:rPr>
                <w:ins w:id="1351" w:author="Yulia A. Trifonova" w:date="2021-08-09T23:51:00Z"/>
              </w:rPr>
            </w:pPr>
            <w:ins w:id="1352" w:author="Yulia A. Trifonova" w:date="2021-08-09T23:51:00Z">
              <w:r>
                <w:rPr>
                  <w:rFonts w:ascii="Times New Roman" w:hAnsi="Times New Roman"/>
                  <w:color w:val="000000"/>
                  <w:sz w:val="17"/>
                </w:rPr>
                <w:t> </w:t>
              </w:r>
            </w:ins>
          </w:p>
        </w:tc>
        <w:tc>
          <w:tcPr>
            <w:tcW w:w="703" w:type="dxa"/>
            <w:tcBorders>
              <w:bottom w:val="single" w:sz="4" w:space="0" w:color="000000"/>
            </w:tcBorders>
            <w:tcMar>
              <w:top w:w="40" w:type="dxa"/>
              <w:left w:w="20" w:type="dxa"/>
              <w:bottom w:w="40" w:type="dxa"/>
              <w:right w:w="20" w:type="dxa"/>
            </w:tcMar>
          </w:tcPr>
          <w:p w14:paraId="2808CBB2" w14:textId="77777777" w:rsidR="003D271F" w:rsidRDefault="00406DFC">
            <w:pPr>
              <w:spacing w:after="0" w:line="240" w:lineRule="auto"/>
              <w:rPr>
                <w:ins w:id="1353" w:author="Yulia A. Trifonova" w:date="2021-08-09T23:51:00Z"/>
              </w:rPr>
            </w:pPr>
            <w:ins w:id="1354" w:author="Yulia A. Trifonova" w:date="2021-08-09T23:51:00Z">
              <w:r>
                <w:rPr>
                  <w:rFonts w:ascii="Times New Roman" w:hAnsi="Times New Roman"/>
                  <w:color w:val="000000"/>
                  <w:sz w:val="17"/>
                </w:rPr>
                <w:t> </w:t>
              </w:r>
            </w:ins>
          </w:p>
        </w:tc>
        <w:tc>
          <w:tcPr>
            <w:tcW w:w="2197" w:type="dxa"/>
            <w:gridSpan w:val="2"/>
            <w:tcBorders>
              <w:bottom w:val="single" w:sz="4" w:space="0" w:color="000000"/>
              <w:right w:val="single" w:sz="4" w:space="0" w:color="000000"/>
            </w:tcBorders>
            <w:tcMar>
              <w:top w:w="40" w:type="dxa"/>
              <w:left w:w="20" w:type="dxa"/>
              <w:bottom w:w="40" w:type="dxa"/>
            </w:tcMar>
          </w:tcPr>
          <w:p w14:paraId="747B22BC" w14:textId="77777777" w:rsidR="003D271F" w:rsidRDefault="00406DFC">
            <w:pPr>
              <w:spacing w:after="0" w:line="240" w:lineRule="auto"/>
              <w:rPr>
                <w:ins w:id="1355" w:author="Yulia A. Trifonova" w:date="2021-08-09T23:51:00Z"/>
              </w:rPr>
            </w:pPr>
            <w:ins w:id="1356" w:author="Yulia A. Trifonova" w:date="2021-08-09T23:51:00Z">
              <w:r>
                <w:rPr>
                  <w:rFonts w:ascii="Times New Roman" w:hAnsi="Times New Roman"/>
                  <w:color w:val="000000"/>
                  <w:sz w:val="17"/>
                </w:rPr>
                <w:t>correlationId</w:t>
              </w:r>
            </w:ins>
          </w:p>
        </w:tc>
        <w:tc>
          <w:tcPr>
            <w:tcW w:w="791" w:type="dxa"/>
            <w:tcBorders>
              <w:bottom w:val="single" w:sz="4" w:space="0" w:color="000000"/>
              <w:right w:val="single" w:sz="4" w:space="0" w:color="000000"/>
            </w:tcBorders>
            <w:tcMar>
              <w:top w:w="40" w:type="dxa"/>
              <w:left w:w="20" w:type="dxa"/>
              <w:bottom w:w="40" w:type="dxa"/>
              <w:right w:w="20" w:type="dxa"/>
            </w:tcMar>
          </w:tcPr>
          <w:p w14:paraId="32F0738B" w14:textId="77777777" w:rsidR="003D271F" w:rsidRDefault="00406DFC">
            <w:pPr>
              <w:spacing w:after="0" w:line="240" w:lineRule="auto"/>
              <w:rPr>
                <w:ins w:id="1357" w:author="Yulia A. Trifonova" w:date="2021-08-09T23:51:00Z"/>
              </w:rPr>
            </w:pPr>
            <w:ins w:id="1358" w:author="Yulia A. Trifonova" w:date="2021-08-09T23:51:00Z">
              <w:r>
                <w:rPr>
                  <w:rFonts w:ascii="Times New Roman" w:hAnsi="Times New Roman"/>
                  <w:color w:val="000000"/>
                  <w:sz w:val="17"/>
                </w:rPr>
                <w:t>string</w:t>
              </w:r>
            </w:ins>
          </w:p>
        </w:tc>
        <w:tc>
          <w:tcPr>
            <w:tcW w:w="703" w:type="dxa"/>
            <w:tcBorders>
              <w:bottom w:val="single" w:sz="4" w:space="0" w:color="000000"/>
              <w:right w:val="single" w:sz="4" w:space="0" w:color="000000"/>
            </w:tcBorders>
            <w:tcMar>
              <w:top w:w="40" w:type="dxa"/>
              <w:left w:w="20" w:type="dxa"/>
              <w:bottom w:w="40" w:type="dxa"/>
              <w:right w:w="20" w:type="dxa"/>
            </w:tcMar>
          </w:tcPr>
          <w:p w14:paraId="4D8D6F0A" w14:textId="77777777" w:rsidR="003D271F" w:rsidRDefault="00406DFC">
            <w:pPr>
              <w:spacing w:after="0" w:line="240" w:lineRule="auto"/>
              <w:rPr>
                <w:ins w:id="1359" w:author="Yulia A. Trifonova" w:date="2021-08-09T23:51:00Z"/>
              </w:rPr>
            </w:pPr>
            <w:ins w:id="1360" w:author="Yulia A. Trifonova" w:date="2021-08-09T23:51:00Z">
              <w:r>
                <w:rPr>
                  <w:rFonts w:ascii="Times New Roman" w:hAnsi="Times New Roman"/>
                  <w:color w:val="000000"/>
                  <w:sz w:val="17"/>
                </w:rPr>
                <w:t>1..1</w:t>
              </w:r>
            </w:ins>
          </w:p>
        </w:tc>
        <w:tc>
          <w:tcPr>
            <w:tcW w:w="3690" w:type="dxa"/>
            <w:tcBorders>
              <w:bottom w:val="single" w:sz="4" w:space="0" w:color="000000"/>
              <w:right w:val="single" w:sz="4" w:space="0" w:color="000000"/>
            </w:tcBorders>
            <w:tcMar>
              <w:top w:w="40" w:type="dxa"/>
              <w:left w:w="20" w:type="dxa"/>
              <w:bottom w:w="40" w:type="dxa"/>
              <w:right w:w="20" w:type="dxa"/>
            </w:tcMar>
          </w:tcPr>
          <w:p w14:paraId="45E9C0C7" w14:textId="77777777" w:rsidR="003D271F" w:rsidRDefault="00406DFC">
            <w:pPr>
              <w:spacing w:after="0" w:line="240" w:lineRule="auto"/>
              <w:rPr>
                <w:ins w:id="1361" w:author="Yulia A. Trifonova" w:date="2021-08-09T23:51:00Z"/>
              </w:rPr>
            </w:pPr>
            <w:ins w:id="1362" w:author="Yulia A. Trifonova" w:date="2021-08-09T23:51:00Z">
              <w:r>
                <w:rPr>
                  <w:rFonts w:ascii="Times New Roman" w:hAnsi="Times New Roman"/>
                  <w:color w:val="000000"/>
                  <w:sz w:val="17"/>
                </w:rPr>
                <w:t>Идентификатор запроса, на который прислан ответ</w:t>
              </w:r>
            </w:ins>
          </w:p>
        </w:tc>
      </w:tr>
      <w:tr w:rsidR="000941B2" w14:paraId="76EE97BB" w14:textId="77777777" w:rsidTr="000941B2">
        <w:tblPrEx>
          <w:tblCellMar>
            <w:top w:w="0" w:type="dxa"/>
            <w:bottom w:w="0" w:type="dxa"/>
          </w:tblCellMar>
        </w:tblPrEx>
        <w:trPr>
          <w:ins w:id="1363" w:author="Yulia A. Trifonova" w:date="2021-08-09T23:51:00Z"/>
        </w:trPr>
        <w:tc>
          <w:tcPr>
            <w:tcW w:w="703" w:type="dxa"/>
            <w:tcBorders>
              <w:left w:val="single" w:sz="4" w:space="0" w:color="000000"/>
              <w:bottom w:val="single" w:sz="4" w:space="0" w:color="000000"/>
            </w:tcBorders>
            <w:tcMar>
              <w:top w:w="40" w:type="dxa"/>
              <w:left w:w="20" w:type="dxa"/>
              <w:bottom w:w="40" w:type="dxa"/>
              <w:right w:w="20" w:type="dxa"/>
            </w:tcMar>
          </w:tcPr>
          <w:p w14:paraId="06736540" w14:textId="77777777" w:rsidR="003D271F" w:rsidRDefault="00406DFC">
            <w:pPr>
              <w:spacing w:after="0" w:line="240" w:lineRule="auto"/>
              <w:rPr>
                <w:ins w:id="1364" w:author="Yulia A. Trifonova" w:date="2021-08-09T23:51:00Z"/>
              </w:rPr>
            </w:pPr>
            <w:ins w:id="1365" w:author="Yulia A. Trifonova" w:date="2021-08-09T23:51:00Z">
              <w:r>
                <w:rPr>
                  <w:rFonts w:ascii="Times New Roman" w:hAnsi="Times New Roman"/>
                  <w:color w:val="000000"/>
                  <w:sz w:val="17"/>
                </w:rPr>
                <w:t> </w:t>
              </w:r>
            </w:ins>
          </w:p>
        </w:tc>
        <w:tc>
          <w:tcPr>
            <w:tcW w:w="703" w:type="dxa"/>
            <w:tcBorders>
              <w:bottom w:val="single" w:sz="4" w:space="0" w:color="000000"/>
            </w:tcBorders>
            <w:tcMar>
              <w:top w:w="40" w:type="dxa"/>
              <w:left w:w="20" w:type="dxa"/>
              <w:bottom w:w="40" w:type="dxa"/>
              <w:right w:w="20" w:type="dxa"/>
            </w:tcMar>
          </w:tcPr>
          <w:p w14:paraId="140008EB" w14:textId="77777777" w:rsidR="003D271F" w:rsidRDefault="00406DFC">
            <w:pPr>
              <w:spacing w:after="0" w:line="240" w:lineRule="auto"/>
              <w:rPr>
                <w:ins w:id="1366" w:author="Yulia A. Trifonova" w:date="2021-08-09T23:51:00Z"/>
              </w:rPr>
            </w:pPr>
            <w:ins w:id="1367" w:author="Yulia A. Trifonova" w:date="2021-08-09T23:51:00Z">
              <w:r>
                <w:rPr>
                  <w:rFonts w:ascii="Times New Roman" w:hAnsi="Times New Roman"/>
                  <w:color w:val="000000"/>
                  <w:sz w:val="17"/>
                </w:rPr>
                <w:t> </w:t>
              </w:r>
            </w:ins>
          </w:p>
        </w:tc>
        <w:tc>
          <w:tcPr>
            <w:tcW w:w="2197" w:type="dxa"/>
            <w:gridSpan w:val="2"/>
            <w:tcBorders>
              <w:bottom w:val="single" w:sz="4" w:space="0" w:color="000000"/>
              <w:right w:val="single" w:sz="4" w:space="0" w:color="000000"/>
            </w:tcBorders>
            <w:tcMar>
              <w:top w:w="40" w:type="dxa"/>
              <w:left w:w="20" w:type="dxa"/>
              <w:bottom w:w="40" w:type="dxa"/>
            </w:tcMar>
          </w:tcPr>
          <w:p w14:paraId="6062C97B" w14:textId="77777777" w:rsidR="003D271F" w:rsidRDefault="00406DFC">
            <w:pPr>
              <w:spacing w:after="0" w:line="240" w:lineRule="auto"/>
              <w:rPr>
                <w:ins w:id="1368" w:author="Yulia A. Trifonova" w:date="2021-08-09T23:51:00Z"/>
              </w:rPr>
            </w:pPr>
            <w:ins w:id="1369" w:author="Yulia A. Trifonova" w:date="2021-08-09T23:51:00Z">
              <w:r>
                <w:rPr>
                  <w:rFonts w:ascii="Times New Roman" w:hAnsi="Times New Roman"/>
                  <w:color w:val="000000"/>
                  <w:sz w:val="17"/>
                </w:rPr>
                <w:t>creationDate</w:t>
              </w:r>
            </w:ins>
          </w:p>
        </w:tc>
        <w:tc>
          <w:tcPr>
            <w:tcW w:w="791" w:type="dxa"/>
            <w:tcBorders>
              <w:bottom w:val="single" w:sz="4" w:space="0" w:color="000000"/>
              <w:right w:val="single" w:sz="4" w:space="0" w:color="000000"/>
            </w:tcBorders>
            <w:tcMar>
              <w:top w:w="40" w:type="dxa"/>
              <w:left w:w="20" w:type="dxa"/>
              <w:bottom w:w="40" w:type="dxa"/>
              <w:right w:w="20" w:type="dxa"/>
            </w:tcMar>
          </w:tcPr>
          <w:p w14:paraId="48D850AB" w14:textId="77777777" w:rsidR="003D271F" w:rsidRDefault="00406DFC">
            <w:pPr>
              <w:spacing w:after="0" w:line="240" w:lineRule="auto"/>
              <w:rPr>
                <w:ins w:id="1370" w:author="Yulia A. Trifonova" w:date="2021-08-09T23:51:00Z"/>
              </w:rPr>
            </w:pPr>
            <w:ins w:id="1371" w:author="Yulia A. Trifonova" w:date="2021-08-09T23:51:00Z">
              <w:r>
                <w:rPr>
                  <w:rFonts w:ascii="Times New Roman" w:hAnsi="Times New Roman"/>
                  <w:color w:val="000000"/>
                  <w:sz w:val="17"/>
                </w:rPr>
                <w:t>dateTime</w:t>
              </w:r>
            </w:ins>
          </w:p>
        </w:tc>
        <w:tc>
          <w:tcPr>
            <w:tcW w:w="703" w:type="dxa"/>
            <w:tcBorders>
              <w:bottom w:val="single" w:sz="4" w:space="0" w:color="000000"/>
              <w:right w:val="single" w:sz="4" w:space="0" w:color="000000"/>
            </w:tcBorders>
            <w:tcMar>
              <w:top w:w="40" w:type="dxa"/>
              <w:left w:w="20" w:type="dxa"/>
              <w:bottom w:w="40" w:type="dxa"/>
              <w:right w:w="20" w:type="dxa"/>
            </w:tcMar>
          </w:tcPr>
          <w:p w14:paraId="2D9B99EC" w14:textId="77777777" w:rsidR="003D271F" w:rsidRDefault="00406DFC">
            <w:pPr>
              <w:spacing w:after="0" w:line="240" w:lineRule="auto"/>
              <w:rPr>
                <w:ins w:id="1372" w:author="Yulia A. Trifonova" w:date="2021-08-09T23:51:00Z"/>
              </w:rPr>
            </w:pPr>
            <w:ins w:id="1373" w:author="Yulia A. Trifonova" w:date="2021-08-09T23:51:00Z">
              <w:r>
                <w:rPr>
                  <w:rFonts w:ascii="Times New Roman" w:hAnsi="Times New Roman"/>
                  <w:color w:val="000000"/>
                  <w:sz w:val="17"/>
                </w:rPr>
                <w:t>1..1</w:t>
              </w:r>
            </w:ins>
          </w:p>
        </w:tc>
        <w:tc>
          <w:tcPr>
            <w:tcW w:w="3690" w:type="dxa"/>
            <w:tcBorders>
              <w:bottom w:val="single" w:sz="4" w:space="0" w:color="000000"/>
              <w:right w:val="single" w:sz="4" w:space="0" w:color="000000"/>
            </w:tcBorders>
            <w:tcMar>
              <w:top w:w="40" w:type="dxa"/>
              <w:left w:w="20" w:type="dxa"/>
              <w:bottom w:w="40" w:type="dxa"/>
              <w:right w:w="20" w:type="dxa"/>
            </w:tcMar>
          </w:tcPr>
          <w:p w14:paraId="456CB87E" w14:textId="77777777" w:rsidR="003D271F" w:rsidRDefault="00406DFC">
            <w:pPr>
              <w:spacing w:after="0" w:line="240" w:lineRule="auto"/>
              <w:rPr>
                <w:ins w:id="1374" w:author="Yulia A. Trifonova" w:date="2021-08-09T23:51:00Z"/>
              </w:rPr>
            </w:pPr>
            <w:ins w:id="1375" w:author="Yulia A. Trifonova" w:date="2021-08-09T23:51:00Z">
              <w:r>
                <w:rPr>
                  <w:rFonts w:ascii="Times New Roman" w:hAnsi="Times New Roman"/>
                  <w:color w:val="000000"/>
                  <w:sz w:val="17"/>
                </w:rPr>
                <w:t>Дата и время отправки ответа в формате 2021-06-30T15:56:27</w:t>
              </w:r>
            </w:ins>
          </w:p>
        </w:tc>
      </w:tr>
      <w:tr w:rsidR="000941B2" w14:paraId="1754260A" w14:textId="77777777" w:rsidTr="000941B2">
        <w:tblPrEx>
          <w:tblCellMar>
            <w:top w:w="0" w:type="dxa"/>
            <w:bottom w:w="0" w:type="dxa"/>
          </w:tblCellMar>
        </w:tblPrEx>
        <w:trPr>
          <w:ins w:id="1376" w:author="Yulia A. Trifonova" w:date="2021-08-09T23:51:00Z"/>
        </w:trPr>
        <w:tc>
          <w:tcPr>
            <w:tcW w:w="703" w:type="dxa"/>
            <w:tcBorders>
              <w:left w:val="single" w:sz="4" w:space="0" w:color="000000"/>
              <w:bottom w:val="single" w:sz="4" w:space="0" w:color="000000"/>
            </w:tcBorders>
            <w:tcMar>
              <w:top w:w="40" w:type="dxa"/>
              <w:left w:w="20" w:type="dxa"/>
              <w:bottom w:w="40" w:type="dxa"/>
              <w:right w:w="20" w:type="dxa"/>
            </w:tcMar>
          </w:tcPr>
          <w:p w14:paraId="3A3FD898" w14:textId="77777777" w:rsidR="003D271F" w:rsidRDefault="00406DFC">
            <w:pPr>
              <w:spacing w:after="0" w:line="240" w:lineRule="auto"/>
              <w:rPr>
                <w:ins w:id="1377" w:author="Yulia A. Trifonova" w:date="2021-08-09T23:51:00Z"/>
              </w:rPr>
            </w:pPr>
            <w:ins w:id="1378" w:author="Yulia A. Trifonova" w:date="2021-08-09T23:51:00Z">
              <w:r>
                <w:rPr>
                  <w:rFonts w:ascii="Times New Roman" w:hAnsi="Times New Roman"/>
                  <w:color w:val="000000"/>
                  <w:sz w:val="17"/>
                </w:rPr>
                <w:lastRenderedPageBreak/>
                <w:t> </w:t>
              </w:r>
            </w:ins>
          </w:p>
        </w:tc>
        <w:tc>
          <w:tcPr>
            <w:tcW w:w="703" w:type="dxa"/>
            <w:tcBorders>
              <w:bottom w:val="single" w:sz="4" w:space="0" w:color="000000"/>
            </w:tcBorders>
            <w:tcMar>
              <w:top w:w="40" w:type="dxa"/>
              <w:left w:w="20" w:type="dxa"/>
              <w:bottom w:w="40" w:type="dxa"/>
              <w:right w:w="20" w:type="dxa"/>
            </w:tcMar>
          </w:tcPr>
          <w:p w14:paraId="3E651C35" w14:textId="77777777" w:rsidR="003D271F" w:rsidRDefault="00406DFC">
            <w:pPr>
              <w:spacing w:after="0" w:line="240" w:lineRule="auto"/>
              <w:rPr>
                <w:ins w:id="1379" w:author="Yulia A. Trifonova" w:date="2021-08-09T23:51:00Z"/>
              </w:rPr>
            </w:pPr>
            <w:ins w:id="1380" w:author="Yulia A. Trifonova" w:date="2021-08-09T23:51:00Z">
              <w:r>
                <w:rPr>
                  <w:rFonts w:ascii="Times New Roman" w:hAnsi="Times New Roman"/>
                  <w:color w:val="000000"/>
                  <w:sz w:val="17"/>
                </w:rPr>
                <w:t> </w:t>
              </w:r>
            </w:ins>
          </w:p>
        </w:tc>
        <w:tc>
          <w:tcPr>
            <w:tcW w:w="2197" w:type="dxa"/>
            <w:gridSpan w:val="2"/>
            <w:tcBorders>
              <w:bottom w:val="single" w:sz="4" w:space="0" w:color="000000"/>
              <w:right w:val="single" w:sz="4" w:space="0" w:color="000000"/>
            </w:tcBorders>
            <w:tcMar>
              <w:top w:w="40" w:type="dxa"/>
              <w:left w:w="20" w:type="dxa"/>
              <w:bottom w:w="40" w:type="dxa"/>
            </w:tcMar>
          </w:tcPr>
          <w:p w14:paraId="47F7E0B0" w14:textId="77777777" w:rsidR="003D271F" w:rsidRDefault="00406DFC">
            <w:pPr>
              <w:spacing w:after="0" w:line="240" w:lineRule="auto"/>
              <w:rPr>
                <w:ins w:id="1381" w:author="Yulia A. Trifonova" w:date="2021-08-09T23:51:00Z"/>
              </w:rPr>
            </w:pPr>
            <w:ins w:id="1382" w:author="Yulia A. Trifonova" w:date="2021-08-09T23:51:00Z">
              <w:r>
                <w:rPr>
                  <w:rFonts w:ascii="Times New Roman" w:hAnsi="Times New Roman"/>
                  <w:color w:val="000000"/>
                  <w:sz w:val="17"/>
                </w:rPr>
                <w:t>successfulProcessing</w:t>
              </w:r>
            </w:ins>
          </w:p>
        </w:tc>
        <w:tc>
          <w:tcPr>
            <w:tcW w:w="791" w:type="dxa"/>
            <w:tcBorders>
              <w:bottom w:val="single" w:sz="4" w:space="0" w:color="000000"/>
              <w:right w:val="single" w:sz="4" w:space="0" w:color="000000"/>
            </w:tcBorders>
            <w:tcMar>
              <w:top w:w="40" w:type="dxa"/>
              <w:left w:w="20" w:type="dxa"/>
              <w:bottom w:w="40" w:type="dxa"/>
              <w:right w:w="20" w:type="dxa"/>
            </w:tcMar>
          </w:tcPr>
          <w:p w14:paraId="0B73AC10" w14:textId="77777777" w:rsidR="003D271F" w:rsidRDefault="00406DFC">
            <w:pPr>
              <w:spacing w:after="0" w:line="240" w:lineRule="auto"/>
              <w:rPr>
                <w:ins w:id="1383" w:author="Yulia A. Trifonova" w:date="2021-08-09T23:51:00Z"/>
              </w:rPr>
            </w:pPr>
            <w:ins w:id="1384" w:author="Yulia A. Trifonova" w:date="2021-08-09T23:51:00Z">
              <w:r>
                <w:rPr>
                  <w:rFonts w:ascii="Times New Roman" w:hAnsi="Times New Roman"/>
                  <w:color w:val="000000"/>
                  <w:sz w:val="17"/>
                </w:rPr>
                <w:t>boolean</w:t>
              </w:r>
            </w:ins>
          </w:p>
        </w:tc>
        <w:tc>
          <w:tcPr>
            <w:tcW w:w="703" w:type="dxa"/>
            <w:tcBorders>
              <w:bottom w:val="single" w:sz="4" w:space="0" w:color="000000"/>
              <w:right w:val="single" w:sz="4" w:space="0" w:color="000000"/>
            </w:tcBorders>
            <w:tcMar>
              <w:top w:w="40" w:type="dxa"/>
              <w:left w:w="20" w:type="dxa"/>
              <w:bottom w:w="40" w:type="dxa"/>
              <w:right w:w="20" w:type="dxa"/>
            </w:tcMar>
          </w:tcPr>
          <w:p w14:paraId="6F9C9968" w14:textId="77777777" w:rsidR="003D271F" w:rsidRDefault="00406DFC">
            <w:pPr>
              <w:spacing w:after="0" w:line="240" w:lineRule="auto"/>
              <w:rPr>
                <w:ins w:id="1385" w:author="Yulia A. Trifonova" w:date="2021-08-09T23:51:00Z"/>
              </w:rPr>
            </w:pPr>
            <w:ins w:id="1386" w:author="Yulia A. Trifonova" w:date="2021-08-09T23:51:00Z">
              <w:r>
                <w:rPr>
                  <w:rFonts w:ascii="Times New Roman" w:hAnsi="Times New Roman"/>
                  <w:color w:val="000000"/>
                  <w:sz w:val="17"/>
                </w:rPr>
                <w:t>1..1</w:t>
              </w:r>
            </w:ins>
          </w:p>
        </w:tc>
        <w:tc>
          <w:tcPr>
            <w:tcW w:w="3690" w:type="dxa"/>
            <w:tcBorders>
              <w:bottom w:val="single" w:sz="4" w:space="0" w:color="000000"/>
              <w:right w:val="single" w:sz="4" w:space="0" w:color="000000"/>
            </w:tcBorders>
            <w:tcMar>
              <w:top w:w="40" w:type="dxa"/>
              <w:left w:w="20" w:type="dxa"/>
              <w:bottom w:w="40" w:type="dxa"/>
              <w:right w:w="20" w:type="dxa"/>
            </w:tcMar>
          </w:tcPr>
          <w:p w14:paraId="65B62271" w14:textId="77777777" w:rsidR="003D271F" w:rsidRDefault="00406DFC">
            <w:pPr>
              <w:spacing w:after="0" w:line="240" w:lineRule="auto"/>
              <w:rPr>
                <w:ins w:id="1387" w:author="Yulia A. Trifonova" w:date="2021-08-09T23:51:00Z"/>
              </w:rPr>
            </w:pPr>
            <w:ins w:id="1388" w:author="Yulia A. Trifonova" w:date="2021-08-09T23:51:00Z">
              <w:r>
                <w:rPr>
                  <w:rFonts w:ascii="Times New Roman" w:hAnsi="Times New Roman"/>
                  <w:color w:val="000000"/>
                  <w:sz w:val="17"/>
                </w:rPr>
                <w:t>Статус обработки запроса: успешно или с ошибками (true/false)</w:t>
              </w:r>
            </w:ins>
          </w:p>
        </w:tc>
      </w:tr>
      <w:tr w:rsidR="000941B2" w14:paraId="04A03D2E" w14:textId="77777777" w:rsidTr="000941B2">
        <w:tblPrEx>
          <w:tblCellMar>
            <w:top w:w="0" w:type="dxa"/>
            <w:bottom w:w="0" w:type="dxa"/>
          </w:tblCellMar>
        </w:tblPrEx>
        <w:trPr>
          <w:ins w:id="1389" w:author="Yulia A. Trifonova" w:date="2021-08-09T23:51:00Z"/>
        </w:trPr>
        <w:tc>
          <w:tcPr>
            <w:tcW w:w="703" w:type="dxa"/>
            <w:tcBorders>
              <w:left w:val="single" w:sz="4" w:space="0" w:color="000000"/>
              <w:bottom w:val="single" w:sz="4" w:space="0" w:color="000000"/>
            </w:tcBorders>
            <w:tcMar>
              <w:top w:w="40" w:type="dxa"/>
              <w:left w:w="20" w:type="dxa"/>
              <w:bottom w:w="40" w:type="dxa"/>
              <w:right w:w="20" w:type="dxa"/>
            </w:tcMar>
          </w:tcPr>
          <w:p w14:paraId="12441112" w14:textId="77777777" w:rsidR="003D271F" w:rsidRDefault="00406DFC">
            <w:pPr>
              <w:spacing w:after="0" w:line="240" w:lineRule="auto"/>
              <w:rPr>
                <w:ins w:id="1390" w:author="Yulia A. Trifonova" w:date="2021-08-09T23:51:00Z"/>
              </w:rPr>
            </w:pPr>
            <w:ins w:id="1391" w:author="Yulia A. Trifonova" w:date="2021-08-09T23:51:00Z">
              <w:r>
                <w:rPr>
                  <w:rFonts w:ascii="Times New Roman" w:hAnsi="Times New Roman"/>
                  <w:color w:val="000000"/>
                  <w:sz w:val="17"/>
                </w:rPr>
                <w:t> </w:t>
              </w:r>
            </w:ins>
          </w:p>
        </w:tc>
        <w:tc>
          <w:tcPr>
            <w:tcW w:w="703" w:type="dxa"/>
            <w:tcBorders>
              <w:bottom w:val="single" w:sz="4" w:space="0" w:color="000000"/>
            </w:tcBorders>
            <w:tcMar>
              <w:top w:w="40" w:type="dxa"/>
              <w:left w:w="20" w:type="dxa"/>
              <w:bottom w:w="40" w:type="dxa"/>
              <w:right w:w="20" w:type="dxa"/>
            </w:tcMar>
          </w:tcPr>
          <w:p w14:paraId="584FA54C" w14:textId="77777777" w:rsidR="003D271F" w:rsidRDefault="00406DFC">
            <w:pPr>
              <w:spacing w:after="0" w:line="240" w:lineRule="auto"/>
              <w:rPr>
                <w:ins w:id="1392" w:author="Yulia A. Trifonova" w:date="2021-08-09T23:51:00Z"/>
              </w:rPr>
            </w:pPr>
            <w:ins w:id="1393" w:author="Yulia A. Trifonova" w:date="2021-08-09T23:51:00Z">
              <w:r>
                <w:rPr>
                  <w:rFonts w:ascii="Times New Roman" w:hAnsi="Times New Roman"/>
                  <w:color w:val="000000"/>
                  <w:sz w:val="17"/>
                </w:rPr>
                <w:t> </w:t>
              </w:r>
            </w:ins>
          </w:p>
        </w:tc>
        <w:tc>
          <w:tcPr>
            <w:tcW w:w="2197" w:type="dxa"/>
            <w:gridSpan w:val="2"/>
            <w:tcBorders>
              <w:bottom w:val="single" w:sz="4" w:space="0" w:color="000000"/>
              <w:right w:val="single" w:sz="4" w:space="0" w:color="000000"/>
            </w:tcBorders>
            <w:tcMar>
              <w:top w:w="40" w:type="dxa"/>
              <w:left w:w="20" w:type="dxa"/>
              <w:bottom w:w="40" w:type="dxa"/>
            </w:tcMar>
          </w:tcPr>
          <w:p w14:paraId="02853293" w14:textId="77777777" w:rsidR="003D271F" w:rsidRDefault="00406DFC">
            <w:pPr>
              <w:spacing w:after="0" w:line="240" w:lineRule="auto"/>
              <w:rPr>
                <w:ins w:id="1394" w:author="Yulia A. Trifonova" w:date="2021-08-09T23:51:00Z"/>
              </w:rPr>
            </w:pPr>
            <w:ins w:id="1395" w:author="Yulia A. Trifonova" w:date="2021-08-09T23:51:00Z">
              <w:r>
                <w:rPr>
                  <w:rFonts w:ascii="Times New Roman" w:hAnsi="Times New Roman"/>
                  <w:color w:val="000000"/>
                  <w:sz w:val="17"/>
                </w:rPr>
                <w:t>error</w:t>
              </w:r>
            </w:ins>
          </w:p>
        </w:tc>
        <w:tc>
          <w:tcPr>
            <w:tcW w:w="791" w:type="dxa"/>
            <w:tcBorders>
              <w:bottom w:val="single" w:sz="4" w:space="0" w:color="000000"/>
              <w:right w:val="single" w:sz="4" w:space="0" w:color="000000"/>
            </w:tcBorders>
            <w:tcMar>
              <w:top w:w="40" w:type="dxa"/>
              <w:left w:w="20" w:type="dxa"/>
              <w:bottom w:w="40" w:type="dxa"/>
              <w:right w:w="20" w:type="dxa"/>
            </w:tcMar>
          </w:tcPr>
          <w:p w14:paraId="4AF1DC56" w14:textId="77777777" w:rsidR="003D271F" w:rsidRDefault="00406DFC">
            <w:pPr>
              <w:spacing w:after="0" w:line="240" w:lineRule="auto"/>
              <w:rPr>
                <w:ins w:id="1396" w:author="Yulia A. Trifonova" w:date="2021-08-09T23:51:00Z"/>
              </w:rPr>
            </w:pPr>
            <w:ins w:id="1397" w:author="Yulia A. Trifonova" w:date="2021-08-09T23:51:00Z">
              <w:r>
                <w:rPr>
                  <w:rFonts w:ascii="Times New Roman" w:hAnsi="Times New Roman"/>
                  <w:color w:val="000000"/>
                  <w:sz w:val="17"/>
                </w:rPr>
                <w:t>error</w:t>
              </w:r>
            </w:ins>
          </w:p>
        </w:tc>
        <w:tc>
          <w:tcPr>
            <w:tcW w:w="703" w:type="dxa"/>
            <w:tcBorders>
              <w:bottom w:val="single" w:sz="4" w:space="0" w:color="000000"/>
              <w:right w:val="single" w:sz="4" w:space="0" w:color="000000"/>
            </w:tcBorders>
            <w:tcMar>
              <w:top w:w="40" w:type="dxa"/>
              <w:left w:w="20" w:type="dxa"/>
              <w:bottom w:w="40" w:type="dxa"/>
              <w:right w:w="20" w:type="dxa"/>
            </w:tcMar>
          </w:tcPr>
          <w:p w14:paraId="3B9EAC28" w14:textId="77777777" w:rsidR="003D271F" w:rsidRDefault="00406DFC">
            <w:pPr>
              <w:spacing w:after="0" w:line="240" w:lineRule="auto"/>
              <w:rPr>
                <w:ins w:id="1398" w:author="Yulia A. Trifonova" w:date="2021-08-09T23:51:00Z"/>
              </w:rPr>
            </w:pPr>
            <w:ins w:id="1399" w:author="Yulia A. Trifonova" w:date="2021-08-09T23:51:00Z">
              <w:r>
                <w:rPr>
                  <w:rFonts w:ascii="Times New Roman" w:hAnsi="Times New Roman"/>
                  <w:color w:val="000000"/>
                  <w:sz w:val="17"/>
                </w:rPr>
                <w:t>0..1</w:t>
              </w:r>
            </w:ins>
          </w:p>
        </w:tc>
        <w:tc>
          <w:tcPr>
            <w:tcW w:w="3690" w:type="dxa"/>
            <w:tcBorders>
              <w:bottom w:val="single" w:sz="4" w:space="0" w:color="000000"/>
              <w:right w:val="single" w:sz="4" w:space="0" w:color="000000"/>
            </w:tcBorders>
            <w:tcMar>
              <w:top w:w="40" w:type="dxa"/>
              <w:left w:w="20" w:type="dxa"/>
              <w:bottom w:w="40" w:type="dxa"/>
              <w:right w:w="20" w:type="dxa"/>
            </w:tcMar>
          </w:tcPr>
          <w:p w14:paraId="513F4E00" w14:textId="77777777" w:rsidR="003D271F" w:rsidRDefault="00406DFC">
            <w:pPr>
              <w:spacing w:after="0" w:line="240" w:lineRule="auto"/>
              <w:rPr>
                <w:ins w:id="1400" w:author="Yulia A. Trifonova" w:date="2021-08-09T23:51:00Z"/>
              </w:rPr>
            </w:pPr>
            <w:ins w:id="1401" w:author="Yulia A. Trifonova" w:date="2021-08-09T23:51:00Z">
              <w:r>
                <w:rPr>
                  <w:rFonts w:ascii="Times New Roman" w:hAnsi="Times New Roman"/>
                  <w:color w:val="000000"/>
                  <w:sz w:val="17"/>
                </w:rPr>
                <w:t xml:space="preserve">Информация об ошибке. Наличие зависит от </w:t>
              </w:r>
              <w:r>
                <w:rPr>
                  <w:rFonts w:ascii="Times New Roman" w:hAnsi="Times New Roman"/>
                  <w:color w:val="000000"/>
                  <w:sz w:val="17"/>
                </w:rPr>
                <w:t>значения элемента successfulProcessing (признак успешности выполнения операции)</w:t>
              </w:r>
            </w:ins>
          </w:p>
        </w:tc>
      </w:tr>
      <w:tr w:rsidR="003D271F" w14:paraId="1A7D0AA8" w14:textId="77777777">
        <w:tblPrEx>
          <w:tblCellMar>
            <w:top w:w="0" w:type="dxa"/>
            <w:bottom w:w="0" w:type="dxa"/>
          </w:tblCellMar>
        </w:tblPrEx>
        <w:trPr>
          <w:ins w:id="1402" w:author="Yulia A. Trifonova" w:date="2021-08-09T23:51:00Z"/>
        </w:trPr>
        <w:tc>
          <w:tcPr>
            <w:tcW w:w="703" w:type="dxa"/>
            <w:tcBorders>
              <w:left w:val="single" w:sz="4" w:space="0" w:color="000000"/>
              <w:bottom w:val="single" w:sz="4" w:space="0" w:color="000000"/>
            </w:tcBorders>
            <w:tcMar>
              <w:top w:w="40" w:type="dxa"/>
              <w:left w:w="20" w:type="dxa"/>
              <w:bottom w:w="40" w:type="dxa"/>
              <w:right w:w="20" w:type="dxa"/>
            </w:tcMar>
          </w:tcPr>
          <w:p w14:paraId="1257C5C3" w14:textId="77777777" w:rsidR="003D271F" w:rsidRDefault="00406DFC">
            <w:pPr>
              <w:spacing w:after="0" w:line="240" w:lineRule="auto"/>
              <w:rPr>
                <w:ins w:id="1403" w:author="Yulia A. Trifonova" w:date="2021-08-09T23:51:00Z"/>
              </w:rPr>
            </w:pPr>
            <w:ins w:id="1404" w:author="Yulia A. Trifonova" w:date="2021-08-09T23:51:00Z">
              <w:r>
                <w:rPr>
                  <w:rFonts w:ascii="Times New Roman" w:hAnsi="Times New Roman"/>
                  <w:color w:val="000000"/>
                  <w:sz w:val="17"/>
                </w:rPr>
                <w:t> </w:t>
              </w:r>
            </w:ins>
          </w:p>
        </w:tc>
        <w:tc>
          <w:tcPr>
            <w:tcW w:w="703" w:type="dxa"/>
            <w:tcBorders>
              <w:bottom w:val="single" w:sz="4" w:space="0" w:color="000000"/>
            </w:tcBorders>
            <w:tcMar>
              <w:top w:w="40" w:type="dxa"/>
              <w:left w:w="20" w:type="dxa"/>
              <w:bottom w:w="40" w:type="dxa"/>
              <w:right w:w="20" w:type="dxa"/>
            </w:tcMar>
          </w:tcPr>
          <w:p w14:paraId="4C4A7838" w14:textId="77777777" w:rsidR="003D271F" w:rsidRDefault="00406DFC">
            <w:pPr>
              <w:spacing w:after="0" w:line="240" w:lineRule="auto"/>
              <w:rPr>
                <w:ins w:id="1405" w:author="Yulia A. Trifonova" w:date="2021-08-09T23:51:00Z"/>
              </w:rPr>
            </w:pPr>
            <w:ins w:id="1406" w:author="Yulia A. Trifonova" w:date="2021-08-09T23:51:00Z">
              <w:r>
                <w:rPr>
                  <w:rFonts w:ascii="Times New Roman" w:hAnsi="Times New Roman"/>
                  <w:color w:val="000000"/>
                  <w:sz w:val="17"/>
                </w:rPr>
                <w:t> </w:t>
              </w:r>
            </w:ins>
          </w:p>
        </w:tc>
        <w:tc>
          <w:tcPr>
            <w:tcW w:w="791" w:type="dxa"/>
            <w:tcBorders>
              <w:bottom w:val="single" w:sz="4" w:space="0" w:color="000000"/>
            </w:tcBorders>
            <w:tcMar>
              <w:top w:w="40" w:type="dxa"/>
              <w:left w:w="20" w:type="dxa"/>
              <w:bottom w:w="40" w:type="dxa"/>
              <w:right w:w="20" w:type="dxa"/>
            </w:tcMar>
          </w:tcPr>
          <w:p w14:paraId="5FF2E6E4" w14:textId="77777777" w:rsidR="003D271F" w:rsidRDefault="00406DFC">
            <w:pPr>
              <w:spacing w:after="0" w:line="240" w:lineRule="auto"/>
              <w:rPr>
                <w:ins w:id="1407" w:author="Yulia A. Trifonova" w:date="2021-08-09T23:51:00Z"/>
              </w:rPr>
            </w:pPr>
            <w:ins w:id="1408" w:author="Yulia A. Trifonova" w:date="2021-08-09T23:51:00Z">
              <w:r>
                <w:rPr>
                  <w:rFonts w:ascii="Times New Roman" w:hAnsi="Times New Roman"/>
                  <w:color w:val="000000"/>
                  <w:sz w:val="17"/>
                </w:rPr>
                <w:t> </w:t>
              </w:r>
            </w:ins>
          </w:p>
        </w:tc>
        <w:tc>
          <w:tcPr>
            <w:tcW w:w="1406" w:type="dxa"/>
            <w:tcBorders>
              <w:bottom w:val="single" w:sz="4" w:space="0" w:color="000000"/>
              <w:right w:val="single" w:sz="4" w:space="0" w:color="000000"/>
            </w:tcBorders>
            <w:tcMar>
              <w:top w:w="40" w:type="dxa"/>
              <w:left w:w="20" w:type="dxa"/>
              <w:bottom w:w="40" w:type="dxa"/>
              <w:right w:w="20" w:type="dxa"/>
            </w:tcMar>
          </w:tcPr>
          <w:p w14:paraId="04909DE9" w14:textId="77777777" w:rsidR="003D271F" w:rsidRDefault="00406DFC">
            <w:pPr>
              <w:spacing w:after="0" w:line="240" w:lineRule="auto"/>
              <w:rPr>
                <w:ins w:id="1409" w:author="Yulia A. Trifonova" w:date="2021-08-09T23:51:00Z"/>
              </w:rPr>
            </w:pPr>
            <w:ins w:id="1410" w:author="Yulia A. Trifonova" w:date="2021-08-09T23:51:00Z">
              <w:r>
                <w:rPr>
                  <w:rFonts w:ascii="Times New Roman" w:hAnsi="Times New Roman"/>
                  <w:color w:val="000000"/>
                  <w:sz w:val="17"/>
                </w:rPr>
                <w:t>code</w:t>
              </w:r>
            </w:ins>
          </w:p>
        </w:tc>
        <w:tc>
          <w:tcPr>
            <w:tcW w:w="791" w:type="dxa"/>
            <w:tcBorders>
              <w:bottom w:val="single" w:sz="4" w:space="0" w:color="000000"/>
              <w:right w:val="single" w:sz="4" w:space="0" w:color="000000"/>
            </w:tcBorders>
            <w:tcMar>
              <w:top w:w="40" w:type="dxa"/>
              <w:left w:w="20" w:type="dxa"/>
              <w:bottom w:w="40" w:type="dxa"/>
              <w:right w:w="20" w:type="dxa"/>
            </w:tcMar>
          </w:tcPr>
          <w:p w14:paraId="3B06A865" w14:textId="77777777" w:rsidR="003D271F" w:rsidRDefault="00406DFC">
            <w:pPr>
              <w:spacing w:after="0" w:line="240" w:lineRule="auto"/>
              <w:rPr>
                <w:ins w:id="1411" w:author="Yulia A. Trifonova" w:date="2021-08-09T23:51:00Z"/>
              </w:rPr>
            </w:pPr>
            <w:ins w:id="1412" w:author="Yulia A. Trifonova" w:date="2021-08-09T23:51:00Z">
              <w:r>
                <w:rPr>
                  <w:rFonts w:ascii="Times New Roman" w:hAnsi="Times New Roman"/>
                  <w:color w:val="000000"/>
                  <w:sz w:val="17"/>
                </w:rPr>
                <w:t>integer</w:t>
              </w:r>
            </w:ins>
          </w:p>
        </w:tc>
        <w:tc>
          <w:tcPr>
            <w:tcW w:w="703" w:type="dxa"/>
            <w:tcBorders>
              <w:bottom w:val="single" w:sz="4" w:space="0" w:color="000000"/>
              <w:right w:val="single" w:sz="4" w:space="0" w:color="000000"/>
            </w:tcBorders>
            <w:tcMar>
              <w:top w:w="40" w:type="dxa"/>
              <w:left w:w="20" w:type="dxa"/>
              <w:bottom w:w="40" w:type="dxa"/>
              <w:right w:w="20" w:type="dxa"/>
            </w:tcMar>
          </w:tcPr>
          <w:p w14:paraId="0976FFBD" w14:textId="77777777" w:rsidR="003D271F" w:rsidRDefault="00406DFC">
            <w:pPr>
              <w:spacing w:after="0" w:line="240" w:lineRule="auto"/>
              <w:rPr>
                <w:ins w:id="1413" w:author="Yulia A. Trifonova" w:date="2021-08-09T23:51:00Z"/>
              </w:rPr>
            </w:pPr>
            <w:ins w:id="1414" w:author="Yulia A. Trifonova" w:date="2021-08-09T23:51:00Z">
              <w:r>
                <w:rPr>
                  <w:rFonts w:ascii="Times New Roman" w:hAnsi="Times New Roman"/>
                  <w:color w:val="000000"/>
                  <w:sz w:val="17"/>
                </w:rPr>
                <w:t>1..1</w:t>
              </w:r>
            </w:ins>
          </w:p>
        </w:tc>
        <w:tc>
          <w:tcPr>
            <w:tcW w:w="3690" w:type="dxa"/>
            <w:tcBorders>
              <w:bottom w:val="single" w:sz="4" w:space="0" w:color="000000"/>
              <w:right w:val="single" w:sz="4" w:space="0" w:color="000000"/>
            </w:tcBorders>
            <w:tcMar>
              <w:top w:w="40" w:type="dxa"/>
              <w:left w:w="20" w:type="dxa"/>
              <w:bottom w:w="40" w:type="dxa"/>
              <w:right w:w="20" w:type="dxa"/>
            </w:tcMar>
          </w:tcPr>
          <w:p w14:paraId="353DAF5B" w14:textId="77777777" w:rsidR="003D271F" w:rsidRDefault="00406DFC">
            <w:pPr>
              <w:spacing w:after="0" w:line="240" w:lineRule="auto"/>
              <w:rPr>
                <w:ins w:id="1415" w:author="Yulia A. Trifonova" w:date="2021-08-09T23:51:00Z"/>
              </w:rPr>
            </w:pPr>
            <w:ins w:id="1416" w:author="Yulia A. Trifonova" w:date="2021-08-09T23:51:00Z">
              <w:r>
                <w:rPr>
                  <w:rFonts w:ascii="Times New Roman" w:hAnsi="Times New Roman"/>
                  <w:color w:val="000000"/>
                  <w:sz w:val="17"/>
                </w:rPr>
                <w:t>Код ошибки</w:t>
              </w:r>
            </w:ins>
          </w:p>
        </w:tc>
      </w:tr>
      <w:tr w:rsidR="003D271F" w14:paraId="53AAFE39" w14:textId="77777777">
        <w:tblPrEx>
          <w:tblCellMar>
            <w:top w:w="0" w:type="dxa"/>
            <w:bottom w:w="0" w:type="dxa"/>
          </w:tblCellMar>
        </w:tblPrEx>
        <w:trPr>
          <w:ins w:id="1417" w:author="Yulia A. Trifonova" w:date="2021-08-09T23:51:00Z"/>
        </w:trPr>
        <w:tc>
          <w:tcPr>
            <w:tcW w:w="703" w:type="dxa"/>
            <w:tcBorders>
              <w:left w:val="single" w:sz="4" w:space="0" w:color="000000"/>
              <w:bottom w:val="single" w:sz="4" w:space="0" w:color="000000"/>
            </w:tcBorders>
            <w:tcMar>
              <w:top w:w="40" w:type="dxa"/>
              <w:left w:w="20" w:type="dxa"/>
              <w:bottom w:w="40" w:type="dxa"/>
              <w:right w:w="20" w:type="dxa"/>
            </w:tcMar>
          </w:tcPr>
          <w:p w14:paraId="4A0E8547" w14:textId="77777777" w:rsidR="003D271F" w:rsidRDefault="00406DFC">
            <w:pPr>
              <w:spacing w:after="0" w:line="240" w:lineRule="auto"/>
              <w:rPr>
                <w:ins w:id="1418" w:author="Yulia A. Trifonova" w:date="2021-08-09T23:51:00Z"/>
              </w:rPr>
            </w:pPr>
            <w:ins w:id="1419" w:author="Yulia A. Trifonova" w:date="2021-08-09T23:51:00Z">
              <w:r>
                <w:rPr>
                  <w:rFonts w:ascii="Times New Roman" w:hAnsi="Times New Roman"/>
                  <w:color w:val="000000"/>
                  <w:sz w:val="17"/>
                </w:rPr>
                <w:t> </w:t>
              </w:r>
            </w:ins>
          </w:p>
        </w:tc>
        <w:tc>
          <w:tcPr>
            <w:tcW w:w="703" w:type="dxa"/>
            <w:tcBorders>
              <w:bottom w:val="single" w:sz="4" w:space="0" w:color="000000"/>
            </w:tcBorders>
            <w:tcMar>
              <w:top w:w="40" w:type="dxa"/>
              <w:left w:w="20" w:type="dxa"/>
              <w:bottom w:w="40" w:type="dxa"/>
              <w:right w:w="20" w:type="dxa"/>
            </w:tcMar>
          </w:tcPr>
          <w:p w14:paraId="2A1BE21D" w14:textId="77777777" w:rsidR="003D271F" w:rsidRDefault="00406DFC">
            <w:pPr>
              <w:spacing w:after="0" w:line="240" w:lineRule="auto"/>
              <w:rPr>
                <w:ins w:id="1420" w:author="Yulia A. Trifonova" w:date="2021-08-09T23:51:00Z"/>
              </w:rPr>
            </w:pPr>
            <w:ins w:id="1421" w:author="Yulia A. Trifonova" w:date="2021-08-09T23:51:00Z">
              <w:r>
                <w:rPr>
                  <w:rFonts w:ascii="Times New Roman" w:hAnsi="Times New Roman"/>
                  <w:color w:val="000000"/>
                  <w:sz w:val="17"/>
                </w:rPr>
                <w:t> </w:t>
              </w:r>
            </w:ins>
          </w:p>
        </w:tc>
        <w:tc>
          <w:tcPr>
            <w:tcW w:w="791" w:type="dxa"/>
            <w:tcBorders>
              <w:bottom w:val="single" w:sz="4" w:space="0" w:color="000000"/>
            </w:tcBorders>
            <w:tcMar>
              <w:top w:w="40" w:type="dxa"/>
              <w:left w:w="20" w:type="dxa"/>
              <w:bottom w:w="40" w:type="dxa"/>
              <w:right w:w="20" w:type="dxa"/>
            </w:tcMar>
          </w:tcPr>
          <w:p w14:paraId="0ABE4CE7" w14:textId="77777777" w:rsidR="003D271F" w:rsidRDefault="00406DFC">
            <w:pPr>
              <w:spacing w:after="0" w:line="240" w:lineRule="auto"/>
              <w:rPr>
                <w:ins w:id="1422" w:author="Yulia A. Trifonova" w:date="2021-08-09T23:51:00Z"/>
              </w:rPr>
            </w:pPr>
            <w:ins w:id="1423" w:author="Yulia A. Trifonova" w:date="2021-08-09T23:51:00Z">
              <w:r>
                <w:rPr>
                  <w:rFonts w:ascii="Times New Roman" w:hAnsi="Times New Roman"/>
                  <w:color w:val="000000"/>
                  <w:sz w:val="17"/>
                </w:rPr>
                <w:t> </w:t>
              </w:r>
            </w:ins>
          </w:p>
        </w:tc>
        <w:tc>
          <w:tcPr>
            <w:tcW w:w="1406" w:type="dxa"/>
            <w:tcBorders>
              <w:bottom w:val="single" w:sz="4" w:space="0" w:color="000000"/>
              <w:right w:val="single" w:sz="4" w:space="0" w:color="000000"/>
            </w:tcBorders>
            <w:tcMar>
              <w:top w:w="40" w:type="dxa"/>
              <w:left w:w="20" w:type="dxa"/>
              <w:bottom w:w="40" w:type="dxa"/>
              <w:right w:w="20" w:type="dxa"/>
            </w:tcMar>
          </w:tcPr>
          <w:p w14:paraId="4198EFA4" w14:textId="77777777" w:rsidR="003D271F" w:rsidRDefault="00406DFC">
            <w:pPr>
              <w:spacing w:after="0" w:line="240" w:lineRule="auto"/>
              <w:rPr>
                <w:ins w:id="1424" w:author="Yulia A. Trifonova" w:date="2021-08-09T23:51:00Z"/>
              </w:rPr>
            </w:pPr>
            <w:ins w:id="1425" w:author="Yulia A. Trifonova" w:date="2021-08-09T23:51:00Z">
              <w:r>
                <w:rPr>
                  <w:rFonts w:ascii="Times New Roman" w:hAnsi="Times New Roman"/>
                  <w:color w:val="000000"/>
                  <w:sz w:val="17"/>
                </w:rPr>
                <w:t>message</w:t>
              </w:r>
            </w:ins>
          </w:p>
        </w:tc>
        <w:tc>
          <w:tcPr>
            <w:tcW w:w="791" w:type="dxa"/>
            <w:tcBorders>
              <w:bottom w:val="single" w:sz="4" w:space="0" w:color="000000"/>
              <w:right w:val="single" w:sz="4" w:space="0" w:color="000000"/>
            </w:tcBorders>
            <w:tcMar>
              <w:top w:w="40" w:type="dxa"/>
              <w:left w:w="20" w:type="dxa"/>
              <w:bottom w:w="40" w:type="dxa"/>
              <w:right w:w="20" w:type="dxa"/>
            </w:tcMar>
          </w:tcPr>
          <w:p w14:paraId="232E497C" w14:textId="77777777" w:rsidR="003D271F" w:rsidRDefault="00406DFC">
            <w:pPr>
              <w:spacing w:after="0" w:line="240" w:lineRule="auto"/>
              <w:rPr>
                <w:ins w:id="1426" w:author="Yulia A. Trifonova" w:date="2021-08-09T23:51:00Z"/>
              </w:rPr>
            </w:pPr>
            <w:ins w:id="1427" w:author="Yulia A. Trifonova" w:date="2021-08-09T23:51:00Z">
              <w:r>
                <w:rPr>
                  <w:rFonts w:ascii="Times New Roman" w:hAnsi="Times New Roman"/>
                  <w:color w:val="000000"/>
                  <w:sz w:val="17"/>
                </w:rPr>
                <w:t>string</w:t>
              </w:r>
            </w:ins>
          </w:p>
        </w:tc>
        <w:tc>
          <w:tcPr>
            <w:tcW w:w="703" w:type="dxa"/>
            <w:tcBorders>
              <w:bottom w:val="single" w:sz="4" w:space="0" w:color="000000"/>
              <w:right w:val="single" w:sz="4" w:space="0" w:color="000000"/>
            </w:tcBorders>
            <w:tcMar>
              <w:top w:w="40" w:type="dxa"/>
              <w:left w:w="20" w:type="dxa"/>
              <w:bottom w:w="40" w:type="dxa"/>
              <w:right w:w="20" w:type="dxa"/>
            </w:tcMar>
          </w:tcPr>
          <w:p w14:paraId="41C5EAE5" w14:textId="77777777" w:rsidR="003D271F" w:rsidRDefault="00406DFC">
            <w:pPr>
              <w:spacing w:after="0" w:line="240" w:lineRule="auto"/>
              <w:rPr>
                <w:ins w:id="1428" w:author="Yulia A. Trifonova" w:date="2021-08-09T23:51:00Z"/>
              </w:rPr>
            </w:pPr>
            <w:ins w:id="1429" w:author="Yulia A. Trifonova" w:date="2021-08-09T23:51:00Z">
              <w:r>
                <w:rPr>
                  <w:rFonts w:ascii="Times New Roman" w:hAnsi="Times New Roman"/>
                  <w:color w:val="000000"/>
                  <w:sz w:val="17"/>
                </w:rPr>
                <w:t>1..1</w:t>
              </w:r>
            </w:ins>
          </w:p>
        </w:tc>
        <w:tc>
          <w:tcPr>
            <w:tcW w:w="3690" w:type="dxa"/>
            <w:tcBorders>
              <w:bottom w:val="single" w:sz="4" w:space="0" w:color="000000"/>
              <w:right w:val="single" w:sz="4" w:space="0" w:color="000000"/>
            </w:tcBorders>
            <w:tcMar>
              <w:top w:w="40" w:type="dxa"/>
              <w:left w:w="20" w:type="dxa"/>
              <w:bottom w:w="40" w:type="dxa"/>
              <w:right w:w="20" w:type="dxa"/>
            </w:tcMar>
          </w:tcPr>
          <w:p w14:paraId="60D12CA7" w14:textId="77777777" w:rsidR="003D271F" w:rsidRDefault="00406DFC">
            <w:pPr>
              <w:spacing w:after="0" w:line="240" w:lineRule="auto"/>
              <w:rPr>
                <w:ins w:id="1430" w:author="Yulia A. Trifonova" w:date="2021-08-09T23:51:00Z"/>
              </w:rPr>
            </w:pPr>
            <w:ins w:id="1431" w:author="Yulia A. Trifonova" w:date="2021-08-09T23:51:00Z">
              <w:r>
                <w:rPr>
                  <w:rFonts w:ascii="Times New Roman" w:hAnsi="Times New Roman"/>
                  <w:color w:val="000000"/>
                  <w:sz w:val="17"/>
                </w:rPr>
                <w:t>Текст сообщения об ошибке выполнения операции</w:t>
              </w:r>
            </w:ins>
          </w:p>
        </w:tc>
      </w:tr>
      <w:tr w:rsidR="003D271F" w14:paraId="710DF313" w14:textId="77777777">
        <w:tblPrEx>
          <w:tblCellMar>
            <w:top w:w="0" w:type="dxa"/>
            <w:bottom w:w="0" w:type="dxa"/>
          </w:tblCellMar>
        </w:tblPrEx>
        <w:trPr>
          <w:ins w:id="1432" w:author="Yulia A. Trifonova" w:date="2021-08-09T23:51:00Z"/>
        </w:trPr>
        <w:tc>
          <w:tcPr>
            <w:tcW w:w="703" w:type="dxa"/>
            <w:tcBorders>
              <w:left w:val="single" w:sz="4" w:space="0" w:color="000000"/>
              <w:bottom w:val="single" w:sz="4" w:space="0" w:color="000000"/>
            </w:tcBorders>
            <w:tcMar>
              <w:top w:w="40" w:type="dxa"/>
              <w:left w:w="20" w:type="dxa"/>
              <w:bottom w:w="40" w:type="dxa"/>
              <w:right w:w="20" w:type="dxa"/>
            </w:tcMar>
          </w:tcPr>
          <w:p w14:paraId="61E7BEB3" w14:textId="77777777" w:rsidR="003D271F" w:rsidRDefault="00406DFC">
            <w:pPr>
              <w:spacing w:after="0" w:line="240" w:lineRule="auto"/>
              <w:rPr>
                <w:ins w:id="1433" w:author="Yulia A. Trifonova" w:date="2021-08-09T23:51:00Z"/>
              </w:rPr>
            </w:pPr>
            <w:ins w:id="1434" w:author="Yulia A. Trifonova" w:date="2021-08-09T23:51:00Z">
              <w:r>
                <w:rPr>
                  <w:rFonts w:ascii="Times New Roman" w:hAnsi="Times New Roman"/>
                  <w:color w:val="000000"/>
                  <w:sz w:val="17"/>
                </w:rPr>
                <w:t> </w:t>
              </w:r>
            </w:ins>
          </w:p>
        </w:tc>
        <w:tc>
          <w:tcPr>
            <w:tcW w:w="703" w:type="dxa"/>
            <w:tcBorders>
              <w:bottom w:val="single" w:sz="4" w:space="0" w:color="000000"/>
            </w:tcBorders>
            <w:tcMar>
              <w:top w:w="40" w:type="dxa"/>
              <w:left w:w="20" w:type="dxa"/>
              <w:bottom w:w="40" w:type="dxa"/>
              <w:right w:w="20" w:type="dxa"/>
            </w:tcMar>
          </w:tcPr>
          <w:p w14:paraId="128BCBBF" w14:textId="77777777" w:rsidR="003D271F" w:rsidRDefault="00406DFC">
            <w:pPr>
              <w:spacing w:after="0" w:line="240" w:lineRule="auto"/>
              <w:rPr>
                <w:ins w:id="1435" w:author="Yulia A. Trifonova" w:date="2021-08-09T23:51:00Z"/>
              </w:rPr>
            </w:pPr>
            <w:ins w:id="1436" w:author="Yulia A. Trifonova" w:date="2021-08-09T23:51:00Z">
              <w:r>
                <w:rPr>
                  <w:rFonts w:ascii="Times New Roman" w:hAnsi="Times New Roman"/>
                  <w:color w:val="000000"/>
                  <w:sz w:val="17"/>
                </w:rPr>
                <w:t> </w:t>
              </w:r>
            </w:ins>
          </w:p>
        </w:tc>
        <w:tc>
          <w:tcPr>
            <w:tcW w:w="791" w:type="dxa"/>
            <w:tcBorders>
              <w:bottom w:val="single" w:sz="4" w:space="0" w:color="000000"/>
            </w:tcBorders>
            <w:tcMar>
              <w:top w:w="40" w:type="dxa"/>
              <w:left w:w="20" w:type="dxa"/>
              <w:bottom w:w="40" w:type="dxa"/>
              <w:right w:w="20" w:type="dxa"/>
            </w:tcMar>
          </w:tcPr>
          <w:p w14:paraId="18141563" w14:textId="77777777" w:rsidR="003D271F" w:rsidRDefault="00406DFC">
            <w:pPr>
              <w:spacing w:after="0" w:line="240" w:lineRule="auto"/>
              <w:rPr>
                <w:ins w:id="1437" w:author="Yulia A. Trifonova" w:date="2021-08-09T23:51:00Z"/>
              </w:rPr>
            </w:pPr>
            <w:ins w:id="1438" w:author="Yulia A. Trifonova" w:date="2021-08-09T23:51:00Z">
              <w:r>
                <w:rPr>
                  <w:rFonts w:ascii="Times New Roman" w:hAnsi="Times New Roman"/>
                  <w:color w:val="000000"/>
                  <w:sz w:val="17"/>
                </w:rPr>
                <w:t> </w:t>
              </w:r>
            </w:ins>
          </w:p>
        </w:tc>
        <w:tc>
          <w:tcPr>
            <w:tcW w:w="1406" w:type="dxa"/>
            <w:tcBorders>
              <w:bottom w:val="single" w:sz="4" w:space="0" w:color="000000"/>
              <w:right w:val="single" w:sz="4" w:space="0" w:color="000000"/>
            </w:tcBorders>
            <w:tcMar>
              <w:top w:w="40" w:type="dxa"/>
              <w:left w:w="20" w:type="dxa"/>
              <w:bottom w:w="40" w:type="dxa"/>
              <w:right w:w="20" w:type="dxa"/>
            </w:tcMar>
          </w:tcPr>
          <w:p w14:paraId="558536E1" w14:textId="77777777" w:rsidR="003D271F" w:rsidRDefault="00406DFC">
            <w:pPr>
              <w:spacing w:after="0" w:line="240" w:lineRule="auto"/>
              <w:rPr>
                <w:ins w:id="1439" w:author="Yulia A. Trifonova" w:date="2021-08-09T23:51:00Z"/>
              </w:rPr>
            </w:pPr>
            <w:ins w:id="1440" w:author="Yulia A. Trifonova" w:date="2021-08-09T23:51:00Z">
              <w:r>
                <w:rPr>
                  <w:rFonts w:ascii="Times New Roman" w:hAnsi="Times New Roman"/>
                  <w:color w:val="000000"/>
                  <w:sz w:val="17"/>
                </w:rPr>
                <w:t>details</w:t>
              </w:r>
            </w:ins>
          </w:p>
        </w:tc>
        <w:tc>
          <w:tcPr>
            <w:tcW w:w="791" w:type="dxa"/>
            <w:tcBorders>
              <w:bottom w:val="single" w:sz="4" w:space="0" w:color="000000"/>
              <w:right w:val="single" w:sz="4" w:space="0" w:color="000000"/>
            </w:tcBorders>
            <w:tcMar>
              <w:top w:w="40" w:type="dxa"/>
              <w:left w:w="20" w:type="dxa"/>
              <w:bottom w:w="40" w:type="dxa"/>
              <w:right w:w="20" w:type="dxa"/>
            </w:tcMar>
          </w:tcPr>
          <w:p w14:paraId="72972D40" w14:textId="77777777" w:rsidR="003D271F" w:rsidRDefault="00406DFC">
            <w:pPr>
              <w:spacing w:after="0" w:line="240" w:lineRule="auto"/>
              <w:rPr>
                <w:ins w:id="1441" w:author="Yulia A. Trifonova" w:date="2021-08-09T23:51:00Z"/>
              </w:rPr>
            </w:pPr>
            <w:ins w:id="1442" w:author="Yulia A. Trifonova" w:date="2021-08-09T23:51:00Z">
              <w:r>
                <w:rPr>
                  <w:rFonts w:ascii="Times New Roman" w:hAnsi="Times New Roman"/>
                  <w:color w:val="000000"/>
                  <w:sz w:val="17"/>
                </w:rPr>
                <w:t>string</w:t>
              </w:r>
            </w:ins>
          </w:p>
        </w:tc>
        <w:tc>
          <w:tcPr>
            <w:tcW w:w="703" w:type="dxa"/>
            <w:tcBorders>
              <w:bottom w:val="single" w:sz="4" w:space="0" w:color="000000"/>
              <w:right w:val="single" w:sz="4" w:space="0" w:color="000000"/>
            </w:tcBorders>
            <w:tcMar>
              <w:top w:w="40" w:type="dxa"/>
              <w:left w:w="20" w:type="dxa"/>
              <w:bottom w:w="40" w:type="dxa"/>
              <w:right w:w="20" w:type="dxa"/>
            </w:tcMar>
          </w:tcPr>
          <w:p w14:paraId="2CAFF673" w14:textId="77777777" w:rsidR="003D271F" w:rsidRDefault="00406DFC">
            <w:pPr>
              <w:spacing w:after="0" w:line="240" w:lineRule="auto"/>
              <w:rPr>
                <w:ins w:id="1443" w:author="Yulia A. Trifonova" w:date="2021-08-09T23:51:00Z"/>
              </w:rPr>
            </w:pPr>
            <w:ins w:id="1444" w:author="Yulia A. Trifonova" w:date="2021-08-09T23:51:00Z">
              <w:r>
                <w:rPr>
                  <w:rFonts w:ascii="Times New Roman" w:hAnsi="Times New Roman"/>
                  <w:color w:val="000000"/>
                  <w:sz w:val="17"/>
                </w:rPr>
                <w:t>1..1</w:t>
              </w:r>
            </w:ins>
          </w:p>
        </w:tc>
        <w:tc>
          <w:tcPr>
            <w:tcW w:w="3690" w:type="dxa"/>
            <w:tcBorders>
              <w:bottom w:val="single" w:sz="4" w:space="0" w:color="000000"/>
              <w:right w:val="single" w:sz="4" w:space="0" w:color="000000"/>
            </w:tcBorders>
            <w:tcMar>
              <w:top w:w="40" w:type="dxa"/>
              <w:left w:w="20" w:type="dxa"/>
              <w:bottom w:w="40" w:type="dxa"/>
              <w:right w:w="20" w:type="dxa"/>
            </w:tcMar>
          </w:tcPr>
          <w:p w14:paraId="758E598A" w14:textId="77777777" w:rsidR="003D271F" w:rsidRDefault="00406DFC">
            <w:pPr>
              <w:spacing w:after="0" w:line="240" w:lineRule="auto"/>
              <w:rPr>
                <w:ins w:id="1445" w:author="Yulia A. Trifonova" w:date="2021-08-09T23:51:00Z"/>
              </w:rPr>
            </w:pPr>
            <w:ins w:id="1446" w:author="Yulia A. Trifonova" w:date="2021-08-09T23:51:00Z">
              <w:r>
                <w:rPr>
                  <w:rFonts w:ascii="Times New Roman" w:hAnsi="Times New Roman"/>
                  <w:color w:val="000000"/>
                  <w:sz w:val="17"/>
                </w:rPr>
                <w:t>Детализация ошибки</w:t>
              </w:r>
            </w:ins>
          </w:p>
        </w:tc>
      </w:tr>
      <w:tr w:rsidR="000941B2" w14:paraId="1F6BB750" w14:textId="77777777" w:rsidTr="000941B2">
        <w:tblPrEx>
          <w:tblCellMar>
            <w:top w:w="0" w:type="dxa"/>
            <w:bottom w:w="0" w:type="dxa"/>
          </w:tblCellMar>
        </w:tblPrEx>
        <w:trPr>
          <w:ins w:id="1447" w:author="Yulia A. Trifonova" w:date="2021-08-09T23:51:00Z"/>
        </w:trPr>
        <w:tc>
          <w:tcPr>
            <w:tcW w:w="703" w:type="dxa"/>
            <w:tcBorders>
              <w:left w:val="single" w:sz="4" w:space="0" w:color="000000"/>
              <w:bottom w:val="single" w:sz="4" w:space="0" w:color="000000"/>
            </w:tcBorders>
            <w:tcMar>
              <w:top w:w="40" w:type="dxa"/>
              <w:left w:w="20" w:type="dxa"/>
              <w:bottom w:w="40" w:type="dxa"/>
              <w:right w:w="20" w:type="dxa"/>
            </w:tcMar>
          </w:tcPr>
          <w:p w14:paraId="3F330821" w14:textId="77777777" w:rsidR="003D271F" w:rsidRDefault="00406DFC">
            <w:pPr>
              <w:spacing w:after="0" w:line="240" w:lineRule="auto"/>
              <w:rPr>
                <w:ins w:id="1448" w:author="Yulia A. Trifonova" w:date="2021-08-09T23:51:00Z"/>
              </w:rPr>
            </w:pPr>
            <w:ins w:id="1449" w:author="Yulia A. Trifonova" w:date="2021-08-09T23:51:00Z">
              <w:r>
                <w:rPr>
                  <w:rFonts w:ascii="Times New Roman" w:hAnsi="Times New Roman"/>
                  <w:color w:val="000000"/>
                  <w:sz w:val="17"/>
                </w:rPr>
                <w:t> </w:t>
              </w:r>
            </w:ins>
          </w:p>
        </w:tc>
        <w:tc>
          <w:tcPr>
            <w:tcW w:w="2900" w:type="dxa"/>
            <w:gridSpan w:val="3"/>
            <w:tcBorders>
              <w:bottom w:val="single" w:sz="4" w:space="0" w:color="000000"/>
              <w:right w:val="single" w:sz="4" w:space="0" w:color="000000"/>
            </w:tcBorders>
            <w:tcMar>
              <w:top w:w="40" w:type="dxa"/>
              <w:left w:w="20" w:type="dxa"/>
              <w:bottom w:w="40" w:type="dxa"/>
            </w:tcMar>
          </w:tcPr>
          <w:p w14:paraId="23CBA6F1" w14:textId="77777777" w:rsidR="003D271F" w:rsidRDefault="00406DFC">
            <w:pPr>
              <w:spacing w:after="0" w:line="240" w:lineRule="auto"/>
              <w:rPr>
                <w:ins w:id="1450" w:author="Yulia A. Trifonova" w:date="2021-08-09T23:51:00Z"/>
              </w:rPr>
            </w:pPr>
            <w:ins w:id="1451" w:author="Yulia A. Trifonova" w:date="2021-08-09T23:51:00Z">
              <w:r>
                <w:rPr>
                  <w:rFonts w:ascii="Times New Roman" w:hAnsi="Times New Roman"/>
                  <w:color w:val="000000"/>
                  <w:sz w:val="17"/>
                </w:rPr>
                <w:t>payload</w:t>
              </w:r>
            </w:ins>
          </w:p>
        </w:tc>
        <w:tc>
          <w:tcPr>
            <w:tcW w:w="791" w:type="dxa"/>
            <w:tcBorders>
              <w:bottom w:val="single" w:sz="4" w:space="0" w:color="000000"/>
              <w:right w:val="single" w:sz="4" w:space="0" w:color="000000"/>
            </w:tcBorders>
            <w:tcMar>
              <w:top w:w="40" w:type="dxa"/>
              <w:left w:w="20" w:type="dxa"/>
              <w:bottom w:w="40" w:type="dxa"/>
              <w:right w:w="20" w:type="dxa"/>
            </w:tcMar>
          </w:tcPr>
          <w:p w14:paraId="56D033EE" w14:textId="77777777" w:rsidR="003D271F" w:rsidRDefault="00406DFC">
            <w:pPr>
              <w:spacing w:after="0" w:line="240" w:lineRule="auto"/>
              <w:rPr>
                <w:ins w:id="1452" w:author="Yulia A. Trifonova" w:date="2021-08-09T23:51:00Z"/>
              </w:rPr>
            </w:pPr>
            <w:ins w:id="1453" w:author="Yulia A. Trifonova" w:date="2021-08-09T23:51:00Z">
              <w:r>
                <w:rPr>
                  <w:rFonts w:ascii="Times New Roman" w:hAnsi="Times New Roman"/>
                  <w:color w:val="000000"/>
                  <w:sz w:val="17"/>
                </w:rPr>
                <w:t>anyType</w:t>
              </w:r>
            </w:ins>
          </w:p>
        </w:tc>
        <w:tc>
          <w:tcPr>
            <w:tcW w:w="703" w:type="dxa"/>
            <w:tcBorders>
              <w:bottom w:val="single" w:sz="4" w:space="0" w:color="000000"/>
              <w:right w:val="single" w:sz="4" w:space="0" w:color="000000"/>
            </w:tcBorders>
            <w:tcMar>
              <w:top w:w="40" w:type="dxa"/>
              <w:left w:w="20" w:type="dxa"/>
              <w:bottom w:w="40" w:type="dxa"/>
              <w:right w:w="20" w:type="dxa"/>
            </w:tcMar>
          </w:tcPr>
          <w:p w14:paraId="0C651D23" w14:textId="77777777" w:rsidR="003D271F" w:rsidRDefault="00406DFC">
            <w:pPr>
              <w:spacing w:after="0" w:line="240" w:lineRule="auto"/>
              <w:rPr>
                <w:ins w:id="1454" w:author="Yulia A. Trifonova" w:date="2021-08-09T23:51:00Z"/>
              </w:rPr>
            </w:pPr>
            <w:ins w:id="1455" w:author="Yulia A. Trifonova" w:date="2021-08-09T23:51:00Z">
              <w:r>
                <w:rPr>
                  <w:rFonts w:ascii="Times New Roman" w:hAnsi="Times New Roman"/>
                  <w:color w:val="000000"/>
                  <w:sz w:val="17"/>
                </w:rPr>
                <w:t>1..1</w:t>
              </w:r>
            </w:ins>
          </w:p>
        </w:tc>
        <w:tc>
          <w:tcPr>
            <w:tcW w:w="3690" w:type="dxa"/>
            <w:tcBorders>
              <w:bottom w:val="single" w:sz="4" w:space="0" w:color="000000"/>
              <w:right w:val="single" w:sz="4" w:space="0" w:color="000000"/>
            </w:tcBorders>
            <w:tcMar>
              <w:top w:w="40" w:type="dxa"/>
              <w:left w:w="20" w:type="dxa"/>
              <w:bottom w:w="40" w:type="dxa"/>
              <w:right w:w="20" w:type="dxa"/>
            </w:tcMar>
          </w:tcPr>
          <w:p w14:paraId="1E1B7BDE" w14:textId="77777777" w:rsidR="003D271F" w:rsidRDefault="00406DFC">
            <w:pPr>
              <w:spacing w:after="0" w:line="240" w:lineRule="auto"/>
              <w:rPr>
                <w:ins w:id="1456" w:author="Yulia A. Trifonova" w:date="2021-08-09T23:51:00Z"/>
              </w:rPr>
            </w:pPr>
            <w:ins w:id="1457" w:author="Yulia A. Trifonova" w:date="2021-08-09T23:51:00Z">
              <w:r>
                <w:rPr>
                  <w:rFonts w:ascii="Times New Roman" w:hAnsi="Times New Roman"/>
                  <w:color w:val="000000"/>
                  <w:sz w:val="17"/>
                </w:rPr>
                <w:t>Информация об операции</w:t>
              </w:r>
            </w:ins>
          </w:p>
        </w:tc>
      </w:tr>
      <w:tr w:rsidR="000941B2" w14:paraId="2015D8AC" w14:textId="77777777" w:rsidTr="000941B2">
        <w:tblPrEx>
          <w:tblCellMar>
            <w:top w:w="0" w:type="dxa"/>
            <w:bottom w:w="0" w:type="dxa"/>
          </w:tblCellMar>
        </w:tblPrEx>
        <w:trPr>
          <w:ins w:id="1458" w:author="Yulia A. Trifonova" w:date="2021-08-09T23:51:00Z"/>
        </w:trPr>
        <w:tc>
          <w:tcPr>
            <w:tcW w:w="703" w:type="dxa"/>
            <w:tcBorders>
              <w:left w:val="single" w:sz="4" w:space="0" w:color="000000"/>
              <w:bottom w:val="single" w:sz="4" w:space="0" w:color="000000"/>
            </w:tcBorders>
            <w:tcMar>
              <w:top w:w="40" w:type="dxa"/>
              <w:left w:w="20" w:type="dxa"/>
              <w:bottom w:w="40" w:type="dxa"/>
              <w:right w:w="20" w:type="dxa"/>
            </w:tcMar>
          </w:tcPr>
          <w:p w14:paraId="02642C5E" w14:textId="77777777" w:rsidR="003D271F" w:rsidRDefault="00406DFC">
            <w:pPr>
              <w:spacing w:after="0" w:line="240" w:lineRule="auto"/>
              <w:rPr>
                <w:ins w:id="1459" w:author="Yulia A. Trifonova" w:date="2021-08-09T23:51:00Z"/>
              </w:rPr>
            </w:pPr>
            <w:ins w:id="1460" w:author="Yulia A. Trifonova" w:date="2021-08-09T23:51:00Z">
              <w:r>
                <w:rPr>
                  <w:rFonts w:ascii="Times New Roman" w:hAnsi="Times New Roman"/>
                  <w:color w:val="000000"/>
                  <w:sz w:val="17"/>
                </w:rPr>
                <w:t> </w:t>
              </w:r>
            </w:ins>
          </w:p>
        </w:tc>
        <w:tc>
          <w:tcPr>
            <w:tcW w:w="703" w:type="dxa"/>
            <w:tcBorders>
              <w:bottom w:val="single" w:sz="4" w:space="0" w:color="000000"/>
            </w:tcBorders>
            <w:tcMar>
              <w:top w:w="40" w:type="dxa"/>
              <w:left w:w="20" w:type="dxa"/>
              <w:bottom w:w="40" w:type="dxa"/>
              <w:right w:w="20" w:type="dxa"/>
            </w:tcMar>
          </w:tcPr>
          <w:p w14:paraId="5806BD62" w14:textId="77777777" w:rsidR="003D271F" w:rsidRDefault="00406DFC">
            <w:pPr>
              <w:spacing w:after="0" w:line="240" w:lineRule="auto"/>
              <w:rPr>
                <w:ins w:id="1461" w:author="Yulia A. Trifonova" w:date="2021-08-09T23:51:00Z"/>
              </w:rPr>
            </w:pPr>
            <w:ins w:id="1462" w:author="Yulia A. Trifonova" w:date="2021-08-09T23:51:00Z">
              <w:r>
                <w:rPr>
                  <w:rFonts w:ascii="Times New Roman" w:hAnsi="Times New Roman"/>
                  <w:color w:val="000000"/>
                  <w:sz w:val="17"/>
                </w:rPr>
                <w:t> </w:t>
              </w:r>
            </w:ins>
          </w:p>
        </w:tc>
        <w:tc>
          <w:tcPr>
            <w:tcW w:w="2197" w:type="dxa"/>
            <w:gridSpan w:val="2"/>
            <w:tcBorders>
              <w:bottom w:val="single" w:sz="4" w:space="0" w:color="000000"/>
              <w:right w:val="single" w:sz="4" w:space="0" w:color="000000"/>
            </w:tcBorders>
            <w:tcMar>
              <w:top w:w="40" w:type="dxa"/>
              <w:left w:w="20" w:type="dxa"/>
              <w:bottom w:w="40" w:type="dxa"/>
            </w:tcMar>
          </w:tcPr>
          <w:p w14:paraId="159C2B07" w14:textId="77777777" w:rsidR="003D271F" w:rsidRDefault="00406DFC">
            <w:pPr>
              <w:spacing w:after="0" w:line="240" w:lineRule="auto"/>
              <w:rPr>
                <w:ins w:id="1463" w:author="Yulia A. Trifonova" w:date="2021-08-09T23:51:00Z"/>
              </w:rPr>
            </w:pPr>
            <w:ins w:id="1464" w:author="Yulia A. Trifonova" w:date="2021-08-09T23:51:00Z">
              <w:r>
                <w:rPr>
                  <w:rFonts w:ascii="Times New Roman" w:hAnsi="Times New Roman"/>
                  <w:color w:val="000000"/>
                  <w:sz w:val="17"/>
                </w:rPr>
                <w:t>operationResult</w:t>
              </w:r>
            </w:ins>
          </w:p>
        </w:tc>
        <w:tc>
          <w:tcPr>
            <w:tcW w:w="791" w:type="dxa"/>
            <w:tcBorders>
              <w:bottom w:val="single" w:sz="4" w:space="0" w:color="000000"/>
              <w:right w:val="single" w:sz="4" w:space="0" w:color="000000"/>
            </w:tcBorders>
            <w:tcMar>
              <w:top w:w="40" w:type="dxa"/>
              <w:left w:w="20" w:type="dxa"/>
              <w:bottom w:w="40" w:type="dxa"/>
              <w:right w:w="20" w:type="dxa"/>
            </w:tcMar>
          </w:tcPr>
          <w:p w14:paraId="232B6E88" w14:textId="77777777" w:rsidR="003D271F" w:rsidRDefault="00406DFC">
            <w:pPr>
              <w:spacing w:after="0" w:line="240" w:lineRule="auto"/>
              <w:rPr>
                <w:ins w:id="1465" w:author="Yulia A. Trifonova" w:date="2021-08-09T23:51:00Z"/>
              </w:rPr>
            </w:pPr>
            <w:ins w:id="1466" w:author="Yulia A. Trifonova" w:date="2021-08-09T23:51:00Z">
              <w:r>
                <w:rPr>
                  <w:rFonts w:ascii="Times New Roman" w:hAnsi="Times New Roman"/>
                  <w:color w:val="000000"/>
                  <w:sz w:val="17"/>
                </w:rPr>
                <w:t>anyType</w:t>
              </w:r>
            </w:ins>
          </w:p>
        </w:tc>
        <w:tc>
          <w:tcPr>
            <w:tcW w:w="703" w:type="dxa"/>
            <w:tcBorders>
              <w:bottom w:val="single" w:sz="4" w:space="0" w:color="000000"/>
              <w:right w:val="single" w:sz="4" w:space="0" w:color="000000"/>
            </w:tcBorders>
            <w:tcMar>
              <w:top w:w="40" w:type="dxa"/>
              <w:left w:w="20" w:type="dxa"/>
              <w:bottom w:w="40" w:type="dxa"/>
              <w:right w:w="20" w:type="dxa"/>
            </w:tcMar>
          </w:tcPr>
          <w:p w14:paraId="543C19B8" w14:textId="77777777" w:rsidR="003D271F" w:rsidRDefault="00406DFC">
            <w:pPr>
              <w:spacing w:after="0" w:line="240" w:lineRule="auto"/>
              <w:rPr>
                <w:ins w:id="1467" w:author="Yulia A. Trifonova" w:date="2021-08-09T23:51:00Z"/>
              </w:rPr>
            </w:pPr>
            <w:ins w:id="1468" w:author="Yulia A. Trifonova" w:date="2021-08-09T23:51:00Z">
              <w:r>
                <w:rPr>
                  <w:rFonts w:ascii="Times New Roman" w:hAnsi="Times New Roman"/>
                  <w:color w:val="000000"/>
                  <w:sz w:val="17"/>
                </w:rPr>
                <w:t>1..1</w:t>
              </w:r>
            </w:ins>
          </w:p>
        </w:tc>
        <w:tc>
          <w:tcPr>
            <w:tcW w:w="3690" w:type="dxa"/>
            <w:tcBorders>
              <w:bottom w:val="single" w:sz="4" w:space="0" w:color="000000"/>
              <w:right w:val="single" w:sz="4" w:space="0" w:color="000000"/>
            </w:tcBorders>
            <w:tcMar>
              <w:top w:w="40" w:type="dxa"/>
              <w:left w:w="20" w:type="dxa"/>
              <w:bottom w:w="40" w:type="dxa"/>
              <w:right w:w="20" w:type="dxa"/>
            </w:tcMar>
          </w:tcPr>
          <w:p w14:paraId="20B3782B" w14:textId="77777777" w:rsidR="003D271F" w:rsidRDefault="00406DFC">
            <w:pPr>
              <w:spacing w:after="0" w:line="240" w:lineRule="auto"/>
              <w:rPr>
                <w:ins w:id="1469" w:author="Yulia A. Trifonova" w:date="2021-08-09T23:51:00Z"/>
              </w:rPr>
            </w:pPr>
            <w:ins w:id="1470" w:author="Yulia A. Trifonova" w:date="2021-08-09T23:51:00Z">
              <w:r>
                <w:rPr>
                  <w:rFonts w:ascii="Times New Roman" w:hAnsi="Times New Roman"/>
                  <w:color w:val="000000"/>
                  <w:sz w:val="17"/>
                </w:rPr>
                <w:t> </w:t>
              </w:r>
            </w:ins>
          </w:p>
        </w:tc>
      </w:tr>
      <w:tr w:rsidR="003D271F" w14:paraId="789949DC" w14:textId="77777777">
        <w:tblPrEx>
          <w:tblCellMar>
            <w:top w:w="0" w:type="dxa"/>
            <w:bottom w:w="0" w:type="dxa"/>
          </w:tblCellMar>
        </w:tblPrEx>
        <w:trPr>
          <w:ins w:id="1471" w:author="Yulia A. Trifonova" w:date="2021-08-09T23:51:00Z"/>
        </w:trPr>
        <w:tc>
          <w:tcPr>
            <w:tcW w:w="703" w:type="dxa"/>
            <w:tcBorders>
              <w:left w:val="single" w:sz="4" w:space="0" w:color="000000"/>
              <w:bottom w:val="single" w:sz="4" w:space="0" w:color="000000"/>
            </w:tcBorders>
            <w:tcMar>
              <w:top w:w="40" w:type="dxa"/>
              <w:left w:w="20" w:type="dxa"/>
              <w:bottom w:w="40" w:type="dxa"/>
              <w:right w:w="20" w:type="dxa"/>
            </w:tcMar>
          </w:tcPr>
          <w:p w14:paraId="01260A2B" w14:textId="77777777" w:rsidR="003D271F" w:rsidRDefault="00406DFC">
            <w:pPr>
              <w:spacing w:after="0" w:line="240" w:lineRule="auto"/>
              <w:rPr>
                <w:ins w:id="1472" w:author="Yulia A. Trifonova" w:date="2021-08-09T23:51:00Z"/>
              </w:rPr>
            </w:pPr>
            <w:ins w:id="1473" w:author="Yulia A. Trifonova" w:date="2021-08-09T23:51:00Z">
              <w:r>
                <w:rPr>
                  <w:rFonts w:ascii="Times New Roman" w:hAnsi="Times New Roman"/>
                  <w:color w:val="000000"/>
                  <w:sz w:val="17"/>
                </w:rPr>
                <w:t> </w:t>
              </w:r>
            </w:ins>
          </w:p>
        </w:tc>
        <w:tc>
          <w:tcPr>
            <w:tcW w:w="703" w:type="dxa"/>
            <w:tcBorders>
              <w:bottom w:val="single" w:sz="4" w:space="0" w:color="000000"/>
            </w:tcBorders>
            <w:tcMar>
              <w:top w:w="40" w:type="dxa"/>
              <w:left w:w="20" w:type="dxa"/>
              <w:bottom w:w="40" w:type="dxa"/>
              <w:right w:w="20" w:type="dxa"/>
            </w:tcMar>
          </w:tcPr>
          <w:p w14:paraId="2B60B245" w14:textId="77777777" w:rsidR="003D271F" w:rsidRDefault="00406DFC">
            <w:pPr>
              <w:spacing w:after="0" w:line="240" w:lineRule="auto"/>
              <w:rPr>
                <w:ins w:id="1474" w:author="Yulia A. Trifonova" w:date="2021-08-09T23:51:00Z"/>
              </w:rPr>
            </w:pPr>
            <w:ins w:id="1475" w:author="Yulia A. Trifonova" w:date="2021-08-09T23:51:00Z">
              <w:r>
                <w:rPr>
                  <w:rFonts w:ascii="Times New Roman" w:hAnsi="Times New Roman"/>
                  <w:color w:val="000000"/>
                  <w:sz w:val="17"/>
                </w:rPr>
                <w:t> </w:t>
              </w:r>
            </w:ins>
          </w:p>
        </w:tc>
        <w:tc>
          <w:tcPr>
            <w:tcW w:w="791" w:type="dxa"/>
            <w:tcBorders>
              <w:bottom w:val="single" w:sz="4" w:space="0" w:color="000000"/>
            </w:tcBorders>
            <w:tcMar>
              <w:top w:w="40" w:type="dxa"/>
              <w:left w:w="20" w:type="dxa"/>
              <w:bottom w:w="40" w:type="dxa"/>
              <w:right w:w="20" w:type="dxa"/>
            </w:tcMar>
          </w:tcPr>
          <w:p w14:paraId="37A3BFB5" w14:textId="77777777" w:rsidR="003D271F" w:rsidRDefault="00406DFC">
            <w:pPr>
              <w:spacing w:after="0" w:line="240" w:lineRule="auto"/>
              <w:rPr>
                <w:ins w:id="1476" w:author="Yulia A. Trifonova" w:date="2021-08-09T23:51:00Z"/>
              </w:rPr>
            </w:pPr>
            <w:ins w:id="1477" w:author="Yulia A. Trifonova" w:date="2021-08-09T23:51:00Z">
              <w:r>
                <w:rPr>
                  <w:rFonts w:ascii="Times New Roman" w:hAnsi="Times New Roman"/>
                  <w:color w:val="000000"/>
                  <w:sz w:val="17"/>
                </w:rPr>
                <w:t> </w:t>
              </w:r>
            </w:ins>
          </w:p>
        </w:tc>
        <w:tc>
          <w:tcPr>
            <w:tcW w:w="1406" w:type="dxa"/>
            <w:tcBorders>
              <w:bottom w:val="single" w:sz="4" w:space="0" w:color="000000"/>
              <w:right w:val="single" w:sz="4" w:space="0" w:color="000000"/>
            </w:tcBorders>
            <w:tcMar>
              <w:top w:w="40" w:type="dxa"/>
              <w:left w:w="20" w:type="dxa"/>
              <w:bottom w:w="40" w:type="dxa"/>
              <w:right w:w="20" w:type="dxa"/>
            </w:tcMar>
          </w:tcPr>
          <w:p w14:paraId="1FFE6267" w14:textId="77777777" w:rsidR="003D271F" w:rsidRDefault="00406DFC">
            <w:pPr>
              <w:spacing w:after="0" w:line="240" w:lineRule="auto"/>
              <w:rPr>
                <w:ins w:id="1478" w:author="Yulia A. Trifonova" w:date="2021-08-09T23:51:00Z"/>
              </w:rPr>
            </w:pPr>
            <w:ins w:id="1479" w:author="Yulia A. Trifonova" w:date="2021-08-09T23:51:00Z">
              <w:r>
                <w:rPr>
                  <w:rFonts w:ascii="Times New Roman" w:hAnsi="Times New Roman"/>
                  <w:color w:val="000000"/>
                  <w:sz w:val="17"/>
                </w:rPr>
                <w:t>journalOperationId</w:t>
              </w:r>
            </w:ins>
          </w:p>
        </w:tc>
        <w:tc>
          <w:tcPr>
            <w:tcW w:w="791" w:type="dxa"/>
            <w:tcBorders>
              <w:bottom w:val="single" w:sz="4" w:space="0" w:color="000000"/>
              <w:right w:val="single" w:sz="4" w:space="0" w:color="000000"/>
            </w:tcBorders>
            <w:tcMar>
              <w:top w:w="40" w:type="dxa"/>
              <w:left w:w="20" w:type="dxa"/>
              <w:bottom w:w="40" w:type="dxa"/>
              <w:right w:w="20" w:type="dxa"/>
            </w:tcMar>
          </w:tcPr>
          <w:p w14:paraId="7D11CAE7" w14:textId="77777777" w:rsidR="003D271F" w:rsidRDefault="00406DFC">
            <w:pPr>
              <w:spacing w:after="0" w:line="240" w:lineRule="auto"/>
              <w:rPr>
                <w:ins w:id="1480" w:author="Yulia A. Trifonova" w:date="2021-08-09T23:51:00Z"/>
              </w:rPr>
            </w:pPr>
            <w:ins w:id="1481" w:author="Yulia A. Trifonova" w:date="2021-08-09T23:51:00Z">
              <w:r>
                <w:rPr>
                  <w:rFonts w:ascii="Times New Roman" w:hAnsi="Times New Roman"/>
                  <w:color w:val="000000"/>
                  <w:sz w:val="17"/>
                </w:rPr>
                <w:t>string</w:t>
              </w:r>
            </w:ins>
          </w:p>
        </w:tc>
        <w:tc>
          <w:tcPr>
            <w:tcW w:w="703" w:type="dxa"/>
            <w:tcBorders>
              <w:bottom w:val="single" w:sz="4" w:space="0" w:color="000000"/>
              <w:right w:val="single" w:sz="4" w:space="0" w:color="000000"/>
            </w:tcBorders>
            <w:tcMar>
              <w:top w:w="40" w:type="dxa"/>
              <w:left w:w="20" w:type="dxa"/>
              <w:bottom w:w="40" w:type="dxa"/>
              <w:right w:w="20" w:type="dxa"/>
            </w:tcMar>
          </w:tcPr>
          <w:p w14:paraId="2EA1F6AE" w14:textId="77777777" w:rsidR="003D271F" w:rsidRDefault="00406DFC">
            <w:pPr>
              <w:spacing w:after="0" w:line="240" w:lineRule="auto"/>
              <w:rPr>
                <w:ins w:id="1482" w:author="Yulia A. Trifonova" w:date="2021-08-09T23:51:00Z"/>
              </w:rPr>
            </w:pPr>
            <w:ins w:id="1483" w:author="Yulia A. Trifonova" w:date="2021-08-09T23:51:00Z">
              <w:r>
                <w:rPr>
                  <w:rFonts w:ascii="Times New Roman" w:hAnsi="Times New Roman"/>
                  <w:color w:val="000000"/>
                  <w:sz w:val="17"/>
                </w:rPr>
                <w:t>1..1</w:t>
              </w:r>
            </w:ins>
          </w:p>
        </w:tc>
        <w:tc>
          <w:tcPr>
            <w:tcW w:w="3690" w:type="dxa"/>
            <w:tcBorders>
              <w:bottom w:val="single" w:sz="4" w:space="0" w:color="000000"/>
              <w:right w:val="single" w:sz="4" w:space="0" w:color="000000"/>
            </w:tcBorders>
            <w:tcMar>
              <w:top w:w="40" w:type="dxa"/>
              <w:left w:w="20" w:type="dxa"/>
              <w:bottom w:w="40" w:type="dxa"/>
              <w:right w:w="20" w:type="dxa"/>
            </w:tcMar>
          </w:tcPr>
          <w:p w14:paraId="1681474E" w14:textId="77777777" w:rsidR="003D271F" w:rsidRDefault="00406DFC">
            <w:pPr>
              <w:spacing w:after="0" w:line="240" w:lineRule="auto"/>
              <w:rPr>
                <w:ins w:id="1484" w:author="Yulia A. Trifonova" w:date="2021-08-09T23:51:00Z"/>
              </w:rPr>
            </w:pPr>
            <w:ins w:id="1485" w:author="Yulia A. Trifonova" w:date="2021-08-09T23:51:00Z">
              <w:r>
                <w:rPr>
                  <w:rFonts w:ascii="Times New Roman" w:hAnsi="Times New Roman"/>
                  <w:color w:val="000000"/>
                  <w:sz w:val="17"/>
                </w:rPr>
                <w:t>ID операции в Спектрум в формате SP.1000176847-34856</w:t>
              </w:r>
            </w:ins>
          </w:p>
        </w:tc>
      </w:tr>
    </w:tbl>
    <w:p w14:paraId="2BB3648D" w14:textId="77777777" w:rsidR="003D271F" w:rsidRDefault="00406DFC">
      <w:pPr>
        <w:spacing w:before="200" w:after="0" w:line="240" w:lineRule="auto"/>
        <w:rPr>
          <w:ins w:id="1486" w:author="Yulia A. Trifonova" w:date="2021-08-09T23:51:00Z"/>
        </w:rPr>
      </w:pPr>
      <w:ins w:id="1487" w:author="Yulia A. Trifonova" w:date="2021-08-09T23:51:00Z">
        <w:r>
          <w:rPr>
            <w:rFonts w:ascii="Times New Roman" w:hAnsi="Times New Roman"/>
            <w:color w:val="000000"/>
            <w:sz w:val="20"/>
          </w:rPr>
          <w:t xml:space="preserve">В не зависимости от того, какой исход синхронизации статуса операции в СУБО (ошибка или успех), проведение действий с операцией продолжается согласно сценарию (см. </w:t>
        </w:r>
        <w:r>
          <w:fldChar w:fldCharType="begin"/>
        </w:r>
        <w:r>
          <w:instrText xml:space="preserve"> HYPERLINK \l "workflow" \h </w:instrText>
        </w:r>
        <w:r>
          <w:fldChar w:fldCharType="separate"/>
        </w:r>
        <w:r>
          <w:rPr>
            <w:rFonts w:ascii="Times New Roman" w:hAnsi="Times New Roman"/>
            <w:color w:val="000000"/>
            <w:sz w:val="20"/>
          </w:rPr>
          <w:t>Раздел 4.3.2.4.1, «Разработка сценария для информационного пр</w:t>
        </w:r>
        <w:r>
          <w:rPr>
            <w:rFonts w:ascii="Times New Roman" w:hAnsi="Times New Roman"/>
            <w:color w:val="000000"/>
            <w:sz w:val="20"/>
          </w:rPr>
          <w:t>оцесса»</w:t>
        </w:r>
        <w:r>
          <w:rPr>
            <w:rFonts w:ascii="Times New Roman" w:hAnsi="Times New Roman"/>
            <w:color w:val="000000"/>
            <w:sz w:val="20"/>
          </w:rPr>
          <w:fldChar w:fldCharType="end"/>
        </w:r>
        <w:r>
          <w:rPr>
            <w:rFonts w:ascii="Times New Roman" w:hAnsi="Times New Roman"/>
            <w:color w:val="000000"/>
            <w:sz w:val="20"/>
          </w:rPr>
          <w:t>). При отсутствии ответа выполняется отправка повторного запроса заданное количество раз через заданные промежутки времени.</w:t>
        </w:r>
      </w:ins>
    </w:p>
    <w:p w14:paraId="1C2530CB" w14:textId="77777777" w:rsidR="003D271F" w:rsidRDefault="00406DFC">
      <w:pPr>
        <w:spacing w:before="200" w:after="0" w:line="240" w:lineRule="auto"/>
        <w:rPr>
          <w:ins w:id="1488" w:author="Yulia A. Trifonova" w:date="2021-08-09T23:51:00Z"/>
        </w:rPr>
      </w:pPr>
      <w:bookmarkStart w:id="1489" w:name="MethodSystemparameter"/>
      <w:ins w:id="1490" w:author="Yulia A. Trifonova" w:date="2021-08-09T23:51:00Z">
        <w:r>
          <w:rPr>
            <w:rFonts w:ascii="Arial" w:hAnsi="Arial"/>
            <w:b/>
            <w:color w:val="000000"/>
            <w:sz w:val="20"/>
          </w:rPr>
          <w:t>4.3.2.4.10. Разработка метода использования параметров системы при настройке точек отправки и приема</w:t>
        </w:r>
      </w:ins>
    </w:p>
    <w:bookmarkEnd w:id="1489"/>
    <w:p w14:paraId="59CD9EBB" w14:textId="77777777" w:rsidR="003D271F" w:rsidRDefault="00406DFC">
      <w:pPr>
        <w:spacing w:before="200" w:after="0" w:line="240" w:lineRule="auto"/>
        <w:rPr>
          <w:ins w:id="1491" w:author="Yulia A. Trifonova" w:date="2021-08-09T23:51:00Z"/>
        </w:rPr>
      </w:pPr>
      <w:ins w:id="1492" w:author="Yulia A. Trifonova" w:date="2021-08-09T23:51:00Z">
        <w:r>
          <w:rPr>
            <w:rFonts w:ascii="Times New Roman" w:hAnsi="Times New Roman"/>
            <w:color w:val="000000"/>
            <w:sz w:val="20"/>
          </w:rPr>
          <w:t>Требуется разработать ме</w:t>
        </w:r>
        <w:r>
          <w:rPr>
            <w:rFonts w:ascii="Times New Roman" w:hAnsi="Times New Roman"/>
            <w:color w:val="000000"/>
            <w:sz w:val="20"/>
          </w:rPr>
          <w:t>тод, который позволяет использовать в настройках точек интеграции ссылки на системные параметры.</w:t>
        </w:r>
      </w:ins>
    </w:p>
    <w:p w14:paraId="404F549C" w14:textId="77777777" w:rsidR="003D271F" w:rsidRDefault="00406DFC">
      <w:pPr>
        <w:spacing w:before="200" w:after="0" w:line="240" w:lineRule="auto"/>
        <w:rPr>
          <w:ins w:id="1493" w:author="Yulia A. Trifonova" w:date="2021-08-09T23:51:00Z"/>
        </w:rPr>
      </w:pPr>
      <w:ins w:id="1494" w:author="Yulia A. Trifonova" w:date="2021-08-09T23:51:00Z">
        <w:r>
          <w:rPr>
            <w:rFonts w:ascii="Times New Roman" w:hAnsi="Times New Roman"/>
            <w:color w:val="000000"/>
            <w:sz w:val="20"/>
          </w:rPr>
          <w:t>При обнаружении в настройках строки вида "$PAR(parameter_codification_code)" данная строка будет заменена на значение системного параметра с кодом равным "para</w:t>
        </w:r>
        <w:r>
          <w:rPr>
            <w:rFonts w:ascii="Times New Roman" w:hAnsi="Times New Roman"/>
            <w:color w:val="000000"/>
            <w:sz w:val="20"/>
          </w:rPr>
          <w:t>meter_codification_code".</w:t>
        </w:r>
      </w:ins>
    </w:p>
    <w:p w14:paraId="3E6DB4FF" w14:textId="77777777" w:rsidR="003D271F" w:rsidRDefault="00406DFC">
      <w:pPr>
        <w:spacing w:before="200" w:after="0" w:line="240" w:lineRule="auto"/>
        <w:rPr>
          <w:ins w:id="1495" w:author="Yulia A. Trifonova" w:date="2021-08-09T23:51:00Z"/>
        </w:rPr>
      </w:pPr>
      <w:ins w:id="1496" w:author="Yulia A. Trifonova" w:date="2021-08-09T23:51:00Z">
        <w:r>
          <w:rPr>
            <w:rFonts w:ascii="Times New Roman" w:hAnsi="Times New Roman"/>
            <w:color w:val="000000"/>
            <w:sz w:val="20"/>
          </w:rPr>
          <w:t>Переменная вида "$PAR(parameter_codification_code)" может использоваться в полях точек интеграции:</w:t>
        </w:r>
      </w:ins>
    </w:p>
    <w:p w14:paraId="11C569B0" w14:textId="77777777" w:rsidR="003D271F" w:rsidRDefault="00406DFC">
      <w:pPr>
        <w:numPr>
          <w:ilvl w:val="0"/>
          <w:numId w:val="38"/>
        </w:numPr>
        <w:tabs>
          <w:tab w:val="left" w:pos="200"/>
        </w:tabs>
        <w:spacing w:before="200" w:after="0" w:line="240" w:lineRule="auto"/>
        <w:ind w:left="200" w:hanging="200"/>
        <w:rPr>
          <w:ins w:id="1497" w:author="Yulia A. Trifonova" w:date="2021-08-09T23:51:00Z"/>
        </w:rPr>
      </w:pPr>
      <w:bookmarkStart w:id="1498" w:name="d5e2361"/>
      <w:bookmarkStart w:id="1499" w:name="d5e2360"/>
      <w:ins w:id="1500" w:author="Yulia A. Trifonova" w:date="2021-08-09T23:51:00Z">
        <w:r>
          <w:rPr>
            <w:rFonts w:ascii="Times New Roman" w:hAnsi="Times New Roman"/>
            <w:color w:val="000000"/>
            <w:sz w:val="20"/>
          </w:rPr>
          <w:t>Путь к сертификату</w:t>
        </w:r>
      </w:ins>
    </w:p>
    <w:p w14:paraId="5D74509D" w14:textId="77777777" w:rsidR="003D271F" w:rsidRDefault="00406DFC">
      <w:pPr>
        <w:numPr>
          <w:ilvl w:val="0"/>
          <w:numId w:val="38"/>
        </w:numPr>
        <w:tabs>
          <w:tab w:val="left" w:pos="200"/>
        </w:tabs>
        <w:spacing w:before="200" w:after="0" w:line="240" w:lineRule="auto"/>
        <w:ind w:left="200" w:hanging="200"/>
        <w:rPr>
          <w:ins w:id="1501" w:author="Yulia A. Trifonova" w:date="2021-08-09T23:51:00Z"/>
        </w:rPr>
      </w:pPr>
      <w:bookmarkStart w:id="1502" w:name="d5e2363"/>
      <w:bookmarkEnd w:id="1498"/>
      <w:bookmarkEnd w:id="1499"/>
      <w:ins w:id="1503" w:author="Yulia A. Trifonova" w:date="2021-08-09T23:51:00Z">
        <w:r>
          <w:rPr>
            <w:rFonts w:ascii="Times New Roman" w:hAnsi="Times New Roman"/>
            <w:color w:val="000000"/>
            <w:sz w:val="20"/>
          </w:rPr>
          <w:t>Тип сертификата</w:t>
        </w:r>
      </w:ins>
    </w:p>
    <w:p w14:paraId="52458268" w14:textId="77777777" w:rsidR="003D271F" w:rsidRDefault="00406DFC">
      <w:pPr>
        <w:numPr>
          <w:ilvl w:val="0"/>
          <w:numId w:val="38"/>
        </w:numPr>
        <w:tabs>
          <w:tab w:val="left" w:pos="200"/>
        </w:tabs>
        <w:spacing w:before="200" w:after="0" w:line="240" w:lineRule="auto"/>
        <w:ind w:left="200" w:hanging="200"/>
        <w:rPr>
          <w:ins w:id="1504" w:author="Yulia A. Trifonova" w:date="2021-08-09T23:51:00Z"/>
        </w:rPr>
      </w:pPr>
      <w:bookmarkStart w:id="1505" w:name="d5e2365"/>
      <w:bookmarkEnd w:id="1502"/>
      <w:ins w:id="1506" w:author="Yulia A. Trifonova" w:date="2021-08-09T23:51:00Z">
        <w:r>
          <w:rPr>
            <w:rFonts w:ascii="Times New Roman" w:hAnsi="Times New Roman"/>
            <w:color w:val="000000"/>
            <w:sz w:val="20"/>
          </w:rPr>
          <w:t>Пароль к сертификату</w:t>
        </w:r>
      </w:ins>
    </w:p>
    <w:p w14:paraId="4FA8B4C9" w14:textId="77777777" w:rsidR="003D271F" w:rsidRDefault="00406DFC">
      <w:pPr>
        <w:numPr>
          <w:ilvl w:val="0"/>
          <w:numId w:val="38"/>
        </w:numPr>
        <w:tabs>
          <w:tab w:val="left" w:pos="200"/>
        </w:tabs>
        <w:spacing w:before="200" w:after="0" w:line="240" w:lineRule="auto"/>
        <w:ind w:left="200" w:hanging="200"/>
        <w:rPr>
          <w:ins w:id="1507" w:author="Yulia A. Trifonova" w:date="2021-08-09T23:51:00Z"/>
        </w:rPr>
      </w:pPr>
      <w:bookmarkStart w:id="1508" w:name="d5e2367"/>
      <w:bookmarkEnd w:id="1505"/>
      <w:ins w:id="1509" w:author="Yulia A. Trifonova" w:date="2021-08-09T23:51:00Z">
        <w:r>
          <w:rPr>
            <w:rFonts w:ascii="Times New Roman" w:hAnsi="Times New Roman"/>
            <w:color w:val="000000"/>
            <w:sz w:val="20"/>
          </w:rPr>
          <w:t>Путь к хранилищу доверенных зон</w:t>
        </w:r>
      </w:ins>
    </w:p>
    <w:p w14:paraId="162C572B" w14:textId="77777777" w:rsidR="003D271F" w:rsidRDefault="00406DFC">
      <w:pPr>
        <w:numPr>
          <w:ilvl w:val="0"/>
          <w:numId w:val="38"/>
        </w:numPr>
        <w:tabs>
          <w:tab w:val="left" w:pos="200"/>
        </w:tabs>
        <w:spacing w:before="200" w:after="0" w:line="240" w:lineRule="auto"/>
        <w:ind w:left="200" w:hanging="200"/>
        <w:rPr>
          <w:ins w:id="1510" w:author="Yulia A. Trifonova" w:date="2021-08-09T23:51:00Z"/>
        </w:rPr>
      </w:pPr>
      <w:bookmarkStart w:id="1511" w:name="d5e2369"/>
      <w:bookmarkEnd w:id="1508"/>
      <w:ins w:id="1512" w:author="Yulia A. Trifonova" w:date="2021-08-09T23:51:00Z">
        <w:r>
          <w:rPr>
            <w:rFonts w:ascii="Times New Roman" w:hAnsi="Times New Roman"/>
            <w:color w:val="000000"/>
            <w:sz w:val="20"/>
          </w:rPr>
          <w:t>Пароль к хранилищу доверенных зон</w:t>
        </w:r>
      </w:ins>
    </w:p>
    <w:p w14:paraId="3E18BF6C" w14:textId="77777777" w:rsidR="003D271F" w:rsidRDefault="00406DFC">
      <w:pPr>
        <w:spacing w:before="200" w:after="0" w:line="240" w:lineRule="auto"/>
        <w:rPr>
          <w:ins w:id="1513" w:author="Yulia A. Trifonova" w:date="2021-08-09T23:51:00Z"/>
        </w:rPr>
      </w:pPr>
      <w:bookmarkStart w:id="1514" w:name="Requirement_MethodConfigurationJMS"/>
      <w:bookmarkEnd w:id="1511"/>
      <w:ins w:id="1515" w:author="Yulia A. Trifonova" w:date="2021-08-09T23:51:00Z">
        <w:r>
          <w:rPr>
            <w:rFonts w:ascii="Arial" w:hAnsi="Arial"/>
            <w:b/>
            <w:color w:val="000000"/>
            <w:sz w:val="20"/>
          </w:rPr>
          <w:t>4.3.2.4.1</w:t>
        </w:r>
        <w:r>
          <w:rPr>
            <w:rFonts w:ascii="Arial" w:hAnsi="Arial"/>
            <w:b/>
            <w:color w:val="000000"/>
            <w:sz w:val="20"/>
          </w:rPr>
          <w:t>1. Доработка метода конфигурирования транспорта JMS для Сервиса по данным Точки приема</w:t>
        </w:r>
      </w:ins>
    </w:p>
    <w:bookmarkEnd w:id="1514"/>
    <w:p w14:paraId="567471EB" w14:textId="77777777" w:rsidR="003D271F" w:rsidRDefault="00406DFC">
      <w:pPr>
        <w:spacing w:before="200" w:after="0" w:line="240" w:lineRule="auto"/>
        <w:rPr>
          <w:ins w:id="1516" w:author="Yulia A. Trifonova" w:date="2021-08-09T23:51:00Z"/>
        </w:rPr>
      </w:pPr>
      <w:ins w:id="1517" w:author="Yulia A. Trifonova" w:date="2021-08-09T23:51:00Z">
        <w:r>
          <w:rPr>
            <w:rFonts w:ascii="Times New Roman" w:hAnsi="Times New Roman"/>
            <w:color w:val="000000"/>
            <w:sz w:val="20"/>
          </w:rPr>
          <w:t>Требуется доработать метод, который позволяет конфигурировать транспорт JMS для сервиса на основании данных из точки приема, для возможности работы с шифрованным соедине</w:t>
        </w:r>
        <w:r>
          <w:rPr>
            <w:rFonts w:ascii="Times New Roman" w:hAnsi="Times New Roman"/>
            <w:color w:val="000000"/>
            <w:sz w:val="20"/>
          </w:rPr>
          <w:t>нием.</w:t>
        </w:r>
      </w:ins>
    </w:p>
    <w:p w14:paraId="4C431C7D" w14:textId="77777777" w:rsidR="003D271F" w:rsidRDefault="003D271F">
      <w:pPr>
        <w:spacing w:after="0" w:line="240" w:lineRule="auto"/>
        <w:rPr>
          <w:ins w:id="1518" w:author="Yulia A. Trifonova" w:date="2021-08-09T23:51:00Z"/>
          <w:sz w:val="20"/>
        </w:rPr>
      </w:pPr>
    </w:p>
    <w:tbl>
      <w:tblPr>
        <w:tblW w:w="0" w:type="auto"/>
        <w:tblInd w:w="25" w:type="dxa"/>
        <w:tblLayout w:type="fixed"/>
        <w:tblCellMar>
          <w:left w:w="10" w:type="dxa"/>
          <w:right w:w="10" w:type="dxa"/>
        </w:tblCellMar>
        <w:tblLook w:val="0000" w:firstRow="0" w:lastRow="0" w:firstColumn="0" w:lastColumn="0" w:noHBand="0" w:noVBand="0"/>
      </w:tblPr>
      <w:tblGrid>
        <w:gridCol w:w="4513"/>
        <w:gridCol w:w="4513"/>
      </w:tblGrid>
      <w:tr w:rsidR="003D271F" w14:paraId="65BDCDFD" w14:textId="77777777">
        <w:tblPrEx>
          <w:tblCellMar>
            <w:top w:w="0" w:type="dxa"/>
            <w:bottom w:w="0" w:type="dxa"/>
          </w:tblCellMar>
        </w:tblPrEx>
        <w:trPr>
          <w:tblHeader/>
          <w:ins w:id="1519" w:author="Yulia A. Trifonova" w:date="2021-08-09T23:51:00Z"/>
        </w:trPr>
        <w:tc>
          <w:tcPr>
            <w:tcW w:w="4513" w:type="dxa"/>
            <w:tcBorders>
              <w:top w:val="single" w:sz="4" w:space="0" w:color="000000"/>
              <w:left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45A8B243" w14:textId="77777777" w:rsidR="003D271F" w:rsidRDefault="00406DFC">
            <w:pPr>
              <w:spacing w:after="0" w:line="240" w:lineRule="auto"/>
              <w:rPr>
                <w:ins w:id="1520" w:author="Yulia A. Trifonova" w:date="2021-08-09T23:51:00Z"/>
              </w:rPr>
            </w:pPr>
            <w:bookmarkStart w:id="1521" w:name="d5e2374"/>
            <w:ins w:id="1522" w:author="Yulia A. Trifonova" w:date="2021-08-09T23:51:00Z">
              <w:r>
                <w:rPr>
                  <w:rFonts w:ascii="Times New Roman" w:hAnsi="Times New Roman"/>
                  <w:b/>
                  <w:color w:val="000000"/>
                  <w:sz w:val="20"/>
                </w:rPr>
                <w:t>Параметры Axis2</w:t>
              </w:r>
            </w:ins>
          </w:p>
        </w:tc>
        <w:tc>
          <w:tcPr>
            <w:tcW w:w="4513" w:type="dxa"/>
            <w:tcBorders>
              <w:top w:val="single" w:sz="4" w:space="0" w:color="000000"/>
              <w:bottom w:val="single" w:sz="4" w:space="0" w:color="000000"/>
              <w:right w:val="single" w:sz="4" w:space="0" w:color="000000"/>
            </w:tcBorders>
            <w:shd w:val="clear" w:color="auto" w:fill="EEEEEE"/>
            <w:tcMar>
              <w:top w:w="40" w:type="dxa"/>
              <w:left w:w="20" w:type="dxa"/>
              <w:bottom w:w="40" w:type="dxa"/>
              <w:right w:w="20" w:type="dxa"/>
            </w:tcMar>
          </w:tcPr>
          <w:p w14:paraId="73CB9FC9" w14:textId="77777777" w:rsidR="003D271F" w:rsidRDefault="00406DFC">
            <w:pPr>
              <w:spacing w:after="0" w:line="240" w:lineRule="auto"/>
              <w:rPr>
                <w:ins w:id="1523" w:author="Yulia A. Trifonova" w:date="2021-08-09T23:51:00Z"/>
              </w:rPr>
            </w:pPr>
            <w:ins w:id="1524" w:author="Yulia A. Trifonova" w:date="2021-08-09T23:51:00Z">
              <w:r>
                <w:rPr>
                  <w:rFonts w:ascii="Times New Roman" w:hAnsi="Times New Roman"/>
                  <w:b/>
                  <w:color w:val="000000"/>
                  <w:sz w:val="20"/>
                </w:rPr>
                <w:t>Поля точки приема</w:t>
              </w:r>
            </w:ins>
          </w:p>
        </w:tc>
      </w:tr>
      <w:bookmarkEnd w:id="1521"/>
      <w:tr w:rsidR="003D271F" w14:paraId="406401DC" w14:textId="77777777">
        <w:tblPrEx>
          <w:tblCellMar>
            <w:top w:w="0" w:type="dxa"/>
            <w:bottom w:w="0" w:type="dxa"/>
          </w:tblCellMar>
        </w:tblPrEx>
        <w:trPr>
          <w:ins w:id="1525" w:author="Yulia A. Trifonova" w:date="2021-08-09T23:51:00Z"/>
        </w:trPr>
        <w:tc>
          <w:tcPr>
            <w:tcW w:w="4513" w:type="dxa"/>
            <w:tcBorders>
              <w:left w:val="single" w:sz="4" w:space="0" w:color="000000"/>
              <w:bottom w:val="single" w:sz="4" w:space="0" w:color="000000"/>
              <w:right w:val="single" w:sz="4" w:space="0" w:color="000000"/>
            </w:tcBorders>
            <w:tcMar>
              <w:top w:w="40" w:type="dxa"/>
              <w:left w:w="20" w:type="dxa"/>
              <w:bottom w:w="40" w:type="dxa"/>
              <w:right w:w="20" w:type="dxa"/>
            </w:tcMar>
          </w:tcPr>
          <w:p w14:paraId="3D94595F" w14:textId="77777777" w:rsidR="003D271F" w:rsidRDefault="00406DFC">
            <w:pPr>
              <w:spacing w:after="0" w:line="240" w:lineRule="auto"/>
              <w:rPr>
                <w:ins w:id="1526" w:author="Yulia A. Trifonova" w:date="2021-08-09T23:51:00Z"/>
              </w:rPr>
            </w:pPr>
            <w:ins w:id="1527" w:author="Yulia A. Trifonova" w:date="2021-08-09T23:51:00Z">
              <w:r>
                <w:rPr>
                  <w:rFonts w:ascii="Times New Roman" w:hAnsi="Times New Roman"/>
                  <w:color w:val="000000"/>
                  <w:sz w:val="20"/>
                </w:rPr>
                <w:t>ConnectionFactoryType (Тип фабрики подключения. Возможными значениями являются "очередь" или "топик", в то время как значение по умолчанию "очередь")</w:t>
              </w:r>
            </w:ins>
          </w:p>
        </w:tc>
        <w:tc>
          <w:tcPr>
            <w:tcW w:w="4513" w:type="dxa"/>
            <w:tcBorders>
              <w:bottom w:val="single" w:sz="4" w:space="0" w:color="000000"/>
              <w:right w:val="single" w:sz="4" w:space="0" w:color="000000"/>
            </w:tcBorders>
            <w:tcMar>
              <w:top w:w="40" w:type="dxa"/>
              <w:left w:w="20" w:type="dxa"/>
              <w:bottom w:w="40" w:type="dxa"/>
              <w:right w:w="20" w:type="dxa"/>
            </w:tcMar>
          </w:tcPr>
          <w:p w14:paraId="7F357204" w14:textId="77777777" w:rsidR="003D271F" w:rsidRDefault="00406DFC">
            <w:pPr>
              <w:spacing w:after="0" w:line="240" w:lineRule="auto"/>
              <w:rPr>
                <w:ins w:id="1528" w:author="Yulia A. Trifonova" w:date="2021-08-09T23:51:00Z"/>
              </w:rPr>
            </w:pPr>
            <w:ins w:id="1529" w:author="Yulia A. Trifonova" w:date="2021-08-09T23:51:00Z">
              <w:r>
                <w:rPr>
                  <w:rFonts w:ascii="Times New Roman" w:hAnsi="Times New Roman"/>
                  <w:color w:val="000000"/>
                  <w:sz w:val="20"/>
                </w:rPr>
                <w:t xml:space="preserve">Параметры вызова для точки (если поле не заполнено, то по </w:t>
              </w:r>
              <w:r>
                <w:rPr>
                  <w:rFonts w:ascii="Times New Roman" w:hAnsi="Times New Roman"/>
                  <w:color w:val="000000"/>
                  <w:sz w:val="20"/>
                </w:rPr>
                <w:t>умолчанию "очередь")</w:t>
              </w:r>
            </w:ins>
          </w:p>
        </w:tc>
      </w:tr>
    </w:tbl>
    <w:p w14:paraId="57A818E1" w14:textId="77777777" w:rsidR="003D271F" w:rsidRDefault="00406DFC">
      <w:pPr>
        <w:spacing w:before="200" w:after="0" w:line="240" w:lineRule="auto"/>
        <w:rPr>
          <w:ins w:id="1530" w:author="Yulia A. Trifonova" w:date="2021-08-09T23:51:00Z"/>
        </w:rPr>
      </w:pPr>
      <w:bookmarkStart w:id="1531" w:name="method_oper_journal_prop"/>
      <w:ins w:id="1532" w:author="Yulia A. Trifonova" w:date="2021-08-09T23:51:00Z">
        <w:r>
          <w:rPr>
            <w:rFonts w:ascii="Arial" w:hAnsi="Arial"/>
            <w:b/>
            <w:color w:val="000000"/>
            <w:sz w:val="20"/>
          </w:rPr>
          <w:t>4.3.2.4.12. Разработка метода сохранения дополнительной информации по операции из внешней системы</w:t>
        </w:r>
      </w:ins>
    </w:p>
    <w:bookmarkEnd w:id="1531"/>
    <w:p w14:paraId="66CF6646" w14:textId="77777777" w:rsidR="003D271F" w:rsidRDefault="00406DFC">
      <w:pPr>
        <w:spacing w:before="200" w:after="0" w:line="240" w:lineRule="auto"/>
        <w:rPr>
          <w:ins w:id="1533" w:author="Yulia A. Trifonova" w:date="2021-08-09T23:51:00Z"/>
        </w:rPr>
      </w:pPr>
      <w:ins w:id="1534" w:author="Yulia A. Trifonova" w:date="2021-08-09T23:51:00Z">
        <w:r>
          <w:rPr>
            <w:rFonts w:ascii="Times New Roman" w:hAnsi="Times New Roman"/>
            <w:color w:val="000000"/>
            <w:sz w:val="20"/>
          </w:rPr>
          <w:t>Необходимо разработать метод сохранения дополнительного атрибута по операции - сумму и валюту комиссии, полученную из метода создания оп</w:t>
        </w:r>
        <w:r>
          <w:rPr>
            <w:rFonts w:ascii="Times New Roman" w:hAnsi="Times New Roman"/>
            <w:color w:val="000000"/>
            <w:sz w:val="20"/>
          </w:rPr>
          <w:t>ерации create сервиса JournalService. Входными параметрами метода являются переданные значения из метода JournalService.create в разделе extFee. Полученные данные необходимо сохранить в свойствах операции:</w:t>
        </w:r>
      </w:ins>
    </w:p>
    <w:p w14:paraId="3D9372E8" w14:textId="77777777" w:rsidR="003D271F" w:rsidRDefault="00406DFC">
      <w:pPr>
        <w:numPr>
          <w:ilvl w:val="0"/>
          <w:numId w:val="39"/>
        </w:numPr>
        <w:tabs>
          <w:tab w:val="left" w:pos="240"/>
        </w:tabs>
        <w:spacing w:before="200" w:after="0" w:line="240" w:lineRule="auto"/>
        <w:ind w:left="240" w:hanging="40"/>
        <w:rPr>
          <w:ins w:id="1535" w:author="Yulia A. Trifonova" w:date="2021-08-09T23:51:00Z"/>
        </w:rPr>
      </w:pPr>
      <w:bookmarkStart w:id="1536" w:name="d5e2390"/>
      <w:bookmarkStart w:id="1537" w:name="d5e2389"/>
      <w:ins w:id="1538" w:author="Yulia A. Trifonova" w:date="2021-08-09T23:51:00Z">
        <w:r>
          <w:rPr>
            <w:rFonts w:ascii="Times New Roman" w:hAnsi="Times New Roman"/>
            <w:color w:val="000000"/>
            <w:sz w:val="20"/>
          </w:rPr>
          <w:lastRenderedPageBreak/>
          <w:t>EXT_FEE_AMOUNT - сумма комиссии</w:t>
        </w:r>
      </w:ins>
    </w:p>
    <w:p w14:paraId="5CAC0233" w14:textId="77777777" w:rsidR="003D271F" w:rsidRDefault="00406DFC">
      <w:pPr>
        <w:numPr>
          <w:ilvl w:val="0"/>
          <w:numId w:val="39"/>
        </w:numPr>
        <w:tabs>
          <w:tab w:val="left" w:pos="240"/>
        </w:tabs>
        <w:spacing w:before="200" w:after="0" w:line="240" w:lineRule="auto"/>
        <w:ind w:left="240" w:hanging="40"/>
        <w:rPr>
          <w:ins w:id="1539" w:author="Yulia A. Trifonova" w:date="2021-08-09T23:51:00Z"/>
        </w:rPr>
      </w:pPr>
      <w:bookmarkStart w:id="1540" w:name="d5e2392"/>
      <w:bookmarkEnd w:id="1536"/>
      <w:bookmarkEnd w:id="1537"/>
      <w:ins w:id="1541" w:author="Yulia A. Trifonova" w:date="2021-08-09T23:51:00Z">
        <w:r>
          <w:rPr>
            <w:rFonts w:ascii="Times New Roman" w:hAnsi="Times New Roman"/>
            <w:color w:val="000000"/>
            <w:sz w:val="20"/>
          </w:rPr>
          <w:t>EXT_FEE_CURRENCY_ID - идентификатор комиссии</w:t>
        </w:r>
      </w:ins>
    </w:p>
    <w:bookmarkEnd w:id="1540"/>
    <w:p w14:paraId="4DDD4926" w14:textId="77777777" w:rsidR="003D271F" w:rsidRDefault="00406DFC">
      <w:pPr>
        <w:spacing w:before="200" w:after="0" w:line="240" w:lineRule="auto"/>
        <w:rPr>
          <w:ins w:id="1542" w:author="Yulia A. Trifonova" w:date="2021-08-09T23:51:00Z"/>
        </w:rPr>
      </w:pPr>
      <w:ins w:id="1543" w:author="Yulia A. Trifonova" w:date="2021-08-09T23:51:00Z">
        <w:r>
          <w:rPr>
            <w:rFonts w:ascii="Times New Roman" w:hAnsi="Times New Roman"/>
            <w:color w:val="000000"/>
            <w:sz w:val="20"/>
          </w:rPr>
          <w:t>В случае успешного создания операции (ответа от CheckForDebit) на данную сумма в указанной валюте будет создана операция 7000 "Комиссия по загруженным наличным операциям ТС".</w:t>
        </w:r>
      </w:ins>
    </w:p>
    <w:p w14:paraId="3D4C22DA" w14:textId="77777777" w:rsidR="003D271F" w:rsidRDefault="00406DFC">
      <w:pPr>
        <w:spacing w:before="200" w:after="0" w:line="240" w:lineRule="auto"/>
        <w:rPr>
          <w:ins w:id="1544" w:author="Yulia A. Trifonova" w:date="2021-08-09T23:51:00Z"/>
        </w:rPr>
      </w:pPr>
      <w:bookmarkStart w:id="1545" w:name="method_ignoreFee"/>
      <w:ins w:id="1546" w:author="Yulia A. Trifonova" w:date="2021-08-09T23:51:00Z">
        <w:r>
          <w:rPr>
            <w:rFonts w:ascii="Arial" w:hAnsi="Arial"/>
            <w:b/>
            <w:color w:val="000000"/>
            <w:sz w:val="20"/>
          </w:rPr>
          <w:t>4.3.2.4.13. Разработка метода регист</w:t>
        </w:r>
        <w:r>
          <w:rPr>
            <w:rFonts w:ascii="Arial" w:hAnsi="Arial"/>
            <w:b/>
            <w:color w:val="000000"/>
            <w:sz w:val="20"/>
          </w:rPr>
          <w:t>рации безналичной комиссии по операции из внешней системы</w:t>
        </w:r>
      </w:ins>
    </w:p>
    <w:bookmarkEnd w:id="1545"/>
    <w:p w14:paraId="2CE1DC30" w14:textId="77777777" w:rsidR="003D271F" w:rsidRDefault="00406DFC">
      <w:pPr>
        <w:spacing w:before="200" w:after="0" w:line="240" w:lineRule="auto"/>
        <w:rPr>
          <w:ins w:id="1547" w:author="Yulia A. Trifonova" w:date="2021-08-09T23:51:00Z"/>
        </w:rPr>
      </w:pPr>
      <w:ins w:id="1548" w:author="Yulia A. Trifonova" w:date="2021-08-09T23:51:00Z">
        <w:r>
          <w:rPr>
            <w:rFonts w:ascii="Times New Roman" w:hAnsi="Times New Roman"/>
            <w:color w:val="000000"/>
            <w:sz w:val="20"/>
          </w:rPr>
          <w:t>Необходимо доработать метод создания операции 7000 "Комиссия по загруженным наличным операциям ТС". Операция создается после получения успешного ответа на запрос CheckForDebit. В зависимости от наст</w:t>
        </w:r>
        <w:r>
          <w:rPr>
            <w:rFonts w:ascii="Times New Roman" w:hAnsi="Times New Roman"/>
            <w:color w:val="000000"/>
            <w:sz w:val="20"/>
          </w:rPr>
          <w:t>роек сценария информационного процесса необходимо игнорировать сумму комиссии на данный запрос:</w:t>
        </w:r>
      </w:ins>
    </w:p>
    <w:p w14:paraId="6FC8F2DA" w14:textId="77777777" w:rsidR="003D271F" w:rsidRDefault="00406DFC">
      <w:pPr>
        <w:numPr>
          <w:ilvl w:val="0"/>
          <w:numId w:val="40"/>
        </w:numPr>
        <w:tabs>
          <w:tab w:val="left" w:pos="240"/>
        </w:tabs>
        <w:spacing w:before="200" w:after="0" w:line="240" w:lineRule="auto"/>
        <w:ind w:left="240" w:hanging="40"/>
        <w:rPr>
          <w:ins w:id="1549" w:author="Yulia A. Trifonova" w:date="2021-08-09T23:51:00Z"/>
        </w:rPr>
      </w:pPr>
      <w:bookmarkStart w:id="1550" w:name="d5e2399"/>
      <w:bookmarkStart w:id="1551" w:name="d5e2398"/>
      <w:ins w:id="1552" w:author="Yulia A. Trifonova" w:date="2021-08-09T23:51:00Z">
        <w:r>
          <w:rPr>
            <w:rFonts w:ascii="Times New Roman" w:hAnsi="Times New Roman"/>
            <w:color w:val="000000"/>
            <w:sz w:val="20"/>
          </w:rPr>
          <w:t>Если сценарий по операции настроен без признака "игнорирования" суммы комиссии на CheckForDebit, то создается операция 7000 на сумму, полученную в ответе на зап</w:t>
        </w:r>
        <w:r>
          <w:rPr>
            <w:rFonts w:ascii="Times New Roman" w:hAnsi="Times New Roman"/>
            <w:color w:val="000000"/>
            <w:sz w:val="20"/>
          </w:rPr>
          <w:t>рос.</w:t>
        </w:r>
      </w:ins>
    </w:p>
    <w:p w14:paraId="0B199819" w14:textId="77777777" w:rsidR="003D271F" w:rsidRDefault="00406DFC">
      <w:pPr>
        <w:numPr>
          <w:ilvl w:val="0"/>
          <w:numId w:val="40"/>
        </w:numPr>
        <w:tabs>
          <w:tab w:val="left" w:pos="240"/>
        </w:tabs>
        <w:spacing w:before="200" w:after="0" w:line="240" w:lineRule="auto"/>
        <w:ind w:left="240" w:hanging="40"/>
        <w:rPr>
          <w:ins w:id="1553" w:author="Yulia A. Trifonova" w:date="2021-08-09T23:51:00Z"/>
        </w:rPr>
      </w:pPr>
      <w:bookmarkStart w:id="1554" w:name="d5e2401"/>
      <w:bookmarkEnd w:id="1550"/>
      <w:bookmarkEnd w:id="1551"/>
      <w:ins w:id="1555" w:author="Yulia A. Trifonova" w:date="2021-08-09T23:51:00Z">
        <w:r>
          <w:rPr>
            <w:rFonts w:ascii="Times New Roman" w:hAnsi="Times New Roman"/>
            <w:color w:val="000000"/>
            <w:sz w:val="20"/>
          </w:rPr>
          <w:t xml:space="preserve">Если сценарий по операции настроен с признаком "игнорирования" суммы комиссии на CheckForDebit, (см. </w:t>
        </w:r>
        <w:r>
          <w:fldChar w:fldCharType="begin"/>
        </w:r>
        <w:r>
          <w:instrText xml:space="preserve"> HYPERLINK \l "workflow" \h </w:instrText>
        </w:r>
        <w:r>
          <w:fldChar w:fldCharType="separate"/>
        </w:r>
        <w:r>
          <w:rPr>
            <w:rFonts w:ascii="Times New Roman" w:hAnsi="Times New Roman"/>
            <w:color w:val="000000"/>
            <w:sz w:val="20"/>
          </w:rPr>
          <w:t>Раздел 4.3.2.4.1, «Разработка сценария для информационного процесса»</w:t>
        </w:r>
        <w:r>
          <w:rPr>
            <w:rFonts w:ascii="Times New Roman" w:hAnsi="Times New Roman"/>
            <w:color w:val="000000"/>
            <w:sz w:val="20"/>
          </w:rPr>
          <w:fldChar w:fldCharType="end"/>
        </w:r>
        <w:r>
          <w:rPr>
            <w:rFonts w:ascii="Times New Roman" w:hAnsi="Times New Roman"/>
            <w:color w:val="000000"/>
            <w:sz w:val="20"/>
          </w:rPr>
          <w:t>):</w:t>
        </w:r>
      </w:ins>
    </w:p>
    <w:p w14:paraId="6FECB725" w14:textId="77777777" w:rsidR="003D271F" w:rsidRDefault="00406DFC">
      <w:pPr>
        <w:tabs>
          <w:tab w:val="left" w:pos="480"/>
        </w:tabs>
        <w:spacing w:before="200" w:after="0" w:line="240" w:lineRule="auto"/>
        <w:ind w:left="480" w:hanging="240"/>
        <w:rPr>
          <w:ins w:id="1556" w:author="Yulia A. Trifonova" w:date="2021-08-09T23:51:00Z"/>
        </w:rPr>
      </w:pPr>
      <w:bookmarkStart w:id="1557" w:name="d5e2405"/>
      <w:bookmarkStart w:id="1558" w:name="d5e2404"/>
      <w:bookmarkEnd w:id="1554"/>
      <w:ins w:id="1559" w:author="Yulia A. Trifonova" w:date="2021-08-09T23:51:00Z">
        <w:r>
          <w:rPr>
            <w:rFonts w:ascii="Times New Roman" w:hAnsi="Times New Roman"/>
            <w:color w:val="000000"/>
            <w:sz w:val="20"/>
          </w:rPr>
          <w:t>2.1.</w:t>
        </w:r>
        <w:r>
          <w:rPr>
            <w:rFonts w:ascii="Times New Roman" w:hAnsi="Times New Roman"/>
            <w:color w:val="000000"/>
            <w:sz w:val="20"/>
          </w:rPr>
          <w:tab/>
        </w:r>
        <w:r>
          <w:rPr>
            <w:rFonts w:ascii="Times New Roman" w:hAnsi="Times New Roman"/>
            <w:color w:val="000000"/>
            <w:sz w:val="20"/>
          </w:rPr>
          <w:t xml:space="preserve">Если внешняя система предоставила информацию о комиссии (свойства операции EXT_FEE_AMOUNT и EXT_FEE_CURRENCY_ID - см. </w:t>
        </w:r>
        <w:r>
          <w:fldChar w:fldCharType="begin"/>
        </w:r>
        <w:r>
          <w:instrText xml:space="preserve"> HYPERLINK \l "method_oper_journal_prop" \h </w:instrText>
        </w:r>
        <w:r>
          <w:fldChar w:fldCharType="separate"/>
        </w:r>
        <w:r>
          <w:rPr>
            <w:rFonts w:ascii="Times New Roman" w:hAnsi="Times New Roman"/>
            <w:color w:val="000000"/>
            <w:sz w:val="20"/>
          </w:rPr>
          <w:t>Раздел 4.3.2.4.12, «Разработка метода сохранения дополнительной информации по операции из в</w:t>
        </w:r>
        <w:r>
          <w:rPr>
            <w:rFonts w:ascii="Times New Roman" w:hAnsi="Times New Roman"/>
            <w:color w:val="000000"/>
            <w:sz w:val="20"/>
          </w:rPr>
          <w:t>нешней системы»</w:t>
        </w:r>
        <w:r>
          <w:rPr>
            <w:rFonts w:ascii="Times New Roman" w:hAnsi="Times New Roman"/>
            <w:color w:val="000000"/>
            <w:sz w:val="20"/>
          </w:rPr>
          <w:fldChar w:fldCharType="end"/>
        </w:r>
        <w:r>
          <w:rPr>
            <w:rFonts w:ascii="Times New Roman" w:hAnsi="Times New Roman"/>
            <w:color w:val="000000"/>
            <w:sz w:val="20"/>
          </w:rPr>
          <w:t>), то создается операция 7000 на указанную сумму и валюту.</w:t>
        </w:r>
      </w:ins>
    </w:p>
    <w:p w14:paraId="673AEBE4" w14:textId="77777777" w:rsidR="003D271F" w:rsidRDefault="00406DFC">
      <w:pPr>
        <w:tabs>
          <w:tab w:val="left" w:pos="480"/>
        </w:tabs>
        <w:spacing w:before="200" w:after="0" w:line="240" w:lineRule="auto"/>
        <w:ind w:left="480" w:hanging="240"/>
        <w:rPr>
          <w:ins w:id="1560" w:author="Yulia A. Trifonova" w:date="2021-08-09T23:51:00Z"/>
        </w:rPr>
      </w:pPr>
      <w:bookmarkStart w:id="1561" w:name="d5e2408"/>
      <w:bookmarkEnd w:id="1557"/>
      <w:bookmarkEnd w:id="1558"/>
      <w:ins w:id="1562" w:author="Yulia A. Trifonova" w:date="2021-08-09T23:51:00Z">
        <w:r>
          <w:rPr>
            <w:rFonts w:ascii="Times New Roman" w:hAnsi="Times New Roman"/>
            <w:color w:val="000000"/>
            <w:sz w:val="20"/>
          </w:rPr>
          <w:t>2.2.</w:t>
        </w:r>
        <w:r>
          <w:rPr>
            <w:rFonts w:ascii="Times New Roman" w:hAnsi="Times New Roman"/>
            <w:color w:val="000000"/>
            <w:sz w:val="20"/>
          </w:rPr>
          <w:tab/>
          <w:t>Если внешняя система не предоставила информацию о комиссии, то не создается операция 7000.</w:t>
        </w:r>
      </w:ins>
    </w:p>
    <w:p w14:paraId="5A7887EE" w14:textId="77777777" w:rsidR="003D271F" w:rsidRDefault="00406DFC">
      <w:pPr>
        <w:spacing w:before="200" w:after="0" w:line="240" w:lineRule="auto"/>
      </w:pPr>
      <w:bookmarkStart w:id="1563" w:name="section_hnb_rcv_5pb"/>
      <w:bookmarkEnd w:id="1561"/>
      <w:ins w:id="1564" w:author="Yulia A. Trifonova" w:date="2021-08-09T23:51:00Z">
        <w:r>
          <w:rPr>
            <w:rFonts w:ascii="Arial" w:hAnsi="Arial"/>
            <w:b/>
            <w:color w:val="000000"/>
            <w:sz w:val="24"/>
          </w:rPr>
          <w:t>4.3.2.</w:t>
        </w:r>
      </w:ins>
      <w:r>
        <w:rPr>
          <w:rFonts w:ascii="Arial" w:hAnsi="Arial"/>
          <w:b/>
          <w:color w:val="000000"/>
          <w:sz w:val="24"/>
        </w:rPr>
        <w:t>5. Описание требований к интеграции, описание форматов обмена и принципов взаимо</w:t>
      </w:r>
      <w:r>
        <w:rPr>
          <w:rFonts w:ascii="Arial" w:hAnsi="Arial"/>
          <w:b/>
          <w:color w:val="000000"/>
          <w:sz w:val="24"/>
        </w:rPr>
        <w:t>действия систем</w:t>
      </w:r>
    </w:p>
    <w:p w14:paraId="5D03AA33" w14:textId="77777777" w:rsidR="003D271F" w:rsidRDefault="00406DFC">
      <w:pPr>
        <w:spacing w:before="200" w:after="0" w:line="240" w:lineRule="auto"/>
      </w:pPr>
      <w:bookmarkStart w:id="1565" w:name="Trs_InitExec_GK"/>
      <w:bookmarkEnd w:id="1563"/>
      <w:r>
        <w:rPr>
          <w:rFonts w:ascii="Arial" w:hAnsi="Arial"/>
          <w:b/>
          <w:color w:val="000000"/>
          <w:sz w:val="20"/>
        </w:rPr>
        <w:t>4.3.2.5.1. Справочно: доработка сервиса по созданию и отмене операции JournalService</w:t>
      </w:r>
    </w:p>
    <w:bookmarkEnd w:id="1565"/>
    <w:p w14:paraId="70A54037" w14:textId="77777777" w:rsidR="003D271F" w:rsidRDefault="00406DFC">
      <w:pPr>
        <w:spacing w:before="200" w:after="0" w:line="240" w:lineRule="auto"/>
      </w:pPr>
      <w:r>
        <w:rPr>
          <w:rFonts w:ascii="Times New Roman" w:hAnsi="Times New Roman"/>
          <w:color w:val="000000"/>
          <w:sz w:val="20"/>
        </w:rPr>
        <w:t>Необходимо доработать сервис "Сервис журнала операций Spectrum" ('JournalService'), содержащего возможность передачи всей необходимой информации для создан</w:t>
      </w:r>
      <w:r>
        <w:rPr>
          <w:rFonts w:ascii="Times New Roman" w:hAnsi="Times New Roman"/>
          <w:color w:val="000000"/>
          <w:sz w:val="20"/>
        </w:rPr>
        <w:t>ия операции из СУБО "Наличные операции ФЛ" в Спектрум. Доработка сервиса в части возможности работы по протоколу jms через IBM MQ реализуется в рамках "Артефакты Решения ~ Технический дизайн Решения ~APPROVAL-23749" ( FRSOF - 141, находится в стадии разраб</w:t>
      </w:r>
      <w:r>
        <w:rPr>
          <w:rFonts w:ascii="Times New Roman" w:hAnsi="Times New Roman"/>
          <w:color w:val="000000"/>
          <w:sz w:val="20"/>
        </w:rPr>
        <w:t>отки).</w:t>
      </w:r>
    </w:p>
    <w:p w14:paraId="0E9D6815" w14:textId="77777777" w:rsidR="003D271F" w:rsidRDefault="00406DFC">
      <w:pPr>
        <w:spacing w:before="200" w:after="0" w:line="240" w:lineRule="auto"/>
      </w:pPr>
      <w:r>
        <w:rPr>
          <w:rFonts w:ascii="Times New Roman" w:hAnsi="Times New Roman"/>
          <w:color w:val="000000"/>
          <w:sz w:val="20"/>
        </w:rPr>
        <w:t xml:space="preserve">Вызовы методов данного сервиса записываются в журнал "Сообщений сервиса" (SVC_LOG) на основе созданных функций сервиса (см. </w:t>
      </w:r>
      <w:hyperlink w:anchor="settings_svc_func">
        <w:r>
          <w:rPr>
            <w:rFonts w:ascii="Times New Roman" w:hAnsi="Times New Roman"/>
            <w:color w:val="000000"/>
            <w:sz w:val="20"/>
          </w:rPr>
          <w:t>Раздел 4.3.2.3.3, «Справочно: настройка точек отправки и приема для сервиса JournalSe</w:t>
        </w:r>
        <w:r>
          <w:rPr>
            <w:rFonts w:ascii="Times New Roman" w:hAnsi="Times New Roman"/>
            <w:color w:val="000000"/>
            <w:sz w:val="20"/>
          </w:rPr>
          <w:t>rvice»</w:t>
        </w:r>
      </w:hyperlink>
      <w:r>
        <w:rPr>
          <w:rFonts w:ascii="Times New Roman" w:hAnsi="Times New Roman"/>
          <w:color w:val="000000"/>
          <w:sz w:val="20"/>
        </w:rPr>
        <w:t>).</w:t>
      </w:r>
    </w:p>
    <w:p w14:paraId="47AEA8E6" w14:textId="77777777" w:rsidR="003D271F" w:rsidRDefault="00406DFC">
      <w:pPr>
        <w:numPr>
          <w:ilvl w:val="0"/>
          <w:numId w:val="41"/>
        </w:numPr>
        <w:tabs>
          <w:tab w:val="left" w:pos="240"/>
        </w:tabs>
        <w:spacing w:before="200" w:after="0" w:line="240" w:lineRule="auto"/>
        <w:ind w:left="240" w:hanging="40"/>
      </w:pPr>
      <w:bookmarkStart w:id="1566" w:name="d5e2419"/>
      <w:bookmarkStart w:id="1567" w:name="d5e2418"/>
      <w:bookmarkStart w:id="1568" w:name="d5e1745"/>
      <w:bookmarkStart w:id="1569" w:name="d5e1744"/>
      <w:r>
        <w:rPr>
          <w:rFonts w:ascii="Times New Roman" w:hAnsi="Times New Roman"/>
          <w:color w:val="000000"/>
          <w:sz w:val="20"/>
        </w:rPr>
        <w:t xml:space="preserve">Для создания операции из СУБО необходимо вызывать метод JournalService.create (см. </w:t>
      </w:r>
      <w:hyperlink w:anchor="method_createJS_request">
        <w:r>
          <w:rPr>
            <w:rFonts w:ascii="Times New Roman" w:hAnsi="Times New Roman"/>
            <w:color w:val="000000"/>
            <w:sz w:val="20"/>
          </w:rPr>
          <w:t>Раздел 4.3.2.4.4, «Разработка метода создания операции JournalService.create»</w:t>
        </w:r>
      </w:hyperlink>
      <w:r>
        <w:rPr>
          <w:rFonts w:ascii="Times New Roman" w:hAnsi="Times New Roman"/>
          <w:color w:val="000000"/>
          <w:sz w:val="20"/>
        </w:rPr>
        <w:t>).</w:t>
      </w:r>
    </w:p>
    <w:bookmarkEnd w:id="1566"/>
    <w:bookmarkEnd w:id="1567"/>
    <w:bookmarkEnd w:id="1568"/>
    <w:bookmarkEnd w:id="1569"/>
    <w:p w14:paraId="12924D09" w14:textId="77777777" w:rsidR="003D271F" w:rsidRDefault="00406DFC">
      <w:pPr>
        <w:spacing w:before="200" w:after="0" w:line="240" w:lineRule="auto"/>
        <w:ind w:left="240"/>
      </w:pPr>
      <w:r>
        <w:rPr>
          <w:rFonts w:ascii="Times New Roman" w:hAnsi="Times New Roman"/>
          <w:color w:val="000000"/>
          <w:sz w:val="20"/>
        </w:rPr>
        <w:t>Тип взаимодействия по jms – асинхронны</w:t>
      </w:r>
      <w:r>
        <w:rPr>
          <w:rFonts w:ascii="Times New Roman" w:hAnsi="Times New Roman"/>
          <w:color w:val="000000"/>
          <w:sz w:val="20"/>
        </w:rPr>
        <w:t xml:space="preserve">й, поэтому заголовке входящего сообщения JMS headers необходимо указать очередь для отправки ответного сообщения JMSReplyTo. Для формирования ответов на создание операции используется метод JournalService.create (см. </w:t>
      </w:r>
      <w:hyperlink w:anchor="method_createJS_responce">
        <w:r>
          <w:rPr>
            <w:rFonts w:ascii="Times New Roman" w:hAnsi="Times New Roman"/>
            <w:color w:val="000000"/>
            <w:sz w:val="20"/>
          </w:rPr>
          <w:t>Раздел 4.3.2.4.5, «Разработка метода ответа на создания операции JournalService.create»</w:t>
        </w:r>
      </w:hyperlink>
      <w:r>
        <w:rPr>
          <w:rFonts w:ascii="Times New Roman" w:hAnsi="Times New Roman"/>
          <w:color w:val="000000"/>
          <w:sz w:val="20"/>
        </w:rPr>
        <w:t>).</w:t>
      </w:r>
    </w:p>
    <w:p w14:paraId="11A1FEB5" w14:textId="77777777" w:rsidR="003D271F" w:rsidRDefault="00406DFC">
      <w:pPr>
        <w:numPr>
          <w:ilvl w:val="0"/>
          <w:numId w:val="41"/>
        </w:numPr>
        <w:tabs>
          <w:tab w:val="left" w:pos="240"/>
        </w:tabs>
        <w:spacing w:before="200" w:after="0" w:line="240" w:lineRule="auto"/>
        <w:ind w:left="240" w:hanging="40"/>
      </w:pPr>
      <w:bookmarkStart w:id="1570" w:name="d5e2424"/>
      <w:bookmarkStart w:id="1571" w:name="d5e1750"/>
      <w:r>
        <w:rPr>
          <w:rFonts w:ascii="Times New Roman" w:hAnsi="Times New Roman"/>
          <w:color w:val="000000"/>
          <w:sz w:val="20"/>
        </w:rPr>
        <w:t xml:space="preserve">Для отмены операции из СУБО необходимо вызывать метод JournalService.cancel (см. </w:t>
      </w:r>
      <w:hyperlink w:anchor="method_cancelJS_request">
        <w:r>
          <w:rPr>
            <w:rFonts w:ascii="Times New Roman" w:hAnsi="Times New Roman"/>
            <w:color w:val="000000"/>
            <w:sz w:val="20"/>
          </w:rPr>
          <w:t>Раздел 4.3.2.4.6, «Разработка м</w:t>
        </w:r>
        <w:r>
          <w:rPr>
            <w:rFonts w:ascii="Times New Roman" w:hAnsi="Times New Roman"/>
            <w:color w:val="000000"/>
            <w:sz w:val="20"/>
          </w:rPr>
          <w:t>етода отмены операции JournalService.cancel»</w:t>
        </w:r>
      </w:hyperlink>
      <w:r>
        <w:rPr>
          <w:rFonts w:ascii="Times New Roman" w:hAnsi="Times New Roman"/>
          <w:color w:val="000000"/>
          <w:sz w:val="20"/>
        </w:rPr>
        <w:t>).</w:t>
      </w:r>
    </w:p>
    <w:bookmarkEnd w:id="1570"/>
    <w:bookmarkEnd w:id="1571"/>
    <w:p w14:paraId="0EB50E38" w14:textId="77777777" w:rsidR="003D271F" w:rsidRDefault="00406DFC">
      <w:pPr>
        <w:spacing w:before="200" w:after="0" w:line="240" w:lineRule="auto"/>
        <w:ind w:left="240"/>
      </w:pPr>
      <w:r>
        <w:rPr>
          <w:rFonts w:ascii="Times New Roman" w:hAnsi="Times New Roman"/>
          <w:color w:val="000000"/>
          <w:sz w:val="20"/>
        </w:rPr>
        <w:t xml:space="preserve">Тип взаимодействия по jms – асинхронный, поэтому заголовке входящего сообщения JMS headers необходимо указать очередь для отправки ответного сообщения JMSReplyTo. Для формирования ответов на создание операции используется метод JournalService.cancel (см. </w:t>
      </w:r>
      <w:hyperlink w:anchor="method_cancelJS_responce">
        <w:r>
          <w:rPr>
            <w:rFonts w:ascii="Times New Roman" w:hAnsi="Times New Roman"/>
            <w:color w:val="000000"/>
            <w:sz w:val="20"/>
          </w:rPr>
          <w:t>Раздел 4.3.2.4.7, «Разработка метода ответа на отмену операции JournalService.cancel»</w:t>
        </w:r>
      </w:hyperlink>
      <w:r>
        <w:rPr>
          <w:rFonts w:ascii="Times New Roman" w:hAnsi="Times New Roman"/>
          <w:color w:val="000000"/>
          <w:sz w:val="20"/>
        </w:rPr>
        <w:t>).</w:t>
      </w:r>
    </w:p>
    <w:p w14:paraId="52EF311E" w14:textId="77777777" w:rsidR="003D271F" w:rsidRDefault="00406DFC">
      <w:pPr>
        <w:spacing w:before="200" w:after="0" w:line="240" w:lineRule="auto"/>
      </w:pPr>
      <w:bookmarkStart w:id="1572" w:name="section_vl3_wvl_mnb"/>
      <w:r>
        <w:rPr>
          <w:rFonts w:ascii="Arial" w:hAnsi="Arial"/>
          <w:b/>
          <w:color w:val="000000"/>
          <w:sz w:val="20"/>
        </w:rPr>
        <w:t>4.3.2.5.2. Справочно: методы формирования запросов в УСБС</w:t>
      </w:r>
    </w:p>
    <w:bookmarkEnd w:id="1572"/>
    <w:p w14:paraId="3D3C1D45" w14:textId="77777777" w:rsidR="003D271F" w:rsidRDefault="00406DFC">
      <w:pPr>
        <w:spacing w:before="200" w:after="0" w:line="240" w:lineRule="auto"/>
      </w:pPr>
      <w:r>
        <w:rPr>
          <w:rFonts w:ascii="Times New Roman" w:hAnsi="Times New Roman"/>
          <w:color w:val="000000"/>
          <w:sz w:val="20"/>
        </w:rPr>
        <w:lastRenderedPageBreak/>
        <w:t>В рамках данной доработки не производится доработка методов форм</w:t>
      </w:r>
      <w:r>
        <w:rPr>
          <w:rFonts w:ascii="Times New Roman" w:hAnsi="Times New Roman"/>
          <w:color w:val="000000"/>
          <w:sz w:val="20"/>
        </w:rPr>
        <w:t xml:space="preserve">ирования запросов к сервисам УСБС-Ф, актуальная версия взаимодействия описана в ТЗ19244 BR17062 и соответствует xsd-схеме (TRSFinExchangeOperationTypes_v1.0.xsd), в рамках которой производилась передача табельных номеров сотрудников и кассовых символов по </w:t>
      </w:r>
      <w:r>
        <w:rPr>
          <w:rFonts w:ascii="Times New Roman" w:hAnsi="Times New Roman"/>
          <w:color w:val="000000"/>
          <w:sz w:val="20"/>
        </w:rPr>
        <w:t>операции.</w:t>
      </w:r>
    </w:p>
    <w:p w14:paraId="463BC3F2" w14:textId="77777777" w:rsidR="003D271F" w:rsidRDefault="00406DFC">
      <w:pPr>
        <w:spacing w:before="200" w:after="0" w:line="240" w:lineRule="auto"/>
      </w:pPr>
      <w:r>
        <w:rPr>
          <w:rFonts w:ascii="Times New Roman" w:hAnsi="Times New Roman"/>
          <w:color w:val="000000"/>
          <w:sz w:val="20"/>
        </w:rPr>
        <w:t>Аналогично не меняется и обработка асинхронных ответов сервисом UlbsAnswerService.</w:t>
      </w:r>
    </w:p>
    <w:p w14:paraId="7DD8F99F" w14:textId="77777777" w:rsidR="003D271F" w:rsidRDefault="00406DFC">
      <w:pPr>
        <w:spacing w:before="200" w:after="0" w:line="240" w:lineRule="auto"/>
      </w:pPr>
      <w:bookmarkStart w:id="1573" w:name="syncCashOperationStatus"/>
      <w:r>
        <w:rPr>
          <w:rFonts w:ascii="Arial" w:hAnsi="Arial"/>
          <w:b/>
          <w:color w:val="000000"/>
          <w:sz w:val="20"/>
        </w:rPr>
        <w:t>4.3.2.5.3. Разработка клиента к сервису смены статуса операции в СУБО Наличные операции</w:t>
      </w:r>
    </w:p>
    <w:bookmarkEnd w:id="1573"/>
    <w:p w14:paraId="07ED3962" w14:textId="0BAED6E0" w:rsidR="003D271F" w:rsidRDefault="00406DFC">
      <w:pPr>
        <w:spacing w:before="200" w:after="0" w:line="240" w:lineRule="auto"/>
      </w:pPr>
      <w:r>
        <w:rPr>
          <w:rFonts w:ascii="Times New Roman" w:hAnsi="Times New Roman"/>
          <w:color w:val="000000"/>
          <w:sz w:val="20"/>
        </w:rPr>
        <w:t xml:space="preserve">При подтверждении/аннулировании/контроле пользователем в Спектрум операции </w:t>
      </w:r>
      <w:r>
        <w:rPr>
          <w:rFonts w:ascii="Times New Roman" w:hAnsi="Times New Roman"/>
          <w:color w:val="000000"/>
          <w:sz w:val="20"/>
        </w:rPr>
        <w:t xml:space="preserve">(см. </w:t>
      </w:r>
      <w:hyperlink w:anchor="workflow">
        <w:r>
          <w:rPr>
            <w:rFonts w:ascii="Times New Roman" w:hAnsi="Times New Roman"/>
            <w:color w:val="000000"/>
            <w:sz w:val="20"/>
          </w:rPr>
          <w:t>Раздел 4.3.2.4.1, «Разработка сценария для информационного процесса»</w:t>
        </w:r>
      </w:hyperlink>
      <w:r>
        <w:rPr>
          <w:rFonts w:ascii="Times New Roman" w:hAnsi="Times New Roman"/>
          <w:color w:val="000000"/>
          <w:sz w:val="20"/>
        </w:rPr>
        <w:t xml:space="preserve">) производится обращение к СУБО для передачи информации о смене статуса </w:t>
      </w:r>
      <w:del w:id="1574" w:author="Yulia A. Trifonova" w:date="2021-08-09T23:51:00Z">
        <w:r w:rsidR="00CE5630">
          <w:rPr>
            <w:rFonts w:ascii="Times New Roman" w:hAnsi="Times New Roman"/>
            <w:color w:val="000000"/>
            <w:sz w:val="20"/>
          </w:rPr>
          <w:delText>поерации</w:delText>
        </w:r>
      </w:del>
      <w:ins w:id="1575" w:author="Yulia A. Trifonova" w:date="2021-08-09T23:51:00Z">
        <w:r>
          <w:rPr>
            <w:rFonts w:ascii="Times New Roman" w:hAnsi="Times New Roman"/>
            <w:color w:val="000000"/>
            <w:sz w:val="20"/>
          </w:rPr>
          <w:t>операции</w:t>
        </w:r>
      </w:ins>
      <w:r>
        <w:rPr>
          <w:rFonts w:ascii="Times New Roman" w:hAnsi="Times New Roman"/>
          <w:color w:val="000000"/>
          <w:sz w:val="20"/>
        </w:rPr>
        <w:t>.</w:t>
      </w:r>
    </w:p>
    <w:p w14:paraId="32BF1861" w14:textId="4D760985" w:rsidR="003D271F" w:rsidRDefault="00406DFC">
      <w:pPr>
        <w:spacing w:before="200" w:after="0" w:line="240" w:lineRule="auto"/>
      </w:pPr>
      <w:r>
        <w:rPr>
          <w:rFonts w:ascii="Times New Roman" w:hAnsi="Times New Roman"/>
          <w:color w:val="000000"/>
          <w:sz w:val="20"/>
        </w:rPr>
        <w:t xml:space="preserve">Требуется разработать клиента для взаимодействия с очередью MQ в </w:t>
      </w:r>
      <w:del w:id="1576" w:author="Yulia A. Trifonova" w:date="2021-08-09T23:51:00Z">
        <w:r w:rsidR="00CE5630">
          <w:rPr>
            <w:rFonts w:ascii="Times New Roman" w:hAnsi="Times New Roman"/>
            <w:color w:val="000000"/>
            <w:sz w:val="20"/>
          </w:rPr>
          <w:delText>соответсвии</w:delText>
        </w:r>
      </w:del>
      <w:ins w:id="1577" w:author="Yulia A. Trifonova" w:date="2021-08-09T23:51:00Z">
        <w:r>
          <w:rPr>
            <w:rFonts w:ascii="Times New Roman" w:hAnsi="Times New Roman"/>
            <w:color w:val="000000"/>
            <w:sz w:val="20"/>
          </w:rPr>
          <w:t>соотв</w:t>
        </w:r>
        <w:r>
          <w:rPr>
            <w:rFonts w:ascii="Times New Roman" w:hAnsi="Times New Roman"/>
            <w:color w:val="000000"/>
            <w:sz w:val="20"/>
          </w:rPr>
          <w:t>етствии</w:t>
        </w:r>
      </w:ins>
      <w:r>
        <w:rPr>
          <w:rFonts w:ascii="Times New Roman" w:hAnsi="Times New Roman"/>
          <w:color w:val="000000"/>
          <w:sz w:val="20"/>
        </w:rPr>
        <w:t xml:space="preserve"> со схемой RequestSyncCashOperationStatus.xsd (предоставлена 25.06.2021):</w:t>
      </w:r>
    </w:p>
    <w:p w14:paraId="6817086B" w14:textId="77777777" w:rsidR="003D271F" w:rsidRDefault="00406DFC">
      <w:pPr>
        <w:numPr>
          <w:ilvl w:val="0"/>
          <w:numId w:val="42"/>
        </w:numPr>
        <w:tabs>
          <w:tab w:val="left" w:pos="240"/>
        </w:tabs>
        <w:spacing w:before="200" w:after="0" w:line="240" w:lineRule="auto"/>
        <w:ind w:left="240" w:hanging="40"/>
      </w:pPr>
      <w:bookmarkStart w:id="1578" w:name="d5e2439"/>
      <w:bookmarkStart w:id="1579" w:name="d5e2438"/>
      <w:bookmarkStart w:id="1580" w:name="d5e1765"/>
      <w:bookmarkStart w:id="1581" w:name="d5e1764"/>
      <w:r>
        <w:rPr>
          <w:rFonts w:ascii="Times New Roman" w:hAnsi="Times New Roman"/>
          <w:color w:val="000000"/>
          <w:sz w:val="20"/>
        </w:rPr>
        <w:t>Клиент разрабатывается в соответствии со схемой RequestSyncCashOperationStatus для синхронизации статуса операции, обеспечивает взаимодействие Спектрум с МQ-очередями СУБО пос</w:t>
      </w:r>
      <w:r>
        <w:rPr>
          <w:rFonts w:ascii="Times New Roman" w:hAnsi="Times New Roman"/>
          <w:color w:val="000000"/>
          <w:sz w:val="20"/>
        </w:rPr>
        <w:t>редством механизма JMS.</w:t>
      </w:r>
    </w:p>
    <w:p w14:paraId="56AAE023" w14:textId="44580B5B" w:rsidR="003D271F" w:rsidRDefault="00406DFC">
      <w:pPr>
        <w:numPr>
          <w:ilvl w:val="0"/>
          <w:numId w:val="42"/>
        </w:numPr>
        <w:tabs>
          <w:tab w:val="left" w:pos="240"/>
        </w:tabs>
        <w:spacing w:before="200" w:after="0" w:line="240" w:lineRule="auto"/>
        <w:ind w:left="240" w:hanging="40"/>
      </w:pPr>
      <w:bookmarkStart w:id="1582" w:name="d5e2441"/>
      <w:bookmarkStart w:id="1583" w:name="d5e1767"/>
      <w:bookmarkEnd w:id="1578"/>
      <w:bookmarkEnd w:id="1579"/>
      <w:bookmarkEnd w:id="1580"/>
      <w:bookmarkEnd w:id="1581"/>
      <w:r>
        <w:rPr>
          <w:rFonts w:ascii="Times New Roman" w:hAnsi="Times New Roman"/>
          <w:color w:val="000000"/>
          <w:sz w:val="20"/>
        </w:rPr>
        <w:t xml:space="preserve">Endpoint сервиса определяется поиском активной точки отправки для функции сервиса SuboCashSyncCashOperationStatusReq (см. </w:t>
      </w:r>
      <w:del w:id="1584" w:author="Yulia A. Trifonova" w:date="2021-08-09T23:51:00Z">
        <w:r>
          <w:fldChar w:fldCharType="begin"/>
        </w:r>
        <w:r>
          <w:delInstrText xml:space="preserve"> HYPERLINK \l "settings_svc_func_subo" \h </w:delInstrText>
        </w:r>
        <w:r>
          <w:fldChar w:fldCharType="separate"/>
        </w:r>
        <w:r w:rsidR="00CE5630">
          <w:rPr>
            <w:rFonts w:ascii="Times New Roman" w:hAnsi="Times New Roman"/>
            <w:color w:val="000000"/>
            <w:sz w:val="20"/>
          </w:rPr>
          <w:delText>Раздел 4.3.2.3.5, «Настройка точек отправки и приема для сервса SyncCashOperationStatus»</w:delText>
        </w:r>
        <w:r>
          <w:rPr>
            <w:rFonts w:ascii="Times New Roman" w:hAnsi="Times New Roman"/>
            <w:color w:val="000000"/>
            <w:sz w:val="20"/>
          </w:rPr>
          <w:fldChar w:fldCharType="end"/>
        </w:r>
      </w:del>
      <w:ins w:id="1585" w:author="Yulia A. Trifonova" w:date="2021-08-09T23:51:00Z">
        <w:r>
          <w:fldChar w:fldCharType="begin"/>
        </w:r>
        <w:r>
          <w:instrText xml:space="preserve"> HYPERLINK \l "settings_svc_func_subo" \h </w:instrText>
        </w:r>
        <w:r>
          <w:fldChar w:fldCharType="separate"/>
        </w:r>
        <w:r>
          <w:rPr>
            <w:rFonts w:ascii="Times New Roman" w:hAnsi="Times New Roman"/>
            <w:color w:val="000000"/>
            <w:sz w:val="20"/>
          </w:rPr>
          <w:t xml:space="preserve">Раздел 4.3.2.3.5, «Настройка точек отправки и приема для сервиса </w:t>
        </w:r>
        <w:r>
          <w:rPr>
            <w:rFonts w:ascii="Times New Roman" w:hAnsi="Times New Roman"/>
            <w:color w:val="000000"/>
            <w:sz w:val="20"/>
          </w:rPr>
          <w:t>SyncCashOperationStatus»</w:t>
        </w:r>
        <w:r>
          <w:rPr>
            <w:rFonts w:ascii="Times New Roman" w:hAnsi="Times New Roman"/>
            <w:color w:val="000000"/>
            <w:sz w:val="20"/>
          </w:rPr>
          <w:fldChar w:fldCharType="end"/>
        </w:r>
      </w:ins>
      <w:r>
        <w:rPr>
          <w:rFonts w:ascii="Times New Roman" w:hAnsi="Times New Roman"/>
          <w:color w:val="000000"/>
          <w:sz w:val="20"/>
        </w:rPr>
        <w:t>).</w:t>
      </w:r>
    </w:p>
    <w:bookmarkEnd w:id="1582"/>
    <w:bookmarkEnd w:id="1583"/>
    <w:p w14:paraId="746594CD" w14:textId="77777777" w:rsidR="003D271F" w:rsidRDefault="00406DFC">
      <w:pPr>
        <w:spacing w:before="200" w:after="0" w:line="240" w:lineRule="auto"/>
        <w:ind w:left="240"/>
      </w:pPr>
      <w:r>
        <w:rPr>
          <w:rFonts w:ascii="Times New Roman" w:hAnsi="Times New Roman"/>
          <w:color w:val="000000"/>
          <w:sz w:val="20"/>
        </w:rPr>
        <w:t>В случае, если активной точки не найдено или найдено больше одной, то формируется ошибка.</w:t>
      </w:r>
    </w:p>
    <w:p w14:paraId="780A6080" w14:textId="00B88C50" w:rsidR="003D271F" w:rsidRDefault="00406DFC">
      <w:pPr>
        <w:spacing w:before="200" w:after="0" w:line="240" w:lineRule="auto"/>
        <w:ind w:left="240"/>
      </w:pPr>
      <w:r>
        <w:rPr>
          <w:rFonts w:ascii="Times New Roman" w:hAnsi="Times New Roman"/>
          <w:color w:val="000000"/>
          <w:sz w:val="20"/>
        </w:rPr>
        <w:t xml:space="preserve">Для вычитывания ответных сообщений настраиваются точки приема (см. </w:t>
      </w:r>
      <w:r>
        <w:fldChar w:fldCharType="begin"/>
      </w:r>
      <w:r>
        <w:instrText xml:space="preserve"> HYPERLINK \l "settings_svc_func_subo" \h </w:instrText>
      </w:r>
      <w:r>
        <w:fldChar w:fldCharType="separate"/>
      </w:r>
      <w:r>
        <w:rPr>
          <w:rFonts w:ascii="Times New Roman" w:hAnsi="Times New Roman"/>
          <w:color w:val="000000"/>
          <w:sz w:val="20"/>
        </w:rPr>
        <w:t>Раздел 4.3.2.3.5, «Настройк</w:t>
      </w:r>
      <w:r>
        <w:rPr>
          <w:rFonts w:ascii="Times New Roman" w:hAnsi="Times New Roman"/>
          <w:color w:val="000000"/>
          <w:sz w:val="20"/>
        </w:rPr>
        <w:t xml:space="preserve">а точек отправки и приема для </w:t>
      </w:r>
      <w:del w:id="1586" w:author="Yulia A. Trifonova" w:date="2021-08-09T23:51:00Z">
        <w:r w:rsidR="00CE5630">
          <w:rPr>
            <w:rFonts w:ascii="Times New Roman" w:hAnsi="Times New Roman"/>
            <w:color w:val="000000"/>
            <w:sz w:val="20"/>
          </w:rPr>
          <w:delText>сервса</w:delText>
        </w:r>
      </w:del>
      <w:ins w:id="1587" w:author="Yulia A. Trifonova" w:date="2021-08-09T23:51:00Z">
        <w:r>
          <w:rPr>
            <w:rFonts w:ascii="Times New Roman" w:hAnsi="Times New Roman"/>
            <w:color w:val="000000"/>
            <w:sz w:val="20"/>
          </w:rPr>
          <w:t>сервиса</w:t>
        </w:r>
      </w:ins>
      <w:r>
        <w:rPr>
          <w:rFonts w:ascii="Times New Roman" w:hAnsi="Times New Roman"/>
          <w:color w:val="000000"/>
          <w:sz w:val="20"/>
        </w:rPr>
        <w:t xml:space="preserve"> SyncCashOperationStatus»</w:t>
      </w:r>
      <w:r>
        <w:rPr>
          <w:rFonts w:ascii="Times New Roman" w:hAnsi="Times New Roman"/>
          <w:color w:val="000000"/>
          <w:sz w:val="20"/>
        </w:rPr>
        <w:fldChar w:fldCharType="end"/>
      </w:r>
      <w:r>
        <w:rPr>
          <w:rFonts w:ascii="Times New Roman" w:hAnsi="Times New Roman"/>
          <w:color w:val="000000"/>
          <w:sz w:val="20"/>
        </w:rPr>
        <w:t>) в рамках которых необходимо реализовать поддержку соединения с очередью для ответов.</w:t>
      </w:r>
    </w:p>
    <w:p w14:paraId="4124FB39" w14:textId="77777777" w:rsidR="003D271F" w:rsidRDefault="00406DFC">
      <w:pPr>
        <w:numPr>
          <w:ilvl w:val="0"/>
          <w:numId w:val="42"/>
        </w:numPr>
        <w:tabs>
          <w:tab w:val="left" w:pos="240"/>
        </w:tabs>
        <w:spacing w:before="200" w:after="0" w:line="240" w:lineRule="auto"/>
        <w:ind w:left="240" w:hanging="40"/>
        <w:rPr>
          <w:ins w:id="1588" w:author="Yulia A. Trifonova" w:date="2021-08-09T23:51:00Z"/>
        </w:rPr>
      </w:pPr>
      <w:bookmarkStart w:id="1589" w:name="d5e2447"/>
      <w:ins w:id="1590" w:author="Yulia A. Trifonova" w:date="2021-08-09T23:51:00Z">
        <w:r>
          <w:rPr>
            <w:rFonts w:ascii="Times New Roman" w:hAnsi="Times New Roman"/>
            <w:color w:val="000000"/>
            <w:sz w:val="20"/>
          </w:rPr>
          <w:t xml:space="preserve">Для смены статуса операции в СУБО необходимо вызывать метод syncCashOperationStatus (см. </w:t>
        </w:r>
        <w:r>
          <w:fldChar w:fldCharType="begin"/>
        </w:r>
        <w:r>
          <w:instrText xml:space="preserve"> HYPERLINK \l "method_createMQ_request" \h </w:instrText>
        </w:r>
        <w:r>
          <w:fldChar w:fldCharType="separate"/>
        </w:r>
        <w:r>
          <w:rPr>
            <w:rFonts w:ascii="Times New Roman" w:hAnsi="Times New Roman"/>
            <w:color w:val="000000"/>
            <w:sz w:val="20"/>
          </w:rPr>
          <w:t>Раздел 4.3.2.4.8, «Разработка метода формирования запроса в MQ на "Смену статуса операции"»</w:t>
        </w:r>
        <w:r>
          <w:rPr>
            <w:rFonts w:ascii="Times New Roman" w:hAnsi="Times New Roman"/>
            <w:color w:val="000000"/>
            <w:sz w:val="20"/>
          </w:rPr>
          <w:fldChar w:fldCharType="end"/>
        </w:r>
        <w:r>
          <w:rPr>
            <w:rFonts w:ascii="Times New Roman" w:hAnsi="Times New Roman"/>
            <w:color w:val="000000"/>
            <w:sz w:val="20"/>
          </w:rPr>
          <w:t>).</w:t>
        </w:r>
      </w:ins>
    </w:p>
    <w:bookmarkEnd w:id="1589"/>
    <w:p w14:paraId="42C682C3" w14:textId="77777777" w:rsidR="003D271F" w:rsidRDefault="00406DFC">
      <w:pPr>
        <w:spacing w:before="200" w:after="0" w:line="240" w:lineRule="auto"/>
        <w:ind w:left="240"/>
        <w:rPr>
          <w:ins w:id="1591" w:author="Yulia A. Trifonova" w:date="2021-08-09T23:51:00Z"/>
        </w:rPr>
      </w:pPr>
      <w:ins w:id="1592" w:author="Yulia A. Trifonova" w:date="2021-08-09T23:51:00Z">
        <w:r>
          <w:rPr>
            <w:rFonts w:ascii="Times New Roman" w:hAnsi="Times New Roman"/>
            <w:color w:val="000000"/>
            <w:sz w:val="20"/>
          </w:rPr>
          <w:t xml:space="preserve">Тип взаимодействия – асинхронный, поэтому в Спектрум предусмотрен сервис приёма ответов. Для ответов на смену статуса </w:t>
        </w:r>
        <w:r>
          <w:rPr>
            <w:rFonts w:ascii="Times New Roman" w:hAnsi="Times New Roman"/>
            <w:color w:val="000000"/>
            <w:sz w:val="20"/>
          </w:rPr>
          <w:t xml:space="preserve">операции необходимо вызывать метод на основе схемы ResponseSyncCashOperationStatus.xsd (см. </w:t>
        </w:r>
        <w:r>
          <w:fldChar w:fldCharType="begin"/>
        </w:r>
        <w:r>
          <w:instrText xml:space="preserve"> HYPERLINK \l "method_createMQ_responce" \h </w:instrText>
        </w:r>
        <w:r>
          <w:fldChar w:fldCharType="separate"/>
        </w:r>
        <w:r>
          <w:rPr>
            <w:rFonts w:ascii="Times New Roman" w:hAnsi="Times New Roman"/>
            <w:color w:val="000000"/>
            <w:sz w:val="20"/>
          </w:rPr>
          <w:t>Раздел 4.3.2.4.9, «Разработка метода обработки ответа на запрос в MQ на "Смену статуса операции"»</w:t>
        </w:r>
        <w:r>
          <w:rPr>
            <w:rFonts w:ascii="Times New Roman" w:hAnsi="Times New Roman"/>
            <w:color w:val="000000"/>
            <w:sz w:val="20"/>
          </w:rPr>
          <w:fldChar w:fldCharType="end"/>
        </w:r>
        <w:r>
          <w:rPr>
            <w:rFonts w:ascii="Times New Roman" w:hAnsi="Times New Roman"/>
            <w:color w:val="000000"/>
            <w:sz w:val="20"/>
          </w:rPr>
          <w:t>).</w:t>
        </w:r>
      </w:ins>
    </w:p>
    <w:p w14:paraId="54935080" w14:textId="77777777" w:rsidR="003D271F" w:rsidRDefault="00406DFC">
      <w:pPr>
        <w:spacing w:before="200" w:after="0" w:line="240" w:lineRule="auto"/>
      </w:pPr>
      <w:bookmarkStart w:id="1593" w:name="d5e2452"/>
      <w:bookmarkStart w:id="1594" w:name="d5e1773"/>
      <w:r>
        <w:rPr>
          <w:rFonts w:ascii="Arial" w:hAnsi="Arial"/>
          <w:b/>
          <w:color w:val="000000"/>
          <w:sz w:val="35"/>
        </w:rPr>
        <w:t>4.4. Описание тех</w:t>
      </w:r>
      <w:r>
        <w:rPr>
          <w:rFonts w:ascii="Arial" w:hAnsi="Arial"/>
          <w:b/>
          <w:color w:val="000000"/>
          <w:sz w:val="35"/>
        </w:rPr>
        <w:t>нологического процесса обработки данных</w:t>
      </w:r>
    </w:p>
    <w:bookmarkEnd w:id="1593"/>
    <w:bookmarkEnd w:id="1594"/>
    <w:p w14:paraId="32841A4A" w14:textId="77777777" w:rsidR="003D271F" w:rsidRDefault="00406DFC">
      <w:pPr>
        <w:spacing w:before="200" w:after="0" w:line="240" w:lineRule="auto"/>
      </w:pPr>
      <w:r>
        <w:rPr>
          <w:rFonts w:ascii="Times New Roman" w:hAnsi="Times New Roman"/>
          <w:color w:val="000000"/>
          <w:sz w:val="20"/>
        </w:rPr>
        <w:t xml:space="preserve">Схема работы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xml:space="preserve"> предоставлена ниже:</w:t>
      </w:r>
    </w:p>
    <w:p w14:paraId="10F14FEB" w14:textId="77777777" w:rsidR="003D271F" w:rsidRDefault="00406DFC">
      <w:pPr>
        <w:spacing w:before="240" w:after="0" w:line="240" w:lineRule="auto"/>
        <w:jc w:val="center"/>
      </w:pPr>
      <w:bookmarkStart w:id="1595" w:name="d5e2456"/>
      <w:bookmarkStart w:id="1596" w:name="d5e1777"/>
      <w:r>
        <w:rPr>
          <w:rFonts w:ascii="Times New Roman" w:hAnsi="Times New Roman"/>
          <w:b/>
          <w:color w:val="000000"/>
          <w:sz w:val="24"/>
        </w:rPr>
        <w:t>Рисунок 6. Операции снятия наличных, импортированная из СУБО</w:t>
      </w:r>
    </w:p>
    <w:p w14:paraId="42EB7BE8" w14:textId="77777777" w:rsidR="009D49A5" w:rsidRDefault="00CE5630">
      <w:pPr>
        <w:spacing w:before="144" w:after="0" w:line="240" w:lineRule="auto"/>
        <w:jc w:val="center"/>
        <w:rPr>
          <w:del w:id="1597" w:author="Yulia A. Trifonova" w:date="2021-08-09T23:51:00Z"/>
        </w:rPr>
      </w:pPr>
      <w:bookmarkStart w:id="1598" w:name="d5e2458"/>
      <w:bookmarkStart w:id="1599" w:name="d5e1779"/>
      <w:bookmarkEnd w:id="1595"/>
      <w:bookmarkEnd w:id="1596"/>
      <w:del w:id="1600" w:author="Yulia A. Trifonova" w:date="2021-08-09T23:51:00Z">
        <w:r>
          <w:rPr>
            <w:rFonts w:ascii="Times New Roman" w:hAnsi="Times New Roman"/>
            <w:noProof/>
            <w:color w:val="000000"/>
            <w:sz w:val="20"/>
          </w:rPr>
          <w:lastRenderedPageBreak/>
          <w:drawing>
            <wp:inline distT="0" distB="0" distL="0" distR="0" wp14:anchorId="5EFD3884" wp14:editId="336DFEF7">
              <wp:extent cx="5731200" cy="3900025"/>
              <wp:effectExtent l="0" t="0" r="0" b="0"/>
              <wp:docPr id="6" name="Picture 10"/>
              <wp:cNvGraphicFramePr/>
              <a:graphic xmlns:a="http://schemas.openxmlformats.org/drawingml/2006/main">
                <a:graphicData uri="http://schemas.openxmlformats.org/drawingml/2006/picture">
                  <pic:pic xmlns:pic="http://schemas.openxmlformats.org/drawingml/2006/picture">
                    <pic:nvPicPr>
                      <pic:cNvPr id="18" name="Picture 10"/>
                      <pic:cNvPicPr/>
                    </pic:nvPicPr>
                    <pic:blipFill>
                      <a:blip r:embed="rId16"/>
                      <a:srcRect/>
                      <a:stretch>
                        <a:fillRect/>
                      </a:stretch>
                    </pic:blipFill>
                    <pic:spPr>
                      <a:xfrm>
                        <a:off x="0" y="0"/>
                        <a:ext cx="5731200" cy="3900025"/>
                      </a:xfrm>
                      <a:prstGeom prst="rect">
                        <a:avLst/>
                      </a:prstGeom>
                    </pic:spPr>
                  </pic:pic>
                </a:graphicData>
              </a:graphic>
            </wp:inline>
          </w:drawing>
        </w:r>
      </w:del>
    </w:p>
    <w:bookmarkEnd w:id="1599"/>
    <w:p w14:paraId="1493A558" w14:textId="77777777" w:rsidR="003D271F" w:rsidRDefault="00406DFC">
      <w:pPr>
        <w:spacing w:before="144" w:after="0" w:line="240" w:lineRule="auto"/>
        <w:jc w:val="center"/>
        <w:rPr>
          <w:ins w:id="1601" w:author="Yulia A. Trifonova" w:date="2021-08-09T23:51:00Z"/>
        </w:rPr>
      </w:pPr>
      <w:ins w:id="1602" w:author="Yulia A. Trifonova" w:date="2021-08-09T23:51:00Z">
        <w:r>
          <w:rPr>
            <w:rFonts w:ascii="Times New Roman" w:hAnsi="Times New Roman"/>
            <w:noProof/>
            <w:color w:val="000000"/>
            <w:sz w:val="20"/>
          </w:rPr>
          <w:drawing>
            <wp:inline distT="0" distB="0" distL="0" distR="0" wp14:anchorId="27637F2F" wp14:editId="2F12FAA7">
              <wp:extent cx="5731200" cy="3894623"/>
              <wp:effectExtent l="0" t="0" r="0" b="0"/>
              <wp:docPr id="17" name="Picture 10"/>
              <wp:cNvGraphicFramePr/>
              <a:graphic xmlns:a="http://schemas.openxmlformats.org/drawingml/2006/main">
                <a:graphicData uri="http://schemas.openxmlformats.org/drawingml/2006/picture">
                  <pic:pic xmlns:pic="http://schemas.openxmlformats.org/drawingml/2006/picture">
                    <pic:nvPicPr>
                      <pic:cNvPr id="18" name="Picture 10"/>
                      <pic:cNvPicPr/>
                    </pic:nvPicPr>
                    <pic:blipFill>
                      <a:blip r:embed="rId17"/>
                      <a:srcRect/>
                      <a:stretch>
                        <a:fillRect/>
                      </a:stretch>
                    </pic:blipFill>
                    <pic:spPr>
                      <a:xfrm>
                        <a:off x="0" y="0"/>
                        <a:ext cx="5731200" cy="3894623"/>
                      </a:xfrm>
                      <a:prstGeom prst="rect">
                        <a:avLst/>
                      </a:prstGeom>
                    </pic:spPr>
                  </pic:pic>
                </a:graphicData>
              </a:graphic>
            </wp:inline>
          </w:drawing>
        </w:r>
      </w:ins>
    </w:p>
    <w:p w14:paraId="7F3AD291" w14:textId="77777777" w:rsidR="003D271F" w:rsidRDefault="00406DFC">
      <w:pPr>
        <w:numPr>
          <w:ilvl w:val="0"/>
          <w:numId w:val="45"/>
        </w:numPr>
        <w:tabs>
          <w:tab w:val="left" w:pos="240"/>
        </w:tabs>
        <w:spacing w:before="200" w:after="0" w:line="240" w:lineRule="auto"/>
        <w:ind w:left="240" w:hanging="40"/>
      </w:pPr>
      <w:bookmarkStart w:id="1603" w:name="d5e2462"/>
      <w:bookmarkStart w:id="1604" w:name="d5e2461"/>
      <w:bookmarkStart w:id="1605" w:name="d5e1783"/>
      <w:bookmarkStart w:id="1606" w:name="d5e1782"/>
      <w:bookmarkEnd w:id="1598"/>
      <w:r>
        <w:rPr>
          <w:rFonts w:ascii="Times New Roman" w:hAnsi="Times New Roman"/>
          <w:color w:val="000000"/>
          <w:sz w:val="20"/>
        </w:rPr>
        <w:t>Клиент обращается в Банк с целью снятия ДС.</w:t>
      </w:r>
    </w:p>
    <w:p w14:paraId="0EAD0E53" w14:textId="77777777" w:rsidR="003D271F" w:rsidRDefault="00406DFC">
      <w:pPr>
        <w:numPr>
          <w:ilvl w:val="0"/>
          <w:numId w:val="45"/>
        </w:numPr>
        <w:tabs>
          <w:tab w:val="left" w:pos="240"/>
        </w:tabs>
        <w:spacing w:before="200" w:after="0" w:line="240" w:lineRule="auto"/>
        <w:ind w:left="240" w:hanging="40"/>
      </w:pPr>
      <w:bookmarkStart w:id="1607" w:name="d5e2464"/>
      <w:bookmarkStart w:id="1608" w:name="d5e1785"/>
      <w:bookmarkEnd w:id="1603"/>
      <w:bookmarkEnd w:id="1604"/>
      <w:bookmarkEnd w:id="1605"/>
      <w:bookmarkEnd w:id="1606"/>
      <w:r>
        <w:rPr>
          <w:rFonts w:ascii="Times New Roman" w:hAnsi="Times New Roman"/>
          <w:color w:val="000000"/>
          <w:sz w:val="20"/>
        </w:rPr>
        <w:t xml:space="preserve">Клиент берет талон в СУО </w:t>
      </w:r>
      <w:r>
        <w:rPr>
          <w:rFonts w:ascii="Times New Roman" w:hAnsi="Times New Roman"/>
          <w:color w:val="000000"/>
          <w:sz w:val="20"/>
        </w:rPr>
        <w:t>«Получить деньги».</w:t>
      </w:r>
    </w:p>
    <w:p w14:paraId="200B2D31" w14:textId="77777777" w:rsidR="003D271F" w:rsidRDefault="00406DFC">
      <w:pPr>
        <w:numPr>
          <w:ilvl w:val="0"/>
          <w:numId w:val="45"/>
        </w:numPr>
        <w:tabs>
          <w:tab w:val="left" w:pos="240"/>
        </w:tabs>
        <w:spacing w:before="200" w:after="0" w:line="240" w:lineRule="auto"/>
        <w:ind w:left="240" w:hanging="40"/>
      </w:pPr>
      <w:bookmarkStart w:id="1609" w:name="d5e2466"/>
      <w:bookmarkStart w:id="1610" w:name="d5e1787"/>
      <w:bookmarkEnd w:id="1607"/>
      <w:bookmarkEnd w:id="1608"/>
      <w:r>
        <w:rPr>
          <w:rFonts w:ascii="Times New Roman" w:hAnsi="Times New Roman"/>
          <w:color w:val="000000"/>
          <w:sz w:val="20"/>
        </w:rPr>
        <w:t>Клиент вызывается сотрудником по номеру талона электронной очереди.</w:t>
      </w:r>
    </w:p>
    <w:p w14:paraId="67D17CA0" w14:textId="77777777" w:rsidR="003D271F" w:rsidRDefault="00406DFC">
      <w:pPr>
        <w:numPr>
          <w:ilvl w:val="0"/>
          <w:numId w:val="45"/>
        </w:numPr>
        <w:tabs>
          <w:tab w:val="left" w:pos="240"/>
        </w:tabs>
        <w:spacing w:before="200" w:after="0" w:line="240" w:lineRule="auto"/>
        <w:ind w:left="240" w:hanging="40"/>
      </w:pPr>
      <w:bookmarkStart w:id="1611" w:name="d5e2468"/>
      <w:bookmarkStart w:id="1612" w:name="d5e1789"/>
      <w:bookmarkEnd w:id="1609"/>
      <w:bookmarkEnd w:id="1610"/>
      <w:r>
        <w:rPr>
          <w:rFonts w:ascii="Times New Roman" w:hAnsi="Times New Roman"/>
          <w:color w:val="000000"/>
          <w:sz w:val="20"/>
        </w:rPr>
        <w:lastRenderedPageBreak/>
        <w:t>Идентификация клиента по ДУЛ сотрудником фронтальной линии ТП в ВТБ Фронт.</w:t>
      </w:r>
    </w:p>
    <w:p w14:paraId="6AA6FF6E" w14:textId="77777777" w:rsidR="003D271F" w:rsidRDefault="00406DFC">
      <w:pPr>
        <w:numPr>
          <w:ilvl w:val="0"/>
          <w:numId w:val="45"/>
        </w:numPr>
        <w:tabs>
          <w:tab w:val="left" w:pos="240"/>
        </w:tabs>
        <w:spacing w:before="200" w:after="0" w:line="240" w:lineRule="auto"/>
        <w:ind w:left="240" w:hanging="40"/>
      </w:pPr>
      <w:bookmarkStart w:id="1613" w:name="d5e2470"/>
      <w:bookmarkStart w:id="1614" w:name="d5e1791"/>
      <w:bookmarkEnd w:id="1611"/>
      <w:bookmarkEnd w:id="1612"/>
      <w:r>
        <w:rPr>
          <w:rFonts w:ascii="Times New Roman" w:hAnsi="Times New Roman"/>
          <w:color w:val="000000"/>
          <w:sz w:val="20"/>
        </w:rPr>
        <w:t>Сотрудник выбирает операцию "Снятие наличных". Вызов СУБО Наличные операции ФЛ.</w:t>
      </w:r>
    </w:p>
    <w:p w14:paraId="23A22216" w14:textId="77777777" w:rsidR="003D271F" w:rsidRDefault="00406DFC">
      <w:pPr>
        <w:tabs>
          <w:tab w:val="left" w:pos="480"/>
        </w:tabs>
        <w:spacing w:before="200" w:after="0" w:line="240" w:lineRule="auto"/>
        <w:ind w:left="480" w:hanging="240"/>
      </w:pPr>
      <w:bookmarkStart w:id="1615" w:name="d5e2473"/>
      <w:bookmarkStart w:id="1616" w:name="d5e2472"/>
      <w:bookmarkStart w:id="1617" w:name="d5e1794"/>
      <w:bookmarkStart w:id="1618" w:name="d5e1793"/>
      <w:bookmarkEnd w:id="1613"/>
      <w:bookmarkEnd w:id="1614"/>
      <w:r>
        <w:rPr>
          <w:rFonts w:ascii="Times New Roman" w:hAnsi="Times New Roman"/>
          <w:color w:val="000000"/>
          <w:sz w:val="20"/>
        </w:rPr>
        <w:t>5.1.</w:t>
      </w:r>
      <w:r>
        <w:rPr>
          <w:rFonts w:ascii="Times New Roman" w:hAnsi="Times New Roman"/>
          <w:color w:val="000000"/>
          <w:sz w:val="20"/>
        </w:rPr>
        <w:tab/>
        <w:t>Вызов СУБ</w:t>
      </w:r>
      <w:r>
        <w:rPr>
          <w:rFonts w:ascii="Times New Roman" w:hAnsi="Times New Roman"/>
          <w:color w:val="000000"/>
          <w:sz w:val="20"/>
        </w:rPr>
        <w:t>О Наличные операции ФЛ осуществляется Модельным оркестратором. ЦЕЛЕВОЕ РЕШЕНИЕ</w:t>
      </w:r>
    </w:p>
    <w:p w14:paraId="1E027AE3" w14:textId="77777777" w:rsidR="003D271F" w:rsidRDefault="00406DFC">
      <w:pPr>
        <w:tabs>
          <w:tab w:val="left" w:pos="480"/>
        </w:tabs>
        <w:spacing w:before="200" w:after="0" w:line="240" w:lineRule="auto"/>
        <w:ind w:left="480" w:hanging="240"/>
      </w:pPr>
      <w:bookmarkStart w:id="1619" w:name="d5e2475"/>
      <w:bookmarkStart w:id="1620" w:name="d5e1796"/>
      <w:bookmarkEnd w:id="1615"/>
      <w:bookmarkEnd w:id="1616"/>
      <w:bookmarkEnd w:id="1617"/>
      <w:bookmarkEnd w:id="1618"/>
      <w:r>
        <w:rPr>
          <w:rFonts w:ascii="Times New Roman" w:hAnsi="Times New Roman"/>
          <w:color w:val="000000"/>
          <w:sz w:val="20"/>
        </w:rPr>
        <w:t>5.2.</w:t>
      </w:r>
      <w:r>
        <w:rPr>
          <w:rFonts w:ascii="Times New Roman" w:hAnsi="Times New Roman"/>
          <w:color w:val="000000"/>
          <w:sz w:val="20"/>
        </w:rPr>
        <w:tab/>
        <w:t>На этапе MVP вызов осуществляется через одну из новых тематик в ВТБ Фронт, для снятия с комиссией и снятия без комиссии. Сотрудник определяет, будет ли взиматься комиссия п</w:t>
      </w:r>
      <w:r>
        <w:rPr>
          <w:rFonts w:ascii="Times New Roman" w:hAnsi="Times New Roman"/>
          <w:color w:val="000000"/>
          <w:sz w:val="20"/>
        </w:rPr>
        <w:t>о текущему процессу и выбирает соответствующую тематику. MVP</w:t>
      </w:r>
    </w:p>
    <w:p w14:paraId="60312896" w14:textId="77777777" w:rsidR="003D271F" w:rsidRDefault="00406DFC">
      <w:pPr>
        <w:tabs>
          <w:tab w:val="left" w:pos="480"/>
        </w:tabs>
        <w:spacing w:before="200" w:after="0" w:line="240" w:lineRule="auto"/>
        <w:ind w:left="480" w:hanging="240"/>
      </w:pPr>
      <w:bookmarkStart w:id="1621" w:name="d5e2477"/>
      <w:bookmarkStart w:id="1622" w:name="d5e1798"/>
      <w:bookmarkEnd w:id="1619"/>
      <w:bookmarkEnd w:id="1620"/>
      <w:r>
        <w:rPr>
          <w:rFonts w:ascii="Times New Roman" w:hAnsi="Times New Roman"/>
          <w:color w:val="000000"/>
          <w:sz w:val="20"/>
        </w:rPr>
        <w:t>5.3.</w:t>
      </w:r>
      <w:r>
        <w:rPr>
          <w:rFonts w:ascii="Times New Roman" w:hAnsi="Times New Roman"/>
          <w:color w:val="000000"/>
          <w:sz w:val="20"/>
        </w:rPr>
        <w:tab/>
        <w:t>Операции по доверенности, КРО, снятие со счетов Profile, Бисквит на этапе MVP проводятся по текущему процессу. MVP</w:t>
      </w:r>
    </w:p>
    <w:p w14:paraId="58EEDF54" w14:textId="77777777" w:rsidR="003D271F" w:rsidRDefault="00406DFC">
      <w:pPr>
        <w:numPr>
          <w:ilvl w:val="0"/>
          <w:numId w:val="45"/>
        </w:numPr>
        <w:tabs>
          <w:tab w:val="left" w:pos="240"/>
        </w:tabs>
        <w:spacing w:before="200" w:after="0" w:line="240" w:lineRule="auto"/>
        <w:ind w:left="240" w:hanging="40"/>
      </w:pPr>
      <w:bookmarkStart w:id="1623" w:name="d5e2479"/>
      <w:bookmarkStart w:id="1624" w:name="d5e1800"/>
      <w:bookmarkEnd w:id="1621"/>
      <w:bookmarkEnd w:id="1622"/>
      <w:r>
        <w:rPr>
          <w:rFonts w:ascii="Times New Roman" w:hAnsi="Times New Roman"/>
          <w:color w:val="000000"/>
          <w:sz w:val="20"/>
        </w:rPr>
        <w:t>Сотрудник указывает параметры операции.</w:t>
      </w:r>
    </w:p>
    <w:p w14:paraId="5EFA7560" w14:textId="77777777" w:rsidR="003D271F" w:rsidRDefault="00406DFC">
      <w:pPr>
        <w:tabs>
          <w:tab w:val="left" w:pos="480"/>
        </w:tabs>
        <w:spacing w:before="200" w:after="0" w:line="240" w:lineRule="auto"/>
        <w:ind w:left="480" w:hanging="240"/>
      </w:pPr>
      <w:bookmarkStart w:id="1625" w:name="d5e2482"/>
      <w:bookmarkStart w:id="1626" w:name="d5e2481"/>
      <w:bookmarkStart w:id="1627" w:name="d5e1803"/>
      <w:bookmarkStart w:id="1628" w:name="d5e1802"/>
      <w:bookmarkEnd w:id="1623"/>
      <w:bookmarkEnd w:id="1624"/>
      <w:r>
        <w:rPr>
          <w:rFonts w:ascii="Times New Roman" w:hAnsi="Times New Roman"/>
          <w:color w:val="000000"/>
          <w:sz w:val="20"/>
        </w:rPr>
        <w:t>6.1.</w:t>
      </w:r>
      <w:r>
        <w:rPr>
          <w:rFonts w:ascii="Times New Roman" w:hAnsi="Times New Roman"/>
          <w:color w:val="000000"/>
          <w:sz w:val="20"/>
        </w:rPr>
        <w:tab/>
        <w:t>Выбирает тип продукта из списк</w:t>
      </w:r>
      <w:r>
        <w:rPr>
          <w:rFonts w:ascii="Times New Roman" w:hAnsi="Times New Roman"/>
          <w:color w:val="000000"/>
          <w:sz w:val="20"/>
        </w:rPr>
        <w:t>а типов действующих продукта клиента.</w:t>
      </w:r>
    </w:p>
    <w:p w14:paraId="4975D83D" w14:textId="77777777" w:rsidR="003D271F" w:rsidRDefault="00406DFC">
      <w:pPr>
        <w:numPr>
          <w:ilvl w:val="0"/>
          <w:numId w:val="43"/>
        </w:numPr>
        <w:tabs>
          <w:tab w:val="left" w:pos="720"/>
        </w:tabs>
        <w:spacing w:before="200" w:after="0" w:line="240" w:lineRule="auto"/>
        <w:ind w:left="720" w:hanging="40"/>
      </w:pPr>
      <w:bookmarkStart w:id="1629" w:name="d5e2485"/>
      <w:bookmarkStart w:id="1630" w:name="d5e2484"/>
      <w:bookmarkStart w:id="1631" w:name="d5e1806"/>
      <w:bookmarkStart w:id="1632" w:name="d5e1805"/>
      <w:bookmarkEnd w:id="1625"/>
      <w:bookmarkEnd w:id="1626"/>
      <w:bookmarkEnd w:id="1627"/>
      <w:bookmarkEnd w:id="1628"/>
      <w:r>
        <w:rPr>
          <w:rFonts w:ascii="Times New Roman" w:hAnsi="Times New Roman"/>
          <w:color w:val="000000"/>
          <w:sz w:val="20"/>
        </w:rPr>
        <w:t>На этапе MVP для выбора доступен только Тип продукта Счет. MVP</w:t>
      </w:r>
    </w:p>
    <w:p w14:paraId="48F5795F" w14:textId="77777777" w:rsidR="003D271F" w:rsidRDefault="00406DFC">
      <w:pPr>
        <w:tabs>
          <w:tab w:val="left" w:pos="480"/>
        </w:tabs>
        <w:spacing w:before="200" w:after="0" w:line="240" w:lineRule="auto"/>
        <w:ind w:left="480" w:hanging="240"/>
      </w:pPr>
      <w:bookmarkStart w:id="1633" w:name="d5e2487"/>
      <w:bookmarkStart w:id="1634" w:name="d5e1808"/>
      <w:bookmarkEnd w:id="1629"/>
      <w:bookmarkEnd w:id="1630"/>
      <w:bookmarkEnd w:id="1631"/>
      <w:bookmarkEnd w:id="1632"/>
      <w:r>
        <w:rPr>
          <w:rFonts w:ascii="Times New Roman" w:hAnsi="Times New Roman"/>
          <w:color w:val="000000"/>
          <w:sz w:val="20"/>
        </w:rPr>
        <w:t>6.2.</w:t>
      </w:r>
      <w:r>
        <w:rPr>
          <w:rFonts w:ascii="Times New Roman" w:hAnsi="Times New Roman"/>
          <w:color w:val="000000"/>
          <w:sz w:val="20"/>
        </w:rPr>
        <w:tab/>
        <w:t>Выбирает продукт соответствующего типа из списка действующих продуктов, с которого клиент хочет снять наличные.</w:t>
      </w:r>
    </w:p>
    <w:p w14:paraId="0C3E09DB" w14:textId="77777777" w:rsidR="003D271F" w:rsidRDefault="00406DFC">
      <w:pPr>
        <w:tabs>
          <w:tab w:val="left" w:pos="480"/>
        </w:tabs>
        <w:spacing w:before="200" w:after="0" w:line="240" w:lineRule="auto"/>
        <w:ind w:left="480" w:hanging="240"/>
      </w:pPr>
      <w:bookmarkStart w:id="1635" w:name="d5e2489"/>
      <w:bookmarkStart w:id="1636" w:name="d5e1810"/>
      <w:bookmarkEnd w:id="1633"/>
      <w:bookmarkEnd w:id="1634"/>
      <w:r>
        <w:rPr>
          <w:rFonts w:ascii="Times New Roman" w:hAnsi="Times New Roman"/>
          <w:color w:val="000000"/>
          <w:sz w:val="20"/>
        </w:rPr>
        <w:t>6.3.</w:t>
      </w:r>
      <w:r>
        <w:rPr>
          <w:rFonts w:ascii="Times New Roman" w:hAnsi="Times New Roman"/>
          <w:color w:val="000000"/>
          <w:sz w:val="20"/>
        </w:rPr>
        <w:tab/>
        <w:t>Вводит сумму снятия в пределах ос</w:t>
      </w:r>
      <w:r>
        <w:rPr>
          <w:rFonts w:ascii="Times New Roman" w:hAnsi="Times New Roman"/>
          <w:color w:val="000000"/>
          <w:sz w:val="20"/>
        </w:rPr>
        <w:t>татка по счету и выбирает валюту снятия из списка доступных.</w:t>
      </w:r>
    </w:p>
    <w:p w14:paraId="430CCFF4" w14:textId="77777777" w:rsidR="003D271F" w:rsidRDefault="00406DFC">
      <w:pPr>
        <w:numPr>
          <w:ilvl w:val="0"/>
          <w:numId w:val="45"/>
        </w:numPr>
        <w:tabs>
          <w:tab w:val="left" w:pos="240"/>
        </w:tabs>
        <w:spacing w:before="200" w:after="0" w:line="240" w:lineRule="auto"/>
        <w:ind w:left="240" w:hanging="40"/>
      </w:pPr>
      <w:bookmarkStart w:id="1637" w:name="d5e2491"/>
      <w:bookmarkStart w:id="1638" w:name="d5e1812"/>
      <w:bookmarkEnd w:id="1635"/>
      <w:bookmarkEnd w:id="1636"/>
      <w:r>
        <w:rPr>
          <w:rFonts w:ascii="Times New Roman" w:hAnsi="Times New Roman"/>
          <w:color w:val="000000"/>
          <w:sz w:val="20"/>
        </w:rPr>
        <w:t>В случае, если сумма больше продуктового лимита происходит автоматическая проверка предварительного заказа ДС клиентом. ЦЕЛЕВОЕ РЕШЕНИЕ</w:t>
      </w:r>
    </w:p>
    <w:p w14:paraId="5D92A2B9" w14:textId="77777777" w:rsidR="003D271F" w:rsidRDefault="00406DFC">
      <w:pPr>
        <w:numPr>
          <w:ilvl w:val="0"/>
          <w:numId w:val="45"/>
        </w:numPr>
        <w:tabs>
          <w:tab w:val="left" w:pos="240"/>
        </w:tabs>
        <w:spacing w:before="200" w:after="0" w:line="240" w:lineRule="auto"/>
        <w:ind w:left="240" w:hanging="40"/>
      </w:pPr>
      <w:bookmarkStart w:id="1639" w:name="d5e2493"/>
      <w:bookmarkStart w:id="1640" w:name="d5e1814"/>
      <w:bookmarkEnd w:id="1637"/>
      <w:bookmarkEnd w:id="1638"/>
      <w:r>
        <w:rPr>
          <w:rFonts w:ascii="Times New Roman" w:hAnsi="Times New Roman"/>
          <w:color w:val="000000"/>
          <w:sz w:val="20"/>
        </w:rPr>
        <w:t>Происходит проверка остатка наличных в УС.</w:t>
      </w:r>
    </w:p>
    <w:p w14:paraId="5D79804D" w14:textId="77777777" w:rsidR="003D271F" w:rsidRDefault="00406DFC">
      <w:pPr>
        <w:tabs>
          <w:tab w:val="left" w:pos="480"/>
        </w:tabs>
        <w:spacing w:before="200" w:after="0" w:line="240" w:lineRule="auto"/>
        <w:ind w:left="480" w:hanging="240"/>
      </w:pPr>
      <w:bookmarkStart w:id="1641" w:name="d5e2496"/>
      <w:bookmarkStart w:id="1642" w:name="d5e2495"/>
      <w:bookmarkStart w:id="1643" w:name="d5e1817"/>
      <w:bookmarkStart w:id="1644" w:name="d5e1816"/>
      <w:bookmarkEnd w:id="1639"/>
      <w:bookmarkEnd w:id="1640"/>
      <w:r>
        <w:rPr>
          <w:rFonts w:ascii="Times New Roman" w:hAnsi="Times New Roman"/>
          <w:color w:val="000000"/>
          <w:sz w:val="20"/>
        </w:rPr>
        <w:t>8.1.</w:t>
      </w:r>
      <w:r>
        <w:rPr>
          <w:rFonts w:ascii="Times New Roman" w:hAnsi="Times New Roman"/>
          <w:color w:val="000000"/>
          <w:sz w:val="20"/>
        </w:rPr>
        <w:tab/>
        <w:t xml:space="preserve">Если сумма </w:t>
      </w:r>
      <w:r>
        <w:rPr>
          <w:rFonts w:ascii="Times New Roman" w:hAnsi="Times New Roman"/>
          <w:color w:val="000000"/>
          <w:sz w:val="20"/>
        </w:rPr>
        <w:t>меньше продуктового лимита, проверка остатка происходит в УС в зоне 24/7 офиса Банка.</w:t>
      </w:r>
    </w:p>
    <w:p w14:paraId="193BF5CC" w14:textId="77777777" w:rsidR="003D271F" w:rsidRDefault="00406DFC">
      <w:pPr>
        <w:tabs>
          <w:tab w:val="left" w:pos="720"/>
        </w:tabs>
        <w:spacing w:before="200" w:after="0" w:line="240" w:lineRule="auto"/>
        <w:ind w:left="720" w:hanging="240"/>
      </w:pPr>
      <w:bookmarkStart w:id="1645" w:name="d5e2499"/>
      <w:bookmarkStart w:id="1646" w:name="d5e2498"/>
      <w:bookmarkStart w:id="1647" w:name="d5e1820"/>
      <w:bookmarkStart w:id="1648" w:name="d5e1819"/>
      <w:bookmarkEnd w:id="1641"/>
      <w:bookmarkEnd w:id="1642"/>
      <w:bookmarkEnd w:id="1643"/>
      <w:bookmarkEnd w:id="1644"/>
      <w:r>
        <w:rPr>
          <w:rFonts w:ascii="Times New Roman" w:hAnsi="Times New Roman"/>
          <w:color w:val="000000"/>
          <w:sz w:val="20"/>
        </w:rPr>
        <w:t>8.1.1.</w:t>
      </w:r>
      <w:r>
        <w:rPr>
          <w:rFonts w:ascii="Times New Roman" w:hAnsi="Times New Roman"/>
          <w:color w:val="000000"/>
          <w:sz w:val="20"/>
        </w:rPr>
        <w:tab/>
        <w:t>Положительным результатом проверки является наличие хотя бы в одном УС в зоне 24/7 необходимой суммы и необходимых купюр для выдачи.</w:t>
      </w:r>
    </w:p>
    <w:p w14:paraId="2C515533" w14:textId="77777777" w:rsidR="003D271F" w:rsidRDefault="00406DFC">
      <w:pPr>
        <w:tabs>
          <w:tab w:val="left" w:pos="720"/>
        </w:tabs>
        <w:spacing w:before="200" w:after="0" w:line="240" w:lineRule="auto"/>
        <w:ind w:left="720" w:hanging="240"/>
      </w:pPr>
      <w:bookmarkStart w:id="1649" w:name="d5e2501"/>
      <w:bookmarkStart w:id="1650" w:name="d5e1822"/>
      <w:bookmarkEnd w:id="1645"/>
      <w:bookmarkEnd w:id="1646"/>
      <w:bookmarkEnd w:id="1647"/>
      <w:bookmarkEnd w:id="1648"/>
      <w:r>
        <w:rPr>
          <w:rFonts w:ascii="Times New Roman" w:hAnsi="Times New Roman"/>
          <w:color w:val="000000"/>
          <w:sz w:val="20"/>
        </w:rPr>
        <w:t>8.1.2.</w:t>
      </w:r>
      <w:r>
        <w:rPr>
          <w:rFonts w:ascii="Times New Roman" w:hAnsi="Times New Roman"/>
          <w:color w:val="000000"/>
          <w:sz w:val="20"/>
        </w:rPr>
        <w:tab/>
        <w:t>В случае если в банкома</w:t>
      </w:r>
      <w:r>
        <w:rPr>
          <w:rFonts w:ascii="Times New Roman" w:hAnsi="Times New Roman"/>
          <w:color w:val="000000"/>
          <w:sz w:val="20"/>
        </w:rPr>
        <w:t>те недостаточно средств или нет необходимых купюр, сотруднику необходимо отобразить информацию и ближайшие суммы, возможные для выдачи (сверху и снизу).</w:t>
      </w:r>
    </w:p>
    <w:p w14:paraId="473E40F2" w14:textId="77777777" w:rsidR="003D271F" w:rsidRDefault="00406DFC">
      <w:pPr>
        <w:tabs>
          <w:tab w:val="left" w:pos="480"/>
        </w:tabs>
        <w:spacing w:before="200" w:after="0" w:line="240" w:lineRule="auto"/>
        <w:ind w:left="480" w:hanging="240"/>
      </w:pPr>
      <w:bookmarkStart w:id="1651" w:name="d5e2503"/>
      <w:bookmarkStart w:id="1652" w:name="d5e1824"/>
      <w:bookmarkEnd w:id="1649"/>
      <w:bookmarkEnd w:id="1650"/>
      <w:r>
        <w:rPr>
          <w:rFonts w:ascii="Times New Roman" w:hAnsi="Times New Roman"/>
          <w:color w:val="000000"/>
          <w:sz w:val="20"/>
        </w:rPr>
        <w:t>8.2.</w:t>
      </w:r>
      <w:r>
        <w:rPr>
          <w:rFonts w:ascii="Times New Roman" w:hAnsi="Times New Roman"/>
          <w:color w:val="000000"/>
          <w:sz w:val="20"/>
        </w:rPr>
        <w:tab/>
        <w:t>Если сумма больше продуктового лимита, проверка остатка происходит в УС в индивидуальной зоне, тол</w:t>
      </w:r>
      <w:r>
        <w:rPr>
          <w:rFonts w:ascii="Times New Roman" w:hAnsi="Times New Roman"/>
          <w:color w:val="000000"/>
          <w:sz w:val="20"/>
        </w:rPr>
        <w:t>ько в случае если она имеется в офисе банка.</w:t>
      </w:r>
    </w:p>
    <w:p w14:paraId="3A4E5F54" w14:textId="77777777" w:rsidR="003D271F" w:rsidRDefault="00406DFC">
      <w:pPr>
        <w:tabs>
          <w:tab w:val="left" w:pos="720"/>
        </w:tabs>
        <w:spacing w:before="200" w:after="0" w:line="240" w:lineRule="auto"/>
        <w:ind w:left="720" w:hanging="240"/>
      </w:pPr>
      <w:bookmarkStart w:id="1653" w:name="d5e2506"/>
      <w:bookmarkStart w:id="1654" w:name="d5e2505"/>
      <w:bookmarkStart w:id="1655" w:name="d5e1827"/>
      <w:bookmarkStart w:id="1656" w:name="d5e1826"/>
      <w:bookmarkEnd w:id="1651"/>
      <w:bookmarkEnd w:id="1652"/>
      <w:r>
        <w:rPr>
          <w:rFonts w:ascii="Times New Roman" w:hAnsi="Times New Roman"/>
          <w:color w:val="000000"/>
          <w:sz w:val="20"/>
        </w:rPr>
        <w:t>8.2.1.</w:t>
      </w:r>
      <w:r>
        <w:rPr>
          <w:rFonts w:ascii="Times New Roman" w:hAnsi="Times New Roman"/>
          <w:color w:val="000000"/>
          <w:sz w:val="20"/>
        </w:rPr>
        <w:tab/>
        <w:t>Положительным результатом проверки является наличие в УС ДС заранее заказанных клиентом, если клиент заранее заказывал ДС.</w:t>
      </w:r>
    </w:p>
    <w:p w14:paraId="6BABE411" w14:textId="77777777" w:rsidR="003D271F" w:rsidRDefault="00406DFC">
      <w:pPr>
        <w:tabs>
          <w:tab w:val="left" w:pos="720"/>
        </w:tabs>
        <w:spacing w:before="200" w:after="0" w:line="240" w:lineRule="auto"/>
        <w:ind w:left="720" w:hanging="240"/>
      </w:pPr>
      <w:bookmarkStart w:id="1657" w:name="d5e2508"/>
      <w:bookmarkStart w:id="1658" w:name="d5e1829"/>
      <w:bookmarkEnd w:id="1653"/>
      <w:bookmarkEnd w:id="1654"/>
      <w:bookmarkEnd w:id="1655"/>
      <w:bookmarkEnd w:id="1656"/>
      <w:r>
        <w:rPr>
          <w:rFonts w:ascii="Times New Roman" w:hAnsi="Times New Roman"/>
          <w:color w:val="000000"/>
          <w:sz w:val="20"/>
        </w:rPr>
        <w:t>8.2.2.</w:t>
      </w:r>
      <w:r>
        <w:rPr>
          <w:rFonts w:ascii="Times New Roman" w:hAnsi="Times New Roman"/>
          <w:color w:val="000000"/>
          <w:sz w:val="20"/>
        </w:rPr>
        <w:tab/>
        <w:t xml:space="preserve">Или наличие в УС необходимой суммы и купюр, свободных от предварительного </w:t>
      </w:r>
      <w:r>
        <w:rPr>
          <w:rFonts w:ascii="Times New Roman" w:hAnsi="Times New Roman"/>
          <w:color w:val="000000"/>
          <w:sz w:val="20"/>
        </w:rPr>
        <w:t>заказа другими клиентами, если клиент не заказывал заранее ДС.</w:t>
      </w:r>
    </w:p>
    <w:p w14:paraId="3C59561D" w14:textId="77777777" w:rsidR="003D271F" w:rsidRDefault="00406DFC">
      <w:pPr>
        <w:numPr>
          <w:ilvl w:val="0"/>
          <w:numId w:val="45"/>
        </w:numPr>
        <w:tabs>
          <w:tab w:val="left" w:pos="240"/>
        </w:tabs>
        <w:spacing w:before="200" w:after="0" w:line="240" w:lineRule="auto"/>
        <w:ind w:left="240" w:hanging="40"/>
      </w:pPr>
      <w:bookmarkStart w:id="1659" w:name="d5e2510"/>
      <w:bookmarkStart w:id="1660" w:name="d5e1831"/>
      <w:bookmarkEnd w:id="1657"/>
      <w:bookmarkEnd w:id="1658"/>
      <w:r>
        <w:rPr>
          <w:rFonts w:ascii="Times New Roman" w:hAnsi="Times New Roman"/>
          <w:color w:val="000000"/>
          <w:sz w:val="20"/>
        </w:rPr>
        <w:t>Происходит проверка доступности способов снятия (все доступные варианты отображаются в выпадающем списке для выбора):</w:t>
      </w:r>
    </w:p>
    <w:p w14:paraId="4A496CC7" w14:textId="77777777" w:rsidR="003D271F" w:rsidRDefault="00406DFC">
      <w:pPr>
        <w:tabs>
          <w:tab w:val="left" w:pos="480"/>
        </w:tabs>
        <w:spacing w:before="200" w:after="0" w:line="240" w:lineRule="auto"/>
        <w:ind w:left="480" w:hanging="240"/>
      </w:pPr>
      <w:bookmarkStart w:id="1661" w:name="d5e2513"/>
      <w:bookmarkStart w:id="1662" w:name="d5e2512"/>
      <w:bookmarkStart w:id="1663" w:name="d5e1834"/>
      <w:bookmarkStart w:id="1664" w:name="d5e1833"/>
      <w:bookmarkEnd w:id="1659"/>
      <w:bookmarkEnd w:id="1660"/>
      <w:r>
        <w:rPr>
          <w:rFonts w:ascii="Times New Roman" w:hAnsi="Times New Roman"/>
          <w:color w:val="000000"/>
          <w:sz w:val="20"/>
        </w:rPr>
        <w:t>9.1.</w:t>
      </w:r>
      <w:r>
        <w:rPr>
          <w:rFonts w:ascii="Times New Roman" w:hAnsi="Times New Roman"/>
          <w:color w:val="000000"/>
          <w:sz w:val="20"/>
        </w:rPr>
        <w:tab/>
        <w:t>Касса доступна всегда, если есть в отделении.</w:t>
      </w:r>
    </w:p>
    <w:p w14:paraId="7DDEEAC0" w14:textId="77777777" w:rsidR="003D271F" w:rsidRDefault="00406DFC">
      <w:pPr>
        <w:tabs>
          <w:tab w:val="left" w:pos="480"/>
        </w:tabs>
        <w:spacing w:before="200" w:after="0" w:line="240" w:lineRule="auto"/>
        <w:ind w:left="480" w:hanging="240"/>
      </w:pPr>
      <w:bookmarkStart w:id="1665" w:name="d5e2515"/>
      <w:bookmarkStart w:id="1666" w:name="d5e1836"/>
      <w:bookmarkEnd w:id="1661"/>
      <w:bookmarkEnd w:id="1662"/>
      <w:bookmarkEnd w:id="1663"/>
      <w:bookmarkEnd w:id="1664"/>
      <w:r>
        <w:rPr>
          <w:rFonts w:ascii="Times New Roman" w:hAnsi="Times New Roman"/>
          <w:color w:val="000000"/>
          <w:sz w:val="20"/>
        </w:rPr>
        <w:t>9.2.</w:t>
      </w:r>
      <w:r>
        <w:rPr>
          <w:rFonts w:ascii="Times New Roman" w:hAnsi="Times New Roman"/>
          <w:color w:val="000000"/>
          <w:sz w:val="20"/>
        </w:rPr>
        <w:tab/>
        <w:t>Банкомат (УС в зоне</w:t>
      </w:r>
      <w:r>
        <w:rPr>
          <w:rFonts w:ascii="Times New Roman" w:hAnsi="Times New Roman"/>
          <w:color w:val="000000"/>
          <w:sz w:val="20"/>
        </w:rPr>
        <w:t xml:space="preserve"> 24/7 офиса Банка) доступен для выбора, если есть в отделении Банка, исправен и одновременно выполняются условия:</w:t>
      </w:r>
    </w:p>
    <w:p w14:paraId="6BE0CD7F" w14:textId="77777777" w:rsidR="003D271F" w:rsidRDefault="00406DFC">
      <w:pPr>
        <w:tabs>
          <w:tab w:val="left" w:pos="720"/>
        </w:tabs>
        <w:spacing w:before="200" w:after="0" w:line="240" w:lineRule="auto"/>
        <w:ind w:left="720" w:hanging="240"/>
      </w:pPr>
      <w:bookmarkStart w:id="1667" w:name="d5e2518"/>
      <w:bookmarkStart w:id="1668" w:name="d5e2517"/>
      <w:bookmarkStart w:id="1669" w:name="d5e1839"/>
      <w:bookmarkStart w:id="1670" w:name="d5e1838"/>
      <w:bookmarkEnd w:id="1665"/>
      <w:bookmarkEnd w:id="1666"/>
      <w:r>
        <w:rPr>
          <w:rFonts w:ascii="Times New Roman" w:hAnsi="Times New Roman"/>
          <w:color w:val="000000"/>
          <w:sz w:val="20"/>
        </w:rPr>
        <w:t>9.2.1.</w:t>
      </w:r>
      <w:r>
        <w:rPr>
          <w:rFonts w:ascii="Times New Roman" w:hAnsi="Times New Roman"/>
          <w:color w:val="000000"/>
          <w:sz w:val="20"/>
        </w:rPr>
        <w:tab/>
        <w:t>Сумма снятия меньше продуктового лимита и кратна минимальному номиналу купюр в УС.</w:t>
      </w:r>
    </w:p>
    <w:p w14:paraId="2A3863D2" w14:textId="77777777" w:rsidR="003D271F" w:rsidRDefault="00406DFC">
      <w:pPr>
        <w:tabs>
          <w:tab w:val="left" w:pos="720"/>
        </w:tabs>
        <w:spacing w:before="200" w:after="0" w:line="240" w:lineRule="auto"/>
        <w:ind w:left="720" w:hanging="240"/>
      </w:pPr>
      <w:bookmarkStart w:id="1671" w:name="d5e2520"/>
      <w:bookmarkStart w:id="1672" w:name="d5e1841"/>
      <w:bookmarkEnd w:id="1667"/>
      <w:bookmarkEnd w:id="1668"/>
      <w:bookmarkEnd w:id="1669"/>
      <w:bookmarkEnd w:id="1670"/>
      <w:r>
        <w:rPr>
          <w:rFonts w:ascii="Times New Roman" w:hAnsi="Times New Roman"/>
          <w:color w:val="000000"/>
          <w:sz w:val="20"/>
        </w:rPr>
        <w:t>9.2.2.</w:t>
      </w:r>
      <w:r>
        <w:rPr>
          <w:rFonts w:ascii="Times New Roman" w:hAnsi="Times New Roman"/>
          <w:color w:val="000000"/>
          <w:sz w:val="20"/>
        </w:rPr>
        <w:tab/>
        <w:t xml:space="preserve">Положительный результат проверки остатка </w:t>
      </w:r>
      <w:r>
        <w:rPr>
          <w:rFonts w:ascii="Times New Roman" w:hAnsi="Times New Roman"/>
          <w:color w:val="000000"/>
          <w:sz w:val="20"/>
        </w:rPr>
        <w:t>наличных в УС.</w:t>
      </w:r>
    </w:p>
    <w:p w14:paraId="505A2B4E" w14:textId="77777777" w:rsidR="003D271F" w:rsidRDefault="00406DFC">
      <w:pPr>
        <w:tabs>
          <w:tab w:val="left" w:pos="720"/>
        </w:tabs>
        <w:spacing w:before="200" w:after="0" w:line="240" w:lineRule="auto"/>
        <w:ind w:left="720" w:hanging="240"/>
      </w:pPr>
      <w:bookmarkStart w:id="1673" w:name="d5e2522"/>
      <w:bookmarkStart w:id="1674" w:name="d5e1843"/>
      <w:bookmarkEnd w:id="1671"/>
      <w:bookmarkEnd w:id="1672"/>
      <w:r>
        <w:rPr>
          <w:rFonts w:ascii="Times New Roman" w:hAnsi="Times New Roman"/>
          <w:color w:val="000000"/>
          <w:sz w:val="20"/>
        </w:rPr>
        <w:lastRenderedPageBreak/>
        <w:t>9.2.3.</w:t>
      </w:r>
      <w:r>
        <w:rPr>
          <w:rFonts w:ascii="Times New Roman" w:hAnsi="Times New Roman"/>
          <w:color w:val="000000"/>
          <w:sz w:val="20"/>
        </w:rPr>
        <w:tab/>
        <w:t>У клиента есть возможность воспользоваться одним из способов идентификации в УС.</w:t>
      </w:r>
    </w:p>
    <w:p w14:paraId="2E3C3C22" w14:textId="77777777" w:rsidR="003D271F" w:rsidRDefault="00406DFC">
      <w:pPr>
        <w:tabs>
          <w:tab w:val="left" w:pos="480"/>
        </w:tabs>
        <w:spacing w:before="200" w:after="0" w:line="240" w:lineRule="auto"/>
        <w:ind w:left="480" w:hanging="240"/>
      </w:pPr>
      <w:bookmarkStart w:id="1675" w:name="d5e2524"/>
      <w:bookmarkStart w:id="1676" w:name="d5e1845"/>
      <w:bookmarkEnd w:id="1673"/>
      <w:bookmarkEnd w:id="1674"/>
      <w:r>
        <w:rPr>
          <w:rFonts w:ascii="Times New Roman" w:hAnsi="Times New Roman"/>
          <w:color w:val="000000"/>
          <w:sz w:val="20"/>
        </w:rPr>
        <w:t>9.3.</w:t>
      </w:r>
      <w:r>
        <w:rPr>
          <w:rFonts w:ascii="Times New Roman" w:hAnsi="Times New Roman"/>
          <w:color w:val="000000"/>
          <w:sz w:val="20"/>
        </w:rPr>
        <w:tab/>
        <w:t>УС в индивидуальной зоне доступен для выбора, только если есть в отделении Банка, исправен и одновременно выполняются условия: ЦЕЛЕВОЕ РЕШЕНИЕ</w:t>
      </w:r>
    </w:p>
    <w:p w14:paraId="57DBB44D" w14:textId="77777777" w:rsidR="003D271F" w:rsidRDefault="00406DFC">
      <w:pPr>
        <w:tabs>
          <w:tab w:val="left" w:pos="720"/>
        </w:tabs>
        <w:spacing w:before="200" w:after="0" w:line="240" w:lineRule="auto"/>
        <w:ind w:left="720" w:hanging="240"/>
      </w:pPr>
      <w:bookmarkStart w:id="1677" w:name="d5e2527"/>
      <w:bookmarkStart w:id="1678" w:name="d5e2526"/>
      <w:bookmarkStart w:id="1679" w:name="d5e1848"/>
      <w:bookmarkStart w:id="1680" w:name="d5e1847"/>
      <w:bookmarkEnd w:id="1675"/>
      <w:bookmarkEnd w:id="1676"/>
      <w:r>
        <w:rPr>
          <w:rFonts w:ascii="Times New Roman" w:hAnsi="Times New Roman"/>
          <w:color w:val="000000"/>
          <w:sz w:val="20"/>
        </w:rPr>
        <w:t>9.3.1</w:t>
      </w:r>
      <w:r>
        <w:rPr>
          <w:rFonts w:ascii="Times New Roman" w:hAnsi="Times New Roman"/>
          <w:color w:val="000000"/>
          <w:sz w:val="20"/>
        </w:rPr>
        <w:t>.</w:t>
      </w:r>
      <w:r>
        <w:rPr>
          <w:rFonts w:ascii="Times New Roman" w:hAnsi="Times New Roman"/>
          <w:color w:val="000000"/>
          <w:sz w:val="20"/>
        </w:rPr>
        <w:tab/>
        <w:t>Сумма снятия больше продуктового лимита и кратна минимальному номиналу купюр в УС.</w:t>
      </w:r>
    </w:p>
    <w:p w14:paraId="22A0C08C" w14:textId="77777777" w:rsidR="003D271F" w:rsidRDefault="00406DFC">
      <w:pPr>
        <w:tabs>
          <w:tab w:val="left" w:pos="720"/>
        </w:tabs>
        <w:spacing w:before="200" w:after="0" w:line="240" w:lineRule="auto"/>
        <w:ind w:left="720" w:hanging="240"/>
      </w:pPr>
      <w:bookmarkStart w:id="1681" w:name="d5e2529"/>
      <w:bookmarkStart w:id="1682" w:name="d5e1850"/>
      <w:bookmarkEnd w:id="1677"/>
      <w:bookmarkEnd w:id="1678"/>
      <w:bookmarkEnd w:id="1679"/>
      <w:bookmarkEnd w:id="1680"/>
      <w:r>
        <w:rPr>
          <w:rFonts w:ascii="Times New Roman" w:hAnsi="Times New Roman"/>
          <w:color w:val="000000"/>
          <w:sz w:val="20"/>
        </w:rPr>
        <w:t>9.3.2.</w:t>
      </w:r>
      <w:r>
        <w:rPr>
          <w:rFonts w:ascii="Times New Roman" w:hAnsi="Times New Roman"/>
          <w:color w:val="000000"/>
          <w:sz w:val="20"/>
        </w:rPr>
        <w:tab/>
        <w:t>Положительный результат проверки остатка наличных в УС.</w:t>
      </w:r>
    </w:p>
    <w:p w14:paraId="0C0774C8" w14:textId="77777777" w:rsidR="003D271F" w:rsidRDefault="00406DFC">
      <w:pPr>
        <w:tabs>
          <w:tab w:val="left" w:pos="720"/>
        </w:tabs>
        <w:spacing w:before="200" w:after="0" w:line="240" w:lineRule="auto"/>
        <w:ind w:left="720" w:hanging="240"/>
      </w:pPr>
      <w:bookmarkStart w:id="1683" w:name="d5e2531"/>
      <w:bookmarkStart w:id="1684" w:name="d5e1852"/>
      <w:bookmarkEnd w:id="1681"/>
      <w:bookmarkEnd w:id="1682"/>
      <w:r>
        <w:rPr>
          <w:rFonts w:ascii="Times New Roman" w:hAnsi="Times New Roman"/>
          <w:color w:val="000000"/>
          <w:sz w:val="20"/>
        </w:rPr>
        <w:t>9.3.3.</w:t>
      </w:r>
      <w:r>
        <w:rPr>
          <w:rFonts w:ascii="Times New Roman" w:hAnsi="Times New Roman"/>
          <w:color w:val="000000"/>
          <w:sz w:val="20"/>
        </w:rPr>
        <w:tab/>
        <w:t>У клиента есть возможность воспользоваться одним из способов идентификации в УС.</w:t>
      </w:r>
    </w:p>
    <w:p w14:paraId="1517DFCC" w14:textId="77777777" w:rsidR="003D271F" w:rsidRDefault="00406DFC">
      <w:pPr>
        <w:tabs>
          <w:tab w:val="left" w:pos="480"/>
        </w:tabs>
        <w:spacing w:before="200" w:after="0" w:line="240" w:lineRule="auto"/>
        <w:ind w:left="480" w:hanging="240"/>
      </w:pPr>
      <w:bookmarkStart w:id="1685" w:name="d5e2533"/>
      <w:bookmarkStart w:id="1686" w:name="d5e1854"/>
      <w:bookmarkEnd w:id="1683"/>
      <w:bookmarkEnd w:id="1684"/>
      <w:r>
        <w:rPr>
          <w:rFonts w:ascii="Times New Roman" w:hAnsi="Times New Roman"/>
          <w:color w:val="000000"/>
          <w:sz w:val="20"/>
        </w:rPr>
        <w:t>9.4.</w:t>
      </w:r>
      <w:r>
        <w:rPr>
          <w:rFonts w:ascii="Times New Roman" w:hAnsi="Times New Roman"/>
          <w:color w:val="000000"/>
          <w:sz w:val="20"/>
        </w:rPr>
        <w:tab/>
        <w:t>Если недоступен</w:t>
      </w:r>
      <w:r>
        <w:rPr>
          <w:rFonts w:ascii="Times New Roman" w:hAnsi="Times New Roman"/>
          <w:color w:val="000000"/>
          <w:sz w:val="20"/>
        </w:rPr>
        <w:t xml:space="preserve"> ни один из способов снятия, отображается сообщение о невозможности воспользоваться услугой снятия наличных, и предлагаются ближайшие отделения с кассой.</w:t>
      </w:r>
    </w:p>
    <w:p w14:paraId="4FF13EFE" w14:textId="77777777" w:rsidR="003D271F" w:rsidRDefault="00406DFC">
      <w:pPr>
        <w:numPr>
          <w:ilvl w:val="0"/>
          <w:numId w:val="45"/>
        </w:numPr>
        <w:tabs>
          <w:tab w:val="left" w:pos="240"/>
        </w:tabs>
        <w:spacing w:before="200" w:after="0" w:line="240" w:lineRule="auto"/>
        <w:ind w:left="240" w:hanging="40"/>
      </w:pPr>
      <w:bookmarkStart w:id="1687" w:name="d5e2535"/>
      <w:bookmarkStart w:id="1688" w:name="d5e1856"/>
      <w:bookmarkEnd w:id="1685"/>
      <w:bookmarkEnd w:id="1686"/>
      <w:r>
        <w:rPr>
          <w:rFonts w:ascii="Times New Roman" w:hAnsi="Times New Roman"/>
          <w:color w:val="000000"/>
          <w:sz w:val="20"/>
        </w:rPr>
        <w:t>Сотрудник выбирает один из доступных способов выдачи.</w:t>
      </w:r>
    </w:p>
    <w:p w14:paraId="750A84B7" w14:textId="77777777" w:rsidR="003D271F" w:rsidRDefault="00406DFC">
      <w:pPr>
        <w:tabs>
          <w:tab w:val="left" w:pos="480"/>
        </w:tabs>
        <w:spacing w:before="200" w:after="0" w:line="240" w:lineRule="auto"/>
        <w:ind w:left="480" w:hanging="240"/>
      </w:pPr>
      <w:bookmarkStart w:id="1689" w:name="d5e2538"/>
      <w:bookmarkStart w:id="1690" w:name="d5e2537"/>
      <w:bookmarkStart w:id="1691" w:name="d5e1859"/>
      <w:bookmarkStart w:id="1692" w:name="d5e1858"/>
      <w:bookmarkEnd w:id="1687"/>
      <w:bookmarkEnd w:id="1688"/>
      <w:r>
        <w:rPr>
          <w:rFonts w:ascii="Times New Roman" w:hAnsi="Times New Roman"/>
          <w:color w:val="000000"/>
          <w:sz w:val="20"/>
        </w:rPr>
        <w:t>10.1.</w:t>
      </w:r>
      <w:r>
        <w:rPr>
          <w:rFonts w:ascii="Times New Roman" w:hAnsi="Times New Roman"/>
          <w:color w:val="000000"/>
          <w:sz w:val="20"/>
        </w:rPr>
        <w:tab/>
        <w:t>В случае выбора УС как способа снятия, сум</w:t>
      </w:r>
      <w:r>
        <w:rPr>
          <w:rFonts w:ascii="Times New Roman" w:hAnsi="Times New Roman"/>
          <w:color w:val="000000"/>
          <w:sz w:val="20"/>
        </w:rPr>
        <w:t>ма для выдачи клиенту автоматически холдируется для операции клиента в соответствующем УС.</w:t>
      </w:r>
    </w:p>
    <w:p w14:paraId="2F9256A5" w14:textId="77777777" w:rsidR="003D271F" w:rsidRDefault="00406DFC">
      <w:pPr>
        <w:tabs>
          <w:tab w:val="left" w:pos="720"/>
        </w:tabs>
        <w:spacing w:before="200" w:after="0" w:line="240" w:lineRule="auto"/>
        <w:ind w:left="720" w:hanging="240"/>
      </w:pPr>
      <w:bookmarkStart w:id="1693" w:name="d5e2541"/>
      <w:bookmarkStart w:id="1694" w:name="d5e2540"/>
      <w:bookmarkStart w:id="1695" w:name="d5e1862"/>
      <w:bookmarkStart w:id="1696" w:name="d5e1861"/>
      <w:bookmarkEnd w:id="1689"/>
      <w:bookmarkEnd w:id="1690"/>
      <w:bookmarkEnd w:id="1691"/>
      <w:bookmarkEnd w:id="1692"/>
      <w:r>
        <w:rPr>
          <w:rFonts w:ascii="Times New Roman" w:hAnsi="Times New Roman"/>
          <w:color w:val="000000"/>
          <w:sz w:val="20"/>
        </w:rPr>
        <w:t>10.1.1.</w:t>
      </w:r>
      <w:r>
        <w:rPr>
          <w:rFonts w:ascii="Times New Roman" w:hAnsi="Times New Roman"/>
          <w:color w:val="000000"/>
          <w:sz w:val="20"/>
        </w:rPr>
        <w:tab/>
        <w:t>В случае возникновения ошибки, сотрудник возвращается к экрану подготовки операции, где может выбрать или иной способ выдачи, или изменить другие параметры п</w:t>
      </w:r>
      <w:r>
        <w:rPr>
          <w:rFonts w:ascii="Times New Roman" w:hAnsi="Times New Roman"/>
          <w:color w:val="000000"/>
          <w:sz w:val="20"/>
        </w:rPr>
        <w:t>о операции (например, сумму) и заново выполнить холдирование.</w:t>
      </w:r>
    </w:p>
    <w:p w14:paraId="1C12BCA7" w14:textId="77777777" w:rsidR="003D271F" w:rsidRDefault="00406DFC">
      <w:pPr>
        <w:numPr>
          <w:ilvl w:val="0"/>
          <w:numId w:val="45"/>
        </w:numPr>
        <w:tabs>
          <w:tab w:val="left" w:pos="240"/>
        </w:tabs>
        <w:spacing w:before="200" w:after="0" w:line="240" w:lineRule="auto"/>
        <w:ind w:left="240" w:hanging="40"/>
      </w:pPr>
      <w:bookmarkStart w:id="1697" w:name="d5e2543"/>
      <w:bookmarkStart w:id="1698" w:name="d5e1864"/>
      <w:bookmarkEnd w:id="1693"/>
      <w:bookmarkEnd w:id="1694"/>
      <w:bookmarkEnd w:id="1695"/>
      <w:bookmarkEnd w:id="1696"/>
      <w:r>
        <w:rPr>
          <w:rFonts w:ascii="Times New Roman" w:hAnsi="Times New Roman"/>
          <w:color w:val="000000"/>
          <w:sz w:val="20"/>
        </w:rPr>
        <w:t>Происходит автоматический расчет комиссии сервисом Тарификатора в соответствии с указанными параметрами операции. ЦЕЛЕВОЕ РЕШЕНИЕ</w:t>
      </w:r>
    </w:p>
    <w:p w14:paraId="15DC1BCD" w14:textId="77777777" w:rsidR="003D271F" w:rsidRDefault="00406DFC">
      <w:pPr>
        <w:tabs>
          <w:tab w:val="left" w:pos="480"/>
        </w:tabs>
        <w:spacing w:before="200" w:after="0" w:line="240" w:lineRule="auto"/>
        <w:ind w:left="480" w:hanging="240"/>
      </w:pPr>
      <w:bookmarkStart w:id="1699" w:name="d5e2546"/>
      <w:bookmarkStart w:id="1700" w:name="d5e2545"/>
      <w:bookmarkStart w:id="1701" w:name="d5e1867"/>
      <w:bookmarkStart w:id="1702" w:name="d5e1866"/>
      <w:bookmarkEnd w:id="1697"/>
      <w:bookmarkEnd w:id="1698"/>
      <w:r>
        <w:rPr>
          <w:rFonts w:ascii="Times New Roman" w:hAnsi="Times New Roman"/>
          <w:color w:val="000000"/>
          <w:sz w:val="20"/>
        </w:rPr>
        <w:t>11.1.</w:t>
      </w:r>
      <w:r>
        <w:rPr>
          <w:rFonts w:ascii="Times New Roman" w:hAnsi="Times New Roman"/>
          <w:color w:val="000000"/>
          <w:sz w:val="20"/>
        </w:rPr>
        <w:tab/>
        <w:t>В случае, если сервис Тарификатора не смог посчитать комис</w:t>
      </w:r>
      <w:r>
        <w:rPr>
          <w:rFonts w:ascii="Times New Roman" w:hAnsi="Times New Roman"/>
          <w:color w:val="000000"/>
          <w:sz w:val="20"/>
        </w:rPr>
        <w:t>сию без дополнительных действий сотрудника, управление передается сервису Тарификатора. Сотрудник выполняет необходимые действия для расчета комиссии. ЦЕЛЕВОЕ РЕШЕНИЕ</w:t>
      </w:r>
    </w:p>
    <w:p w14:paraId="382345BD" w14:textId="77777777" w:rsidR="003D271F" w:rsidRDefault="00406DFC">
      <w:pPr>
        <w:numPr>
          <w:ilvl w:val="0"/>
          <w:numId w:val="45"/>
        </w:numPr>
        <w:tabs>
          <w:tab w:val="left" w:pos="240"/>
        </w:tabs>
        <w:spacing w:before="200" w:after="0" w:line="240" w:lineRule="auto"/>
        <w:ind w:left="240" w:hanging="40"/>
      </w:pPr>
      <w:bookmarkStart w:id="1703" w:name="d5e2548"/>
      <w:bookmarkStart w:id="1704" w:name="d5e1869"/>
      <w:bookmarkEnd w:id="1699"/>
      <w:bookmarkEnd w:id="1700"/>
      <w:bookmarkEnd w:id="1701"/>
      <w:bookmarkEnd w:id="1702"/>
      <w:r>
        <w:rPr>
          <w:rFonts w:ascii="Times New Roman" w:hAnsi="Times New Roman"/>
          <w:color w:val="000000"/>
          <w:sz w:val="20"/>
        </w:rPr>
        <w:t>На этапе MVP в случае, если была выбрана тематика снятия с комиссией, происходит запрос в</w:t>
      </w:r>
      <w:r>
        <w:rPr>
          <w:rFonts w:ascii="Times New Roman" w:hAnsi="Times New Roman"/>
          <w:color w:val="000000"/>
          <w:sz w:val="20"/>
        </w:rPr>
        <w:t xml:space="preserve"> систему ведения счета для расчета суммы комиссии. MVP</w:t>
      </w:r>
    </w:p>
    <w:p w14:paraId="3C373B54" w14:textId="77777777" w:rsidR="003D271F" w:rsidRDefault="00406DFC">
      <w:pPr>
        <w:numPr>
          <w:ilvl w:val="0"/>
          <w:numId w:val="45"/>
        </w:numPr>
        <w:tabs>
          <w:tab w:val="left" w:pos="240"/>
        </w:tabs>
        <w:spacing w:before="200" w:after="0" w:line="240" w:lineRule="auto"/>
        <w:ind w:left="240" w:hanging="40"/>
      </w:pPr>
      <w:bookmarkStart w:id="1705" w:name="d5e2550"/>
      <w:bookmarkStart w:id="1706" w:name="d5e1871"/>
      <w:bookmarkEnd w:id="1703"/>
      <w:bookmarkEnd w:id="1704"/>
      <w:r>
        <w:rPr>
          <w:rFonts w:ascii="Times New Roman" w:hAnsi="Times New Roman"/>
          <w:color w:val="000000"/>
          <w:sz w:val="20"/>
        </w:rPr>
        <w:t>В случае наличия комиссии, сотрудник выбирает продукт, с которого будет списана комиссия. ЦЕЛЕВОЕ РЕШЕНИЕ</w:t>
      </w:r>
    </w:p>
    <w:p w14:paraId="2DEBCCEC" w14:textId="77777777" w:rsidR="003D271F" w:rsidRDefault="00406DFC">
      <w:pPr>
        <w:tabs>
          <w:tab w:val="left" w:pos="480"/>
        </w:tabs>
        <w:spacing w:before="200" w:after="0" w:line="240" w:lineRule="auto"/>
        <w:ind w:left="480" w:hanging="240"/>
      </w:pPr>
      <w:bookmarkStart w:id="1707" w:name="d5e2553"/>
      <w:bookmarkStart w:id="1708" w:name="d5e2552"/>
      <w:bookmarkStart w:id="1709" w:name="d5e1874"/>
      <w:bookmarkStart w:id="1710" w:name="d5e1873"/>
      <w:bookmarkEnd w:id="1705"/>
      <w:bookmarkEnd w:id="1706"/>
      <w:r>
        <w:rPr>
          <w:rFonts w:ascii="Times New Roman" w:hAnsi="Times New Roman"/>
          <w:color w:val="000000"/>
          <w:sz w:val="20"/>
        </w:rPr>
        <w:t>13.1.</w:t>
      </w:r>
      <w:r>
        <w:rPr>
          <w:rFonts w:ascii="Times New Roman" w:hAnsi="Times New Roman"/>
          <w:color w:val="000000"/>
          <w:sz w:val="20"/>
        </w:rPr>
        <w:tab/>
        <w:t>На этапе MVP комиссия списывается с того же продукта, с которого происходит снятие. MVP</w:t>
      </w:r>
    </w:p>
    <w:p w14:paraId="4A21578B" w14:textId="77777777" w:rsidR="003D271F" w:rsidRDefault="00406DFC">
      <w:pPr>
        <w:numPr>
          <w:ilvl w:val="0"/>
          <w:numId w:val="45"/>
        </w:numPr>
        <w:tabs>
          <w:tab w:val="left" w:pos="240"/>
        </w:tabs>
        <w:spacing w:before="200" w:after="0" w:line="240" w:lineRule="auto"/>
        <w:ind w:left="240" w:hanging="40"/>
      </w:pPr>
      <w:bookmarkStart w:id="1711" w:name="d5e2555"/>
      <w:bookmarkStart w:id="1712" w:name="d5e1876"/>
      <w:bookmarkEnd w:id="1707"/>
      <w:bookmarkEnd w:id="1708"/>
      <w:bookmarkEnd w:id="1709"/>
      <w:bookmarkEnd w:id="1710"/>
      <w:r>
        <w:rPr>
          <w:rFonts w:ascii="Times New Roman" w:hAnsi="Times New Roman"/>
          <w:color w:val="000000"/>
          <w:sz w:val="20"/>
        </w:rPr>
        <w:t>В</w:t>
      </w:r>
      <w:r>
        <w:rPr>
          <w:rFonts w:ascii="Times New Roman" w:hAnsi="Times New Roman"/>
          <w:color w:val="000000"/>
          <w:sz w:val="20"/>
        </w:rPr>
        <w:t xml:space="preserve"> случае если клиент снимает всю сумму со счета, и сумма не кратна 100 рублям (настраиваемый параметр, подлежит дальнейшему обсуждению), сотрудник на экране Перевод мелочи выбирает способ распоряжения клиентом суммой остатка. ЦЕЛЕВОЕ РЕШЕНИЕ</w:t>
      </w:r>
    </w:p>
    <w:p w14:paraId="7C285937" w14:textId="77777777" w:rsidR="003D271F" w:rsidRDefault="00406DFC">
      <w:pPr>
        <w:tabs>
          <w:tab w:val="left" w:pos="480"/>
        </w:tabs>
        <w:spacing w:before="200" w:after="0" w:line="240" w:lineRule="auto"/>
        <w:ind w:left="480" w:hanging="240"/>
      </w:pPr>
      <w:bookmarkStart w:id="1713" w:name="d5e2558"/>
      <w:bookmarkStart w:id="1714" w:name="d5e2557"/>
      <w:bookmarkStart w:id="1715" w:name="d5e1879"/>
      <w:bookmarkStart w:id="1716" w:name="d5e1878"/>
      <w:bookmarkEnd w:id="1711"/>
      <w:bookmarkEnd w:id="1712"/>
      <w:r>
        <w:rPr>
          <w:rFonts w:ascii="Times New Roman" w:hAnsi="Times New Roman"/>
          <w:color w:val="000000"/>
          <w:sz w:val="20"/>
        </w:rPr>
        <w:t>14.1.</w:t>
      </w:r>
      <w:r>
        <w:rPr>
          <w:rFonts w:ascii="Times New Roman" w:hAnsi="Times New Roman"/>
          <w:color w:val="000000"/>
          <w:sz w:val="20"/>
        </w:rPr>
        <w:tab/>
        <w:t>Для выбра</w:t>
      </w:r>
      <w:r>
        <w:rPr>
          <w:rFonts w:ascii="Times New Roman" w:hAnsi="Times New Roman"/>
          <w:color w:val="000000"/>
          <w:sz w:val="20"/>
        </w:rPr>
        <w:t>нного способа снятия в УС доступны следующие способы распоряжения остатком:</w:t>
      </w:r>
    </w:p>
    <w:p w14:paraId="32F39E80" w14:textId="77777777" w:rsidR="003D271F" w:rsidRDefault="00406DFC">
      <w:pPr>
        <w:tabs>
          <w:tab w:val="left" w:pos="720"/>
        </w:tabs>
        <w:spacing w:before="200" w:after="0" w:line="240" w:lineRule="auto"/>
        <w:ind w:left="720" w:hanging="240"/>
      </w:pPr>
      <w:bookmarkStart w:id="1717" w:name="d5e2561"/>
      <w:bookmarkStart w:id="1718" w:name="d5e2560"/>
      <w:bookmarkStart w:id="1719" w:name="d5e1882"/>
      <w:bookmarkStart w:id="1720" w:name="d5e1881"/>
      <w:bookmarkEnd w:id="1713"/>
      <w:bookmarkEnd w:id="1714"/>
      <w:bookmarkEnd w:id="1715"/>
      <w:bookmarkEnd w:id="1716"/>
      <w:r>
        <w:rPr>
          <w:rFonts w:ascii="Times New Roman" w:hAnsi="Times New Roman"/>
          <w:color w:val="000000"/>
          <w:sz w:val="20"/>
        </w:rPr>
        <w:t>14.1.1.</w:t>
      </w:r>
      <w:r>
        <w:rPr>
          <w:rFonts w:ascii="Times New Roman" w:hAnsi="Times New Roman"/>
          <w:color w:val="000000"/>
          <w:sz w:val="20"/>
        </w:rPr>
        <w:tab/>
        <w:t>Перевод на другой продукт Банка</w:t>
      </w:r>
    </w:p>
    <w:p w14:paraId="4714505E" w14:textId="77777777" w:rsidR="003D271F" w:rsidRDefault="00406DFC">
      <w:pPr>
        <w:tabs>
          <w:tab w:val="left" w:pos="720"/>
        </w:tabs>
        <w:spacing w:before="200" w:after="0" w:line="240" w:lineRule="auto"/>
        <w:ind w:left="720" w:hanging="240"/>
      </w:pPr>
      <w:bookmarkStart w:id="1721" w:name="d5e2563"/>
      <w:bookmarkStart w:id="1722" w:name="d5e1884"/>
      <w:bookmarkEnd w:id="1717"/>
      <w:bookmarkEnd w:id="1718"/>
      <w:bookmarkEnd w:id="1719"/>
      <w:bookmarkEnd w:id="1720"/>
      <w:r>
        <w:rPr>
          <w:rFonts w:ascii="Times New Roman" w:hAnsi="Times New Roman"/>
          <w:color w:val="000000"/>
          <w:sz w:val="20"/>
        </w:rPr>
        <w:t>14.1.2.</w:t>
      </w:r>
      <w:r>
        <w:rPr>
          <w:rFonts w:ascii="Times New Roman" w:hAnsi="Times New Roman"/>
          <w:color w:val="000000"/>
          <w:sz w:val="20"/>
        </w:rPr>
        <w:tab/>
        <w:t>Перевод в другой банк</w:t>
      </w:r>
    </w:p>
    <w:p w14:paraId="715C0501" w14:textId="77777777" w:rsidR="003D271F" w:rsidRDefault="00406DFC">
      <w:pPr>
        <w:tabs>
          <w:tab w:val="left" w:pos="720"/>
        </w:tabs>
        <w:spacing w:before="200" w:after="0" w:line="240" w:lineRule="auto"/>
        <w:ind w:left="720" w:hanging="240"/>
      </w:pPr>
      <w:bookmarkStart w:id="1723" w:name="d5e2565"/>
      <w:bookmarkStart w:id="1724" w:name="d5e1886"/>
      <w:bookmarkEnd w:id="1721"/>
      <w:bookmarkEnd w:id="1722"/>
      <w:r>
        <w:rPr>
          <w:rFonts w:ascii="Times New Roman" w:hAnsi="Times New Roman"/>
          <w:color w:val="000000"/>
          <w:sz w:val="20"/>
        </w:rPr>
        <w:t>14.1.3.</w:t>
      </w:r>
      <w:r>
        <w:rPr>
          <w:rFonts w:ascii="Times New Roman" w:hAnsi="Times New Roman"/>
          <w:color w:val="000000"/>
          <w:sz w:val="20"/>
        </w:rPr>
        <w:tab/>
        <w:t>Пополнение счета мобильного телефона</w:t>
      </w:r>
    </w:p>
    <w:p w14:paraId="7238F5EA" w14:textId="77777777" w:rsidR="003D271F" w:rsidRDefault="00406DFC">
      <w:pPr>
        <w:tabs>
          <w:tab w:val="left" w:pos="720"/>
        </w:tabs>
        <w:spacing w:before="200" w:after="0" w:line="240" w:lineRule="auto"/>
        <w:ind w:left="720" w:hanging="240"/>
      </w:pPr>
      <w:bookmarkStart w:id="1725" w:name="d5e2567"/>
      <w:bookmarkStart w:id="1726" w:name="d5e1888"/>
      <w:bookmarkEnd w:id="1723"/>
      <w:bookmarkEnd w:id="1724"/>
      <w:r>
        <w:rPr>
          <w:rFonts w:ascii="Times New Roman" w:hAnsi="Times New Roman"/>
          <w:color w:val="000000"/>
          <w:sz w:val="20"/>
        </w:rPr>
        <w:t>14.1.4.</w:t>
      </w:r>
      <w:r>
        <w:rPr>
          <w:rFonts w:ascii="Times New Roman" w:hAnsi="Times New Roman"/>
          <w:color w:val="000000"/>
          <w:sz w:val="20"/>
        </w:rPr>
        <w:tab/>
        <w:t>Перевод на счет благотворительной организации</w:t>
      </w:r>
    </w:p>
    <w:p w14:paraId="0E3F0A45" w14:textId="77777777" w:rsidR="003D271F" w:rsidRDefault="00406DFC">
      <w:pPr>
        <w:tabs>
          <w:tab w:val="left" w:pos="720"/>
        </w:tabs>
        <w:spacing w:before="200" w:after="0" w:line="240" w:lineRule="auto"/>
        <w:ind w:left="720" w:hanging="240"/>
      </w:pPr>
      <w:bookmarkStart w:id="1727" w:name="d5e2569"/>
      <w:bookmarkStart w:id="1728" w:name="d5e1890"/>
      <w:bookmarkEnd w:id="1725"/>
      <w:bookmarkEnd w:id="1726"/>
      <w:r>
        <w:rPr>
          <w:rFonts w:ascii="Times New Roman" w:hAnsi="Times New Roman"/>
          <w:color w:val="000000"/>
          <w:sz w:val="20"/>
        </w:rPr>
        <w:t>14.1.5.</w:t>
      </w:r>
      <w:r>
        <w:rPr>
          <w:rFonts w:ascii="Times New Roman" w:hAnsi="Times New Roman"/>
          <w:color w:val="000000"/>
          <w:sz w:val="20"/>
        </w:rPr>
        <w:tab/>
      </w:r>
      <w:r>
        <w:rPr>
          <w:rFonts w:ascii="Times New Roman" w:hAnsi="Times New Roman"/>
          <w:color w:val="000000"/>
          <w:sz w:val="20"/>
        </w:rPr>
        <w:t>Перечисление в пользу Банка</w:t>
      </w:r>
    </w:p>
    <w:p w14:paraId="2379C113" w14:textId="77777777" w:rsidR="003D271F" w:rsidRDefault="00406DFC">
      <w:pPr>
        <w:tabs>
          <w:tab w:val="left" w:pos="480"/>
        </w:tabs>
        <w:spacing w:before="200" w:after="0" w:line="240" w:lineRule="auto"/>
        <w:ind w:left="480" w:hanging="240"/>
      </w:pPr>
      <w:bookmarkStart w:id="1729" w:name="d5e2571"/>
      <w:bookmarkStart w:id="1730" w:name="d5e1892"/>
      <w:bookmarkEnd w:id="1727"/>
      <w:bookmarkEnd w:id="1728"/>
      <w:r>
        <w:rPr>
          <w:rFonts w:ascii="Times New Roman" w:hAnsi="Times New Roman"/>
          <w:color w:val="000000"/>
          <w:sz w:val="20"/>
        </w:rPr>
        <w:t>14.2.</w:t>
      </w:r>
      <w:r>
        <w:rPr>
          <w:rFonts w:ascii="Times New Roman" w:hAnsi="Times New Roman"/>
          <w:color w:val="000000"/>
          <w:sz w:val="20"/>
        </w:rPr>
        <w:tab/>
        <w:t>Для выбранного способа снятия в кассе Банка доступны следующие способы распоряжения остатком:</w:t>
      </w:r>
    </w:p>
    <w:p w14:paraId="10F0BEBC" w14:textId="77777777" w:rsidR="003D271F" w:rsidRDefault="00406DFC">
      <w:pPr>
        <w:tabs>
          <w:tab w:val="left" w:pos="720"/>
        </w:tabs>
        <w:spacing w:before="200" w:after="0" w:line="240" w:lineRule="auto"/>
        <w:ind w:left="720" w:hanging="240"/>
      </w:pPr>
      <w:bookmarkStart w:id="1731" w:name="d5e2574"/>
      <w:bookmarkStart w:id="1732" w:name="d5e2573"/>
      <w:bookmarkStart w:id="1733" w:name="d5e1895"/>
      <w:bookmarkStart w:id="1734" w:name="d5e1894"/>
      <w:bookmarkEnd w:id="1729"/>
      <w:bookmarkEnd w:id="1730"/>
      <w:r>
        <w:rPr>
          <w:rFonts w:ascii="Times New Roman" w:hAnsi="Times New Roman"/>
          <w:color w:val="000000"/>
          <w:sz w:val="20"/>
        </w:rPr>
        <w:t>14.2.1.</w:t>
      </w:r>
      <w:r>
        <w:rPr>
          <w:rFonts w:ascii="Times New Roman" w:hAnsi="Times New Roman"/>
          <w:color w:val="000000"/>
          <w:sz w:val="20"/>
        </w:rPr>
        <w:tab/>
        <w:t>Перевод на другой продукт Банка</w:t>
      </w:r>
    </w:p>
    <w:p w14:paraId="7ED1FB0C" w14:textId="77777777" w:rsidR="003D271F" w:rsidRDefault="00406DFC">
      <w:pPr>
        <w:tabs>
          <w:tab w:val="left" w:pos="720"/>
        </w:tabs>
        <w:spacing w:before="200" w:after="0" w:line="240" w:lineRule="auto"/>
        <w:ind w:left="720" w:hanging="240"/>
      </w:pPr>
      <w:bookmarkStart w:id="1735" w:name="d5e2576"/>
      <w:bookmarkStart w:id="1736" w:name="d5e1897"/>
      <w:bookmarkEnd w:id="1731"/>
      <w:bookmarkEnd w:id="1732"/>
      <w:bookmarkEnd w:id="1733"/>
      <w:bookmarkEnd w:id="1734"/>
      <w:r>
        <w:rPr>
          <w:rFonts w:ascii="Times New Roman" w:hAnsi="Times New Roman"/>
          <w:color w:val="000000"/>
          <w:sz w:val="20"/>
        </w:rPr>
        <w:t>14.2.2.</w:t>
      </w:r>
      <w:r>
        <w:rPr>
          <w:rFonts w:ascii="Times New Roman" w:hAnsi="Times New Roman"/>
          <w:color w:val="000000"/>
          <w:sz w:val="20"/>
        </w:rPr>
        <w:tab/>
        <w:t>Перевод в другой банк</w:t>
      </w:r>
    </w:p>
    <w:p w14:paraId="589909DF" w14:textId="77777777" w:rsidR="003D271F" w:rsidRDefault="00406DFC">
      <w:pPr>
        <w:tabs>
          <w:tab w:val="left" w:pos="720"/>
        </w:tabs>
        <w:spacing w:before="200" w:after="0" w:line="240" w:lineRule="auto"/>
        <w:ind w:left="720" w:hanging="240"/>
      </w:pPr>
      <w:bookmarkStart w:id="1737" w:name="d5e2578"/>
      <w:bookmarkStart w:id="1738" w:name="d5e1899"/>
      <w:bookmarkEnd w:id="1735"/>
      <w:bookmarkEnd w:id="1736"/>
      <w:r>
        <w:rPr>
          <w:rFonts w:ascii="Times New Roman" w:hAnsi="Times New Roman"/>
          <w:color w:val="000000"/>
          <w:sz w:val="20"/>
        </w:rPr>
        <w:t>14.2.3.</w:t>
      </w:r>
      <w:r>
        <w:rPr>
          <w:rFonts w:ascii="Times New Roman" w:hAnsi="Times New Roman"/>
          <w:color w:val="000000"/>
          <w:sz w:val="20"/>
        </w:rPr>
        <w:tab/>
        <w:t>Пополнение счета мобильного телефона</w:t>
      </w:r>
    </w:p>
    <w:p w14:paraId="021C9C70" w14:textId="77777777" w:rsidR="003D271F" w:rsidRDefault="00406DFC">
      <w:pPr>
        <w:tabs>
          <w:tab w:val="left" w:pos="720"/>
        </w:tabs>
        <w:spacing w:before="200" w:after="0" w:line="240" w:lineRule="auto"/>
        <w:ind w:left="720" w:hanging="240"/>
      </w:pPr>
      <w:bookmarkStart w:id="1739" w:name="d5e2580"/>
      <w:bookmarkStart w:id="1740" w:name="d5e1901"/>
      <w:bookmarkEnd w:id="1737"/>
      <w:bookmarkEnd w:id="1738"/>
      <w:r>
        <w:rPr>
          <w:rFonts w:ascii="Times New Roman" w:hAnsi="Times New Roman"/>
          <w:color w:val="000000"/>
          <w:sz w:val="20"/>
        </w:rPr>
        <w:lastRenderedPageBreak/>
        <w:t>14.2.4.</w:t>
      </w:r>
      <w:r>
        <w:rPr>
          <w:rFonts w:ascii="Times New Roman" w:hAnsi="Times New Roman"/>
          <w:color w:val="000000"/>
          <w:sz w:val="20"/>
        </w:rPr>
        <w:tab/>
        <w:t>Перев</w:t>
      </w:r>
      <w:r>
        <w:rPr>
          <w:rFonts w:ascii="Times New Roman" w:hAnsi="Times New Roman"/>
          <w:color w:val="000000"/>
          <w:sz w:val="20"/>
        </w:rPr>
        <w:t>од на счет благотворительной организации</w:t>
      </w:r>
    </w:p>
    <w:p w14:paraId="1EAA21CC" w14:textId="77777777" w:rsidR="003D271F" w:rsidRDefault="00406DFC">
      <w:pPr>
        <w:tabs>
          <w:tab w:val="left" w:pos="720"/>
        </w:tabs>
        <w:spacing w:before="200" w:after="0" w:line="240" w:lineRule="auto"/>
        <w:ind w:left="720" w:hanging="240"/>
      </w:pPr>
      <w:bookmarkStart w:id="1741" w:name="d5e2582"/>
      <w:bookmarkStart w:id="1742" w:name="d5e1903"/>
      <w:bookmarkEnd w:id="1739"/>
      <w:bookmarkEnd w:id="1740"/>
      <w:r>
        <w:rPr>
          <w:rFonts w:ascii="Times New Roman" w:hAnsi="Times New Roman"/>
          <w:color w:val="000000"/>
          <w:sz w:val="20"/>
        </w:rPr>
        <w:t>14.2.5.</w:t>
      </w:r>
      <w:r>
        <w:rPr>
          <w:rFonts w:ascii="Times New Roman" w:hAnsi="Times New Roman"/>
          <w:color w:val="000000"/>
          <w:sz w:val="20"/>
        </w:rPr>
        <w:tab/>
        <w:t>Перечисление в пользу Банка</w:t>
      </w:r>
    </w:p>
    <w:p w14:paraId="7FDF4FEC" w14:textId="77777777" w:rsidR="003D271F" w:rsidRDefault="00406DFC">
      <w:pPr>
        <w:tabs>
          <w:tab w:val="left" w:pos="720"/>
        </w:tabs>
        <w:spacing w:before="200" w:after="0" w:line="240" w:lineRule="auto"/>
        <w:ind w:left="720" w:hanging="240"/>
      </w:pPr>
      <w:bookmarkStart w:id="1743" w:name="d5e2584"/>
      <w:bookmarkStart w:id="1744" w:name="d5e1905"/>
      <w:bookmarkEnd w:id="1741"/>
      <w:bookmarkEnd w:id="1742"/>
      <w:r>
        <w:rPr>
          <w:rFonts w:ascii="Times New Roman" w:hAnsi="Times New Roman"/>
          <w:color w:val="000000"/>
          <w:sz w:val="20"/>
        </w:rPr>
        <w:t>14.2.6.</w:t>
      </w:r>
      <w:r>
        <w:rPr>
          <w:rFonts w:ascii="Times New Roman" w:hAnsi="Times New Roman"/>
          <w:color w:val="000000"/>
          <w:sz w:val="20"/>
        </w:rPr>
        <w:tab/>
        <w:t>Снятие в кассе Банка</w:t>
      </w:r>
    </w:p>
    <w:p w14:paraId="350A0626" w14:textId="77777777" w:rsidR="003D271F" w:rsidRDefault="00406DFC">
      <w:pPr>
        <w:numPr>
          <w:ilvl w:val="0"/>
          <w:numId w:val="45"/>
        </w:numPr>
        <w:tabs>
          <w:tab w:val="left" w:pos="240"/>
        </w:tabs>
        <w:spacing w:before="200" w:after="0" w:line="240" w:lineRule="auto"/>
        <w:ind w:left="240" w:hanging="40"/>
      </w:pPr>
      <w:bookmarkStart w:id="1745" w:name="d5e2586"/>
      <w:bookmarkStart w:id="1746" w:name="d5e1907"/>
      <w:bookmarkEnd w:id="1743"/>
      <w:bookmarkEnd w:id="1744"/>
      <w:r>
        <w:rPr>
          <w:rFonts w:ascii="Times New Roman" w:hAnsi="Times New Roman"/>
          <w:color w:val="000000"/>
          <w:sz w:val="20"/>
        </w:rPr>
        <w:t>В случае выбранного способа снятия "В кассе", сотрудник выбирает кассовый символ из списка доступных.</w:t>
      </w:r>
    </w:p>
    <w:p w14:paraId="5C9AAB8E" w14:textId="77777777" w:rsidR="003D271F" w:rsidRDefault="00406DFC">
      <w:pPr>
        <w:numPr>
          <w:ilvl w:val="0"/>
          <w:numId w:val="44"/>
        </w:numPr>
        <w:tabs>
          <w:tab w:val="left" w:pos="480"/>
        </w:tabs>
        <w:spacing w:before="200" w:after="0" w:line="240" w:lineRule="auto"/>
        <w:ind w:left="480" w:hanging="40"/>
      </w:pPr>
      <w:bookmarkStart w:id="1747" w:name="d5e2589"/>
      <w:bookmarkStart w:id="1748" w:name="d5e2588"/>
      <w:bookmarkStart w:id="1749" w:name="d5e1910"/>
      <w:bookmarkStart w:id="1750" w:name="d5e1909"/>
      <w:bookmarkEnd w:id="1745"/>
      <w:bookmarkEnd w:id="1746"/>
      <w:r>
        <w:rPr>
          <w:rFonts w:ascii="Times New Roman" w:hAnsi="Times New Roman"/>
          <w:color w:val="000000"/>
          <w:sz w:val="20"/>
        </w:rPr>
        <w:t>Автоматически заполняется поле назначение платеж</w:t>
      </w:r>
      <w:r>
        <w:rPr>
          <w:rFonts w:ascii="Times New Roman" w:hAnsi="Times New Roman"/>
          <w:color w:val="000000"/>
          <w:sz w:val="20"/>
        </w:rPr>
        <w:t>а.</w:t>
      </w:r>
    </w:p>
    <w:p w14:paraId="34B458ED" w14:textId="77777777" w:rsidR="003D271F" w:rsidRDefault="00406DFC">
      <w:pPr>
        <w:numPr>
          <w:ilvl w:val="0"/>
          <w:numId w:val="45"/>
        </w:numPr>
        <w:tabs>
          <w:tab w:val="left" w:pos="240"/>
        </w:tabs>
        <w:spacing w:before="200" w:after="0" w:line="240" w:lineRule="auto"/>
        <w:ind w:left="240" w:hanging="40"/>
      </w:pPr>
      <w:bookmarkStart w:id="1751" w:name="d5e2591"/>
      <w:bookmarkStart w:id="1752" w:name="d5e1912"/>
      <w:bookmarkEnd w:id="1747"/>
      <w:bookmarkEnd w:id="1748"/>
      <w:bookmarkEnd w:id="1749"/>
      <w:bookmarkEnd w:id="1750"/>
      <w:r>
        <w:rPr>
          <w:rFonts w:ascii="Times New Roman" w:hAnsi="Times New Roman"/>
          <w:color w:val="000000"/>
          <w:sz w:val="20"/>
        </w:rPr>
        <w:t>В случае необходимости сотрудник выбирает параметры подозрительной операции.</w:t>
      </w:r>
    </w:p>
    <w:p w14:paraId="05C45CFC" w14:textId="77777777" w:rsidR="003D271F" w:rsidRDefault="00406DFC">
      <w:pPr>
        <w:numPr>
          <w:ilvl w:val="0"/>
          <w:numId w:val="45"/>
        </w:numPr>
        <w:tabs>
          <w:tab w:val="left" w:pos="240"/>
        </w:tabs>
        <w:spacing w:before="200" w:after="0" w:line="240" w:lineRule="auto"/>
        <w:ind w:left="240" w:hanging="40"/>
      </w:pPr>
      <w:bookmarkStart w:id="1753" w:name="d5e2593"/>
      <w:bookmarkEnd w:id="1751"/>
      <w:bookmarkEnd w:id="1752"/>
      <w:r>
        <w:rPr>
          <w:rFonts w:ascii="Times New Roman" w:hAnsi="Times New Roman"/>
          <w:color w:val="000000"/>
          <w:sz w:val="20"/>
        </w:rPr>
        <w:t>Происходят автоматические проверки для определения необходимости контроля КРО. В случае необходимости, проводится контроль КРО. ЦЕЛЕВОЕ РЕШЕНИЕ</w:t>
      </w:r>
    </w:p>
    <w:p w14:paraId="592FDDB4" w14:textId="77777777" w:rsidR="003D271F" w:rsidRDefault="00406DFC">
      <w:pPr>
        <w:tabs>
          <w:tab w:val="left" w:pos="480"/>
        </w:tabs>
        <w:spacing w:before="200" w:after="0" w:line="240" w:lineRule="auto"/>
        <w:ind w:left="480" w:hanging="240"/>
      </w:pPr>
      <w:bookmarkStart w:id="1754" w:name="d5e2596"/>
      <w:bookmarkStart w:id="1755" w:name="d5e2595"/>
      <w:bookmarkStart w:id="1756" w:name="d5e1917"/>
      <w:bookmarkStart w:id="1757" w:name="d5e1916"/>
      <w:bookmarkEnd w:id="1753"/>
      <w:r>
        <w:rPr>
          <w:rFonts w:ascii="Times New Roman" w:hAnsi="Times New Roman"/>
          <w:color w:val="000000"/>
          <w:sz w:val="20"/>
        </w:rPr>
        <w:t>17.1.</w:t>
      </w:r>
      <w:r>
        <w:rPr>
          <w:rFonts w:ascii="Times New Roman" w:hAnsi="Times New Roman"/>
          <w:color w:val="000000"/>
          <w:sz w:val="20"/>
        </w:rPr>
        <w:tab/>
        <w:t>На этапе MVP КРО проводитс</w:t>
      </w:r>
      <w:r>
        <w:rPr>
          <w:rFonts w:ascii="Times New Roman" w:hAnsi="Times New Roman"/>
          <w:color w:val="000000"/>
          <w:sz w:val="20"/>
        </w:rPr>
        <w:t>я по текущему процессу. MVP</w:t>
      </w:r>
    </w:p>
    <w:p w14:paraId="1C591809" w14:textId="77777777" w:rsidR="003D271F" w:rsidRDefault="00406DFC">
      <w:pPr>
        <w:numPr>
          <w:ilvl w:val="0"/>
          <w:numId w:val="45"/>
        </w:numPr>
        <w:tabs>
          <w:tab w:val="left" w:pos="240"/>
        </w:tabs>
        <w:spacing w:before="200" w:after="0" w:line="240" w:lineRule="auto"/>
        <w:ind w:left="240" w:hanging="40"/>
      </w:pPr>
      <w:bookmarkStart w:id="1758" w:name="d5e2598"/>
      <w:bookmarkEnd w:id="1754"/>
      <w:bookmarkEnd w:id="1755"/>
      <w:bookmarkEnd w:id="1756"/>
      <w:bookmarkEnd w:id="1757"/>
      <w:r>
        <w:rPr>
          <w:rFonts w:ascii="Times New Roman" w:hAnsi="Times New Roman"/>
          <w:color w:val="000000"/>
          <w:sz w:val="20"/>
        </w:rPr>
        <w:t>Сотрудник проводит процедуру подтверждения операции.</w:t>
      </w:r>
    </w:p>
    <w:p w14:paraId="20FBDC5A" w14:textId="77777777" w:rsidR="003D271F" w:rsidRDefault="00406DFC">
      <w:pPr>
        <w:tabs>
          <w:tab w:val="left" w:pos="480"/>
        </w:tabs>
        <w:spacing w:before="200" w:after="0" w:line="240" w:lineRule="auto"/>
        <w:ind w:left="480" w:hanging="240"/>
      </w:pPr>
      <w:bookmarkStart w:id="1759" w:name="d5e2601"/>
      <w:bookmarkStart w:id="1760" w:name="d5e2600"/>
      <w:bookmarkStart w:id="1761" w:name="d5e1921"/>
      <w:bookmarkEnd w:id="1758"/>
      <w:r>
        <w:rPr>
          <w:rFonts w:ascii="Times New Roman" w:hAnsi="Times New Roman"/>
          <w:color w:val="000000"/>
          <w:sz w:val="20"/>
        </w:rPr>
        <w:t>18.1.</w:t>
      </w:r>
      <w:r>
        <w:rPr>
          <w:rFonts w:ascii="Times New Roman" w:hAnsi="Times New Roman"/>
          <w:color w:val="000000"/>
          <w:sz w:val="20"/>
        </w:rPr>
        <w:tab/>
        <w:t>В случае, если у клиента есть возможность подтвердить операцию с помощью SMS-кода:</w:t>
      </w:r>
    </w:p>
    <w:p w14:paraId="79411C51" w14:textId="77777777" w:rsidR="003D271F" w:rsidRDefault="00406DFC">
      <w:pPr>
        <w:tabs>
          <w:tab w:val="left" w:pos="720"/>
        </w:tabs>
        <w:spacing w:before="200" w:after="0" w:line="240" w:lineRule="auto"/>
        <w:ind w:left="720" w:hanging="240"/>
      </w:pPr>
      <w:bookmarkStart w:id="1762" w:name="d5e2604"/>
      <w:bookmarkStart w:id="1763" w:name="d5e2603"/>
      <w:bookmarkStart w:id="1764" w:name="d5e1925"/>
      <w:bookmarkEnd w:id="1759"/>
      <w:bookmarkEnd w:id="1760"/>
      <w:bookmarkEnd w:id="1761"/>
      <w:r>
        <w:rPr>
          <w:rFonts w:ascii="Times New Roman" w:hAnsi="Times New Roman"/>
          <w:color w:val="000000"/>
          <w:sz w:val="20"/>
        </w:rPr>
        <w:t>18.1.1.</w:t>
      </w:r>
      <w:r>
        <w:rPr>
          <w:rFonts w:ascii="Times New Roman" w:hAnsi="Times New Roman"/>
          <w:color w:val="000000"/>
          <w:sz w:val="20"/>
        </w:rPr>
        <w:tab/>
        <w:t>Клиенту отправляется SMS-код на номер телефона для нотификации.</w:t>
      </w:r>
    </w:p>
    <w:p w14:paraId="51E85566" w14:textId="77777777" w:rsidR="003D271F" w:rsidRDefault="00406DFC">
      <w:pPr>
        <w:tabs>
          <w:tab w:val="left" w:pos="720"/>
        </w:tabs>
        <w:spacing w:before="200" w:after="0" w:line="240" w:lineRule="auto"/>
        <w:ind w:left="720" w:hanging="240"/>
      </w:pPr>
      <w:bookmarkStart w:id="1765" w:name="d5e2606"/>
      <w:bookmarkStart w:id="1766" w:name="d5e1927"/>
      <w:bookmarkEnd w:id="1762"/>
      <w:bookmarkEnd w:id="1763"/>
      <w:bookmarkEnd w:id="1764"/>
      <w:r>
        <w:rPr>
          <w:rFonts w:ascii="Times New Roman" w:hAnsi="Times New Roman"/>
          <w:color w:val="000000"/>
          <w:sz w:val="20"/>
        </w:rPr>
        <w:t>18.1.2.</w:t>
      </w:r>
      <w:r>
        <w:rPr>
          <w:rFonts w:ascii="Times New Roman" w:hAnsi="Times New Roman"/>
          <w:color w:val="000000"/>
          <w:sz w:val="20"/>
        </w:rPr>
        <w:tab/>
        <w:t>Клиент</w:t>
      </w:r>
      <w:r>
        <w:rPr>
          <w:rFonts w:ascii="Times New Roman" w:hAnsi="Times New Roman"/>
          <w:color w:val="000000"/>
          <w:sz w:val="20"/>
        </w:rPr>
        <w:t xml:space="preserve"> сообщает код сотруднику.</w:t>
      </w:r>
    </w:p>
    <w:p w14:paraId="5920FB33" w14:textId="77777777" w:rsidR="003D271F" w:rsidRDefault="00406DFC">
      <w:pPr>
        <w:tabs>
          <w:tab w:val="left" w:pos="720"/>
        </w:tabs>
        <w:spacing w:before="200" w:after="0" w:line="240" w:lineRule="auto"/>
        <w:ind w:left="720" w:hanging="240"/>
      </w:pPr>
      <w:bookmarkStart w:id="1767" w:name="d5e2608"/>
      <w:bookmarkEnd w:id="1765"/>
      <w:bookmarkEnd w:id="1766"/>
      <w:r>
        <w:rPr>
          <w:rFonts w:ascii="Times New Roman" w:hAnsi="Times New Roman"/>
          <w:color w:val="000000"/>
          <w:sz w:val="20"/>
        </w:rPr>
        <w:t>18.1.3.</w:t>
      </w:r>
      <w:r>
        <w:rPr>
          <w:rFonts w:ascii="Times New Roman" w:hAnsi="Times New Roman"/>
          <w:color w:val="000000"/>
          <w:sz w:val="20"/>
        </w:rPr>
        <w:tab/>
        <w:t>Сотрудник вводит код, сообщенный клиентом.</w:t>
      </w:r>
    </w:p>
    <w:p w14:paraId="6151C8DD" w14:textId="77777777" w:rsidR="003D271F" w:rsidRDefault="00406DFC">
      <w:pPr>
        <w:tabs>
          <w:tab w:val="left" w:pos="720"/>
        </w:tabs>
        <w:spacing w:before="200" w:after="0" w:line="240" w:lineRule="auto"/>
        <w:ind w:left="720" w:hanging="240"/>
      </w:pPr>
      <w:bookmarkStart w:id="1768" w:name="d5e2610"/>
      <w:bookmarkEnd w:id="1767"/>
      <w:r>
        <w:rPr>
          <w:rFonts w:ascii="Times New Roman" w:hAnsi="Times New Roman"/>
          <w:color w:val="000000"/>
          <w:sz w:val="20"/>
        </w:rPr>
        <w:t>18.1.4.</w:t>
      </w:r>
      <w:r>
        <w:rPr>
          <w:rFonts w:ascii="Times New Roman" w:hAnsi="Times New Roman"/>
          <w:color w:val="000000"/>
          <w:sz w:val="20"/>
        </w:rPr>
        <w:tab/>
        <w:t>Происходит автоматическая проверка корректности SMS-кода.</w:t>
      </w:r>
    </w:p>
    <w:p w14:paraId="1993B15C" w14:textId="77777777" w:rsidR="003D271F" w:rsidRDefault="00406DFC">
      <w:pPr>
        <w:tabs>
          <w:tab w:val="left" w:pos="480"/>
        </w:tabs>
        <w:spacing w:before="200" w:after="0" w:line="240" w:lineRule="auto"/>
        <w:ind w:left="480" w:hanging="240"/>
      </w:pPr>
      <w:bookmarkStart w:id="1769" w:name="d5e2612"/>
      <w:bookmarkStart w:id="1770" w:name="d5e1933"/>
      <w:bookmarkEnd w:id="1768"/>
      <w:r>
        <w:rPr>
          <w:rFonts w:ascii="Times New Roman" w:hAnsi="Times New Roman"/>
          <w:color w:val="000000"/>
          <w:sz w:val="20"/>
        </w:rPr>
        <w:t>18.2.</w:t>
      </w:r>
      <w:r>
        <w:rPr>
          <w:rFonts w:ascii="Times New Roman" w:hAnsi="Times New Roman"/>
          <w:color w:val="000000"/>
          <w:sz w:val="20"/>
        </w:rPr>
        <w:tab/>
        <w:t>В случае подтверждения операции контролером:</w:t>
      </w:r>
    </w:p>
    <w:p w14:paraId="5207DF8D" w14:textId="77777777" w:rsidR="003D271F" w:rsidRDefault="00406DFC">
      <w:pPr>
        <w:tabs>
          <w:tab w:val="left" w:pos="720"/>
        </w:tabs>
        <w:spacing w:before="200" w:after="0" w:line="240" w:lineRule="auto"/>
        <w:ind w:left="720" w:hanging="240"/>
      </w:pPr>
      <w:bookmarkStart w:id="1771" w:name="d5e2615"/>
      <w:bookmarkStart w:id="1772" w:name="d5e2614"/>
      <w:bookmarkStart w:id="1773" w:name="d5e1935"/>
      <w:bookmarkEnd w:id="1769"/>
      <w:bookmarkEnd w:id="1770"/>
      <w:r>
        <w:rPr>
          <w:rFonts w:ascii="Times New Roman" w:hAnsi="Times New Roman"/>
          <w:color w:val="000000"/>
          <w:sz w:val="20"/>
        </w:rPr>
        <w:t>18.2.1.</w:t>
      </w:r>
      <w:r>
        <w:rPr>
          <w:rFonts w:ascii="Times New Roman" w:hAnsi="Times New Roman"/>
          <w:color w:val="000000"/>
          <w:sz w:val="20"/>
        </w:rPr>
        <w:tab/>
        <w:t>Сотрудник направляет контролеру документы клиента по о</w:t>
      </w:r>
      <w:r>
        <w:rPr>
          <w:rFonts w:ascii="Times New Roman" w:hAnsi="Times New Roman"/>
          <w:color w:val="000000"/>
          <w:sz w:val="20"/>
        </w:rPr>
        <w:t>перации.</w:t>
      </w:r>
    </w:p>
    <w:p w14:paraId="131808DB" w14:textId="77777777" w:rsidR="003D271F" w:rsidRDefault="00406DFC">
      <w:pPr>
        <w:tabs>
          <w:tab w:val="left" w:pos="720"/>
        </w:tabs>
        <w:spacing w:before="200" w:after="0" w:line="240" w:lineRule="auto"/>
        <w:ind w:left="720" w:hanging="240"/>
      </w:pPr>
      <w:bookmarkStart w:id="1774" w:name="d5e2617"/>
      <w:bookmarkStart w:id="1775" w:name="d5e1938"/>
      <w:bookmarkEnd w:id="1771"/>
      <w:bookmarkEnd w:id="1772"/>
      <w:bookmarkEnd w:id="1773"/>
      <w:r>
        <w:rPr>
          <w:rFonts w:ascii="Times New Roman" w:hAnsi="Times New Roman"/>
          <w:color w:val="000000"/>
          <w:sz w:val="20"/>
        </w:rPr>
        <w:t>18.2.2.</w:t>
      </w:r>
      <w:r>
        <w:rPr>
          <w:rFonts w:ascii="Times New Roman" w:hAnsi="Times New Roman"/>
          <w:color w:val="000000"/>
          <w:sz w:val="20"/>
        </w:rPr>
        <w:tab/>
        <w:t>Создается задача для контролера.</w:t>
      </w:r>
    </w:p>
    <w:p w14:paraId="1C186ADD" w14:textId="77777777" w:rsidR="003D271F" w:rsidRDefault="00406DFC">
      <w:pPr>
        <w:tabs>
          <w:tab w:val="left" w:pos="720"/>
        </w:tabs>
        <w:spacing w:before="200" w:after="0" w:line="240" w:lineRule="auto"/>
        <w:ind w:left="720" w:hanging="240"/>
      </w:pPr>
      <w:bookmarkStart w:id="1776" w:name="d5e2619"/>
      <w:bookmarkStart w:id="1777" w:name="d5e1940"/>
      <w:bookmarkEnd w:id="1774"/>
      <w:bookmarkEnd w:id="1775"/>
      <w:r>
        <w:rPr>
          <w:rFonts w:ascii="Times New Roman" w:hAnsi="Times New Roman"/>
          <w:color w:val="000000"/>
          <w:sz w:val="20"/>
        </w:rPr>
        <w:t>18.2.3.</w:t>
      </w:r>
      <w:r>
        <w:rPr>
          <w:rFonts w:ascii="Times New Roman" w:hAnsi="Times New Roman"/>
          <w:color w:val="000000"/>
          <w:sz w:val="20"/>
        </w:rPr>
        <w:tab/>
        <w:t>Контролер выполняет необходимые действия при совершении операции по счету в соответствии с методическими указаниями и инструкцией.</w:t>
      </w:r>
    </w:p>
    <w:p w14:paraId="6FC867B0" w14:textId="77777777" w:rsidR="003D271F" w:rsidRDefault="00406DFC">
      <w:pPr>
        <w:tabs>
          <w:tab w:val="left" w:pos="720"/>
        </w:tabs>
        <w:spacing w:before="200" w:after="0" w:line="240" w:lineRule="auto"/>
        <w:ind w:left="720" w:hanging="240"/>
      </w:pPr>
      <w:bookmarkStart w:id="1778" w:name="d5e2621"/>
      <w:bookmarkEnd w:id="1776"/>
      <w:bookmarkEnd w:id="1777"/>
      <w:r>
        <w:rPr>
          <w:rFonts w:ascii="Times New Roman" w:hAnsi="Times New Roman"/>
          <w:color w:val="000000"/>
          <w:sz w:val="20"/>
        </w:rPr>
        <w:t>18.2.4.</w:t>
      </w:r>
      <w:r>
        <w:rPr>
          <w:rFonts w:ascii="Times New Roman" w:hAnsi="Times New Roman"/>
          <w:color w:val="000000"/>
          <w:sz w:val="20"/>
        </w:rPr>
        <w:tab/>
        <w:t>В случае необходимости внести изменения в параметры операци</w:t>
      </w:r>
      <w:r>
        <w:rPr>
          <w:rFonts w:ascii="Times New Roman" w:hAnsi="Times New Roman"/>
          <w:color w:val="000000"/>
          <w:sz w:val="20"/>
        </w:rPr>
        <w:t>и, контролер направляет замечания сотруднику фронт линии.</w:t>
      </w:r>
    </w:p>
    <w:p w14:paraId="763ECF1C" w14:textId="77777777" w:rsidR="003D271F" w:rsidRDefault="00406DFC">
      <w:pPr>
        <w:numPr>
          <w:ilvl w:val="0"/>
          <w:numId w:val="45"/>
        </w:numPr>
        <w:tabs>
          <w:tab w:val="left" w:pos="240"/>
        </w:tabs>
        <w:spacing w:before="200" w:after="0" w:line="240" w:lineRule="auto"/>
        <w:ind w:left="240" w:hanging="40"/>
      </w:pPr>
      <w:bookmarkStart w:id="1779" w:name="d5e2623"/>
      <w:bookmarkEnd w:id="1778"/>
      <w:r>
        <w:rPr>
          <w:rFonts w:ascii="Times New Roman" w:hAnsi="Times New Roman"/>
          <w:color w:val="000000"/>
          <w:sz w:val="20"/>
        </w:rPr>
        <w:t>Подтвержденная операция сохраняется как незавершенная операция снятия.</w:t>
      </w:r>
    </w:p>
    <w:p w14:paraId="629C4EE5" w14:textId="77777777" w:rsidR="003D271F" w:rsidRDefault="00406DFC">
      <w:pPr>
        <w:numPr>
          <w:ilvl w:val="0"/>
          <w:numId w:val="45"/>
        </w:numPr>
        <w:tabs>
          <w:tab w:val="left" w:pos="240"/>
        </w:tabs>
        <w:spacing w:before="200" w:after="0" w:line="240" w:lineRule="auto"/>
        <w:ind w:left="240" w:hanging="40"/>
      </w:pPr>
      <w:bookmarkStart w:id="1780" w:name="d5e2625"/>
      <w:bookmarkStart w:id="1781" w:name="d5e1946"/>
      <w:bookmarkEnd w:id="1779"/>
      <w:r>
        <w:rPr>
          <w:rFonts w:ascii="Times New Roman" w:hAnsi="Times New Roman"/>
          <w:color w:val="000000"/>
          <w:sz w:val="20"/>
        </w:rPr>
        <w:t>В случае выбранного способа снятия в кассе:</w:t>
      </w:r>
    </w:p>
    <w:p w14:paraId="218B8C6C" w14:textId="77777777" w:rsidR="003D271F" w:rsidRDefault="00406DFC">
      <w:pPr>
        <w:tabs>
          <w:tab w:val="left" w:pos="480"/>
        </w:tabs>
        <w:spacing w:before="200" w:after="0" w:line="240" w:lineRule="auto"/>
        <w:ind w:left="480" w:hanging="240"/>
      </w:pPr>
      <w:bookmarkStart w:id="1782" w:name="d5e2628"/>
      <w:bookmarkStart w:id="1783" w:name="d5e2627"/>
      <w:bookmarkStart w:id="1784" w:name="d5e1948"/>
      <w:bookmarkEnd w:id="1780"/>
      <w:bookmarkEnd w:id="1781"/>
      <w:r>
        <w:rPr>
          <w:rFonts w:ascii="Times New Roman" w:hAnsi="Times New Roman"/>
          <w:color w:val="000000"/>
          <w:sz w:val="20"/>
        </w:rPr>
        <w:t>20.1.</w:t>
      </w:r>
      <w:r>
        <w:rPr>
          <w:rFonts w:ascii="Times New Roman" w:hAnsi="Times New Roman"/>
          <w:color w:val="000000"/>
          <w:sz w:val="20"/>
        </w:rPr>
        <w:tab/>
        <w:t>Клиент вызывается в кассу по номеру талона электронной очереди.</w:t>
      </w:r>
    </w:p>
    <w:p w14:paraId="0196CDED" w14:textId="77777777" w:rsidR="003D271F" w:rsidRDefault="00406DFC">
      <w:pPr>
        <w:tabs>
          <w:tab w:val="left" w:pos="480"/>
        </w:tabs>
        <w:spacing w:before="200" w:after="0" w:line="240" w:lineRule="auto"/>
        <w:ind w:left="480" w:hanging="240"/>
      </w:pPr>
      <w:bookmarkStart w:id="1785" w:name="d5e2630"/>
      <w:bookmarkStart w:id="1786" w:name="d5e1951"/>
      <w:bookmarkEnd w:id="1782"/>
      <w:bookmarkEnd w:id="1783"/>
      <w:bookmarkEnd w:id="1784"/>
      <w:r>
        <w:rPr>
          <w:rFonts w:ascii="Times New Roman" w:hAnsi="Times New Roman"/>
          <w:color w:val="000000"/>
          <w:sz w:val="20"/>
        </w:rPr>
        <w:t>20.2.</w:t>
      </w:r>
      <w:r>
        <w:rPr>
          <w:rFonts w:ascii="Times New Roman" w:hAnsi="Times New Roman"/>
          <w:color w:val="000000"/>
          <w:sz w:val="20"/>
        </w:rPr>
        <w:tab/>
        <w:t xml:space="preserve">Клиент </w:t>
      </w:r>
      <w:r>
        <w:rPr>
          <w:rFonts w:ascii="Times New Roman" w:hAnsi="Times New Roman"/>
          <w:color w:val="000000"/>
          <w:sz w:val="20"/>
        </w:rPr>
        <w:t>идентифицируется сотрудником по ДУЛ.</w:t>
      </w:r>
    </w:p>
    <w:p w14:paraId="1166A38A" w14:textId="77777777" w:rsidR="003D271F" w:rsidRDefault="00406DFC">
      <w:pPr>
        <w:tabs>
          <w:tab w:val="left" w:pos="480"/>
        </w:tabs>
        <w:spacing w:before="200" w:after="0" w:line="240" w:lineRule="auto"/>
        <w:ind w:left="480" w:hanging="240"/>
      </w:pPr>
      <w:bookmarkStart w:id="1787" w:name="d5e2632"/>
      <w:bookmarkStart w:id="1788" w:name="d5e1953"/>
      <w:bookmarkEnd w:id="1785"/>
      <w:bookmarkEnd w:id="1786"/>
      <w:r>
        <w:rPr>
          <w:rFonts w:ascii="Times New Roman" w:hAnsi="Times New Roman"/>
          <w:color w:val="000000"/>
          <w:sz w:val="20"/>
        </w:rPr>
        <w:t>20.3.</w:t>
      </w:r>
      <w:r>
        <w:rPr>
          <w:rFonts w:ascii="Times New Roman" w:hAnsi="Times New Roman"/>
          <w:color w:val="000000"/>
          <w:sz w:val="20"/>
        </w:rPr>
        <w:tab/>
        <w:t>Сотрудник в кассе видит сохраненную незавершенную операцию снятия.</w:t>
      </w:r>
    </w:p>
    <w:p w14:paraId="299C9F94" w14:textId="77777777" w:rsidR="003D271F" w:rsidRDefault="00406DFC">
      <w:pPr>
        <w:tabs>
          <w:tab w:val="left" w:pos="480"/>
        </w:tabs>
        <w:spacing w:before="200" w:after="0" w:line="240" w:lineRule="auto"/>
        <w:ind w:left="480" w:hanging="240"/>
      </w:pPr>
      <w:bookmarkStart w:id="1789" w:name="d5e2634"/>
      <w:bookmarkStart w:id="1790" w:name="d5e1955"/>
      <w:bookmarkEnd w:id="1787"/>
      <w:bookmarkEnd w:id="1788"/>
      <w:r>
        <w:rPr>
          <w:rFonts w:ascii="Times New Roman" w:hAnsi="Times New Roman"/>
          <w:color w:val="000000"/>
          <w:sz w:val="20"/>
        </w:rPr>
        <w:t>20.4.</w:t>
      </w:r>
      <w:r>
        <w:rPr>
          <w:rFonts w:ascii="Times New Roman" w:hAnsi="Times New Roman"/>
          <w:color w:val="000000"/>
          <w:sz w:val="20"/>
        </w:rPr>
        <w:tab/>
        <w:t>Подписание клиентом и сотрудником (в том числе с возможностью безбумажного подписания).</w:t>
      </w:r>
    </w:p>
    <w:p w14:paraId="78A2C9D1" w14:textId="77777777" w:rsidR="003D271F" w:rsidRDefault="00406DFC">
      <w:pPr>
        <w:tabs>
          <w:tab w:val="left" w:pos="480"/>
        </w:tabs>
        <w:spacing w:before="200" w:after="0" w:line="240" w:lineRule="auto"/>
        <w:ind w:left="480" w:hanging="240"/>
      </w:pPr>
      <w:bookmarkStart w:id="1791" w:name="d5e2636"/>
      <w:bookmarkStart w:id="1792" w:name="d5e1957"/>
      <w:bookmarkEnd w:id="1789"/>
      <w:bookmarkEnd w:id="1790"/>
      <w:r>
        <w:rPr>
          <w:rFonts w:ascii="Times New Roman" w:hAnsi="Times New Roman"/>
          <w:color w:val="000000"/>
          <w:sz w:val="20"/>
        </w:rPr>
        <w:t>20.5.</w:t>
      </w:r>
      <w:r>
        <w:rPr>
          <w:rFonts w:ascii="Times New Roman" w:hAnsi="Times New Roman"/>
          <w:color w:val="000000"/>
          <w:sz w:val="20"/>
        </w:rPr>
        <w:tab/>
        <w:t>Сотрудник выполняет необходимые действия в соо</w:t>
      </w:r>
      <w:r>
        <w:rPr>
          <w:rFonts w:ascii="Times New Roman" w:hAnsi="Times New Roman"/>
          <w:color w:val="000000"/>
          <w:sz w:val="20"/>
        </w:rPr>
        <w:t>тветствии с Положением об организации кассовой работы и совершении кассовых операций с наличными деньгами и ценностями.</w:t>
      </w:r>
    </w:p>
    <w:p w14:paraId="18253F57" w14:textId="77777777" w:rsidR="003D271F" w:rsidRDefault="00406DFC">
      <w:pPr>
        <w:tabs>
          <w:tab w:val="left" w:pos="480"/>
        </w:tabs>
        <w:spacing w:before="200" w:after="0" w:line="240" w:lineRule="auto"/>
        <w:ind w:left="480" w:hanging="240"/>
      </w:pPr>
      <w:bookmarkStart w:id="1793" w:name="d5e2638"/>
      <w:bookmarkEnd w:id="1791"/>
      <w:bookmarkEnd w:id="1792"/>
      <w:r>
        <w:rPr>
          <w:rFonts w:ascii="Times New Roman" w:hAnsi="Times New Roman"/>
          <w:color w:val="000000"/>
          <w:sz w:val="20"/>
        </w:rPr>
        <w:t>20.6.</w:t>
      </w:r>
      <w:r>
        <w:rPr>
          <w:rFonts w:ascii="Times New Roman" w:hAnsi="Times New Roman"/>
          <w:color w:val="000000"/>
          <w:sz w:val="20"/>
        </w:rPr>
        <w:tab/>
        <w:t>Выдача денег клиенту.</w:t>
      </w:r>
    </w:p>
    <w:p w14:paraId="67FBB7C2" w14:textId="77777777" w:rsidR="003D271F" w:rsidRDefault="00406DFC">
      <w:pPr>
        <w:numPr>
          <w:ilvl w:val="0"/>
          <w:numId w:val="45"/>
        </w:numPr>
        <w:tabs>
          <w:tab w:val="left" w:pos="240"/>
        </w:tabs>
        <w:spacing w:before="200" w:after="0" w:line="240" w:lineRule="auto"/>
        <w:ind w:left="240" w:hanging="40"/>
      </w:pPr>
      <w:bookmarkStart w:id="1794" w:name="d5e2640"/>
      <w:bookmarkStart w:id="1795" w:name="d5e1961"/>
      <w:bookmarkEnd w:id="1793"/>
      <w:r>
        <w:rPr>
          <w:rFonts w:ascii="Times New Roman" w:hAnsi="Times New Roman"/>
          <w:color w:val="000000"/>
          <w:sz w:val="20"/>
        </w:rPr>
        <w:t>В случае выбранного способа снятия в УС:</w:t>
      </w:r>
    </w:p>
    <w:p w14:paraId="3EC56E6F" w14:textId="77777777" w:rsidR="003D271F" w:rsidRDefault="00406DFC">
      <w:pPr>
        <w:tabs>
          <w:tab w:val="left" w:pos="480"/>
        </w:tabs>
        <w:spacing w:before="200" w:after="0" w:line="240" w:lineRule="auto"/>
        <w:ind w:left="480" w:hanging="240"/>
      </w:pPr>
      <w:bookmarkStart w:id="1796" w:name="d5e2643"/>
      <w:bookmarkStart w:id="1797" w:name="d5e2642"/>
      <w:bookmarkStart w:id="1798" w:name="d5e1964"/>
      <w:bookmarkStart w:id="1799" w:name="d5e1963"/>
      <w:bookmarkEnd w:id="1794"/>
      <w:bookmarkEnd w:id="1795"/>
      <w:r>
        <w:rPr>
          <w:rFonts w:ascii="Times New Roman" w:hAnsi="Times New Roman"/>
          <w:color w:val="000000"/>
          <w:sz w:val="20"/>
        </w:rPr>
        <w:t>21.1.</w:t>
      </w:r>
      <w:r>
        <w:rPr>
          <w:rFonts w:ascii="Times New Roman" w:hAnsi="Times New Roman"/>
          <w:color w:val="000000"/>
          <w:sz w:val="20"/>
        </w:rPr>
        <w:tab/>
        <w:t>Способ идентификации - сканирование QR кода с экрана УС с пом</w:t>
      </w:r>
      <w:r>
        <w:rPr>
          <w:rFonts w:ascii="Times New Roman" w:hAnsi="Times New Roman"/>
          <w:color w:val="000000"/>
          <w:sz w:val="20"/>
        </w:rPr>
        <w:t>ощью мобильного приложения Банка.</w:t>
      </w:r>
    </w:p>
    <w:p w14:paraId="372A73D0" w14:textId="77777777" w:rsidR="003D271F" w:rsidRDefault="00406DFC">
      <w:pPr>
        <w:tabs>
          <w:tab w:val="left" w:pos="720"/>
        </w:tabs>
        <w:spacing w:before="200" w:after="0" w:line="240" w:lineRule="auto"/>
        <w:ind w:left="720" w:hanging="240"/>
      </w:pPr>
      <w:bookmarkStart w:id="1800" w:name="d5e2646"/>
      <w:bookmarkStart w:id="1801" w:name="d5e2645"/>
      <w:bookmarkStart w:id="1802" w:name="d5e1967"/>
      <w:bookmarkStart w:id="1803" w:name="d5e1966"/>
      <w:bookmarkEnd w:id="1796"/>
      <w:bookmarkEnd w:id="1797"/>
      <w:bookmarkEnd w:id="1798"/>
      <w:bookmarkEnd w:id="1799"/>
      <w:r>
        <w:rPr>
          <w:rFonts w:ascii="Times New Roman" w:hAnsi="Times New Roman"/>
          <w:color w:val="000000"/>
          <w:sz w:val="20"/>
        </w:rPr>
        <w:lastRenderedPageBreak/>
        <w:t>21.1.1.</w:t>
      </w:r>
      <w:r>
        <w:rPr>
          <w:rFonts w:ascii="Times New Roman" w:hAnsi="Times New Roman"/>
          <w:color w:val="000000"/>
          <w:sz w:val="20"/>
        </w:rPr>
        <w:tab/>
        <w:t>Клиент приходит push-уведомление в приложении с информацией о снятии и подсказками.</w:t>
      </w:r>
    </w:p>
    <w:p w14:paraId="72A9C415" w14:textId="77777777" w:rsidR="003D271F" w:rsidRDefault="00406DFC">
      <w:pPr>
        <w:tabs>
          <w:tab w:val="left" w:pos="720"/>
        </w:tabs>
        <w:spacing w:before="200" w:after="0" w:line="240" w:lineRule="auto"/>
        <w:ind w:left="720" w:hanging="240"/>
      </w:pPr>
      <w:bookmarkStart w:id="1804" w:name="d5e2648"/>
      <w:bookmarkStart w:id="1805" w:name="d5e1969"/>
      <w:bookmarkEnd w:id="1800"/>
      <w:bookmarkEnd w:id="1801"/>
      <w:bookmarkEnd w:id="1802"/>
      <w:bookmarkEnd w:id="1803"/>
      <w:r>
        <w:rPr>
          <w:rFonts w:ascii="Times New Roman" w:hAnsi="Times New Roman"/>
          <w:color w:val="000000"/>
          <w:sz w:val="20"/>
        </w:rPr>
        <w:t>21.1.2.</w:t>
      </w:r>
      <w:r>
        <w:rPr>
          <w:rFonts w:ascii="Times New Roman" w:hAnsi="Times New Roman"/>
          <w:color w:val="000000"/>
          <w:sz w:val="20"/>
        </w:rPr>
        <w:tab/>
        <w:t>Клиент подходит к УС в соответствии с указанным идентификатором.</w:t>
      </w:r>
    </w:p>
    <w:p w14:paraId="75D44B71" w14:textId="77777777" w:rsidR="003D271F" w:rsidRDefault="00406DFC">
      <w:pPr>
        <w:tabs>
          <w:tab w:val="left" w:pos="720"/>
        </w:tabs>
        <w:spacing w:before="200" w:after="0" w:line="240" w:lineRule="auto"/>
        <w:ind w:left="720" w:hanging="240"/>
      </w:pPr>
      <w:bookmarkStart w:id="1806" w:name="d5e2650"/>
      <w:bookmarkStart w:id="1807" w:name="d5e1971"/>
      <w:bookmarkEnd w:id="1804"/>
      <w:bookmarkEnd w:id="1805"/>
      <w:r>
        <w:rPr>
          <w:rFonts w:ascii="Times New Roman" w:hAnsi="Times New Roman"/>
          <w:color w:val="000000"/>
          <w:sz w:val="20"/>
        </w:rPr>
        <w:t>21.1.3.</w:t>
      </w:r>
      <w:r>
        <w:rPr>
          <w:rFonts w:ascii="Times New Roman" w:hAnsi="Times New Roman"/>
          <w:color w:val="000000"/>
          <w:sz w:val="20"/>
        </w:rPr>
        <w:tab/>
        <w:t>Клиент заходит и авторизуется в мобильном приложе</w:t>
      </w:r>
      <w:r>
        <w:rPr>
          <w:rFonts w:ascii="Times New Roman" w:hAnsi="Times New Roman"/>
          <w:color w:val="000000"/>
          <w:sz w:val="20"/>
        </w:rPr>
        <w:t>нии, сканирует с помощью мобильного приложения QR код на экране УС.</w:t>
      </w:r>
    </w:p>
    <w:p w14:paraId="6C5F2AF4" w14:textId="77777777" w:rsidR="003D271F" w:rsidRDefault="00406DFC">
      <w:pPr>
        <w:tabs>
          <w:tab w:val="left" w:pos="720"/>
        </w:tabs>
        <w:spacing w:before="200" w:after="0" w:line="240" w:lineRule="auto"/>
        <w:ind w:left="720" w:hanging="240"/>
      </w:pPr>
      <w:bookmarkStart w:id="1808" w:name="d5e2652"/>
      <w:bookmarkStart w:id="1809" w:name="d5e1973"/>
      <w:bookmarkEnd w:id="1806"/>
      <w:bookmarkEnd w:id="1807"/>
      <w:r>
        <w:rPr>
          <w:rFonts w:ascii="Times New Roman" w:hAnsi="Times New Roman"/>
          <w:color w:val="000000"/>
          <w:sz w:val="20"/>
        </w:rPr>
        <w:t>21.1.4.</w:t>
      </w:r>
      <w:r>
        <w:rPr>
          <w:rFonts w:ascii="Times New Roman" w:hAnsi="Times New Roman"/>
          <w:color w:val="000000"/>
          <w:sz w:val="20"/>
        </w:rPr>
        <w:tab/>
        <w:t>Клиенту отображается код на мобильном устройстве и на экране УС, клиент проверяет, что код совпадает, чтобы убедиться, что это верное устройство.</w:t>
      </w:r>
    </w:p>
    <w:p w14:paraId="19FFCB0E" w14:textId="77777777" w:rsidR="003D271F" w:rsidRDefault="00406DFC">
      <w:pPr>
        <w:tabs>
          <w:tab w:val="left" w:pos="720"/>
        </w:tabs>
        <w:spacing w:before="200" w:after="0" w:line="240" w:lineRule="auto"/>
        <w:ind w:left="720" w:hanging="240"/>
      </w:pPr>
      <w:bookmarkStart w:id="1810" w:name="d5e2654"/>
      <w:bookmarkStart w:id="1811" w:name="d5e1975"/>
      <w:bookmarkEnd w:id="1808"/>
      <w:bookmarkEnd w:id="1809"/>
      <w:r>
        <w:rPr>
          <w:rFonts w:ascii="Times New Roman" w:hAnsi="Times New Roman"/>
          <w:color w:val="000000"/>
          <w:sz w:val="20"/>
        </w:rPr>
        <w:t>21.1.5.</w:t>
      </w:r>
      <w:r>
        <w:rPr>
          <w:rFonts w:ascii="Times New Roman" w:hAnsi="Times New Roman"/>
          <w:color w:val="000000"/>
          <w:sz w:val="20"/>
        </w:rPr>
        <w:tab/>
        <w:t xml:space="preserve">На экране телефона </w:t>
      </w:r>
      <w:r>
        <w:rPr>
          <w:rFonts w:ascii="Times New Roman" w:hAnsi="Times New Roman"/>
          <w:color w:val="000000"/>
          <w:sz w:val="20"/>
        </w:rPr>
        <w:t>отображаются параметры операции, клиент подтверждает операцию вводом кода в мобильном приложении.</w:t>
      </w:r>
    </w:p>
    <w:p w14:paraId="051D87AB" w14:textId="77777777" w:rsidR="003D271F" w:rsidRDefault="00406DFC">
      <w:pPr>
        <w:tabs>
          <w:tab w:val="left" w:pos="720"/>
        </w:tabs>
        <w:spacing w:before="200" w:after="0" w:line="240" w:lineRule="auto"/>
        <w:ind w:left="720" w:hanging="240"/>
      </w:pPr>
      <w:bookmarkStart w:id="1812" w:name="d5e2656"/>
      <w:bookmarkStart w:id="1813" w:name="d5e1977"/>
      <w:bookmarkEnd w:id="1810"/>
      <w:bookmarkEnd w:id="1811"/>
      <w:r>
        <w:rPr>
          <w:rFonts w:ascii="Times New Roman" w:hAnsi="Times New Roman"/>
          <w:color w:val="000000"/>
          <w:sz w:val="20"/>
        </w:rPr>
        <w:t>21.1.6.</w:t>
      </w:r>
      <w:r>
        <w:rPr>
          <w:rFonts w:ascii="Times New Roman" w:hAnsi="Times New Roman"/>
          <w:color w:val="000000"/>
          <w:sz w:val="20"/>
        </w:rPr>
        <w:tab/>
        <w:t>Клиент получает деньги в УС.</w:t>
      </w:r>
    </w:p>
    <w:p w14:paraId="58EA6BB5" w14:textId="77777777" w:rsidR="003D271F" w:rsidRDefault="00406DFC">
      <w:pPr>
        <w:tabs>
          <w:tab w:val="left" w:pos="480"/>
        </w:tabs>
        <w:spacing w:before="200" w:after="0" w:line="240" w:lineRule="auto"/>
        <w:ind w:left="480" w:hanging="240"/>
      </w:pPr>
      <w:bookmarkStart w:id="1814" w:name="d5e2658"/>
      <w:bookmarkStart w:id="1815" w:name="d5e1979"/>
      <w:bookmarkEnd w:id="1812"/>
      <w:bookmarkEnd w:id="1813"/>
      <w:r>
        <w:rPr>
          <w:rFonts w:ascii="Times New Roman" w:hAnsi="Times New Roman"/>
          <w:color w:val="000000"/>
          <w:sz w:val="20"/>
        </w:rPr>
        <w:t>21.2.</w:t>
      </w:r>
      <w:r>
        <w:rPr>
          <w:rFonts w:ascii="Times New Roman" w:hAnsi="Times New Roman"/>
          <w:color w:val="000000"/>
          <w:sz w:val="20"/>
        </w:rPr>
        <w:tab/>
        <w:t>Способ идентификации – активная карта Банка. ЦЕЛЕВОЕ РЕШЕНИЕ</w:t>
      </w:r>
    </w:p>
    <w:p w14:paraId="3432EE9F" w14:textId="77777777" w:rsidR="003D271F" w:rsidRDefault="00406DFC">
      <w:pPr>
        <w:tabs>
          <w:tab w:val="left" w:pos="720"/>
        </w:tabs>
        <w:spacing w:before="200" w:after="0" w:line="240" w:lineRule="auto"/>
        <w:ind w:left="720" w:hanging="240"/>
      </w:pPr>
      <w:bookmarkStart w:id="1816" w:name="d5e2661"/>
      <w:bookmarkStart w:id="1817" w:name="d5e2660"/>
      <w:bookmarkStart w:id="1818" w:name="d5e1982"/>
      <w:bookmarkStart w:id="1819" w:name="d5e1981"/>
      <w:bookmarkEnd w:id="1814"/>
      <w:bookmarkEnd w:id="1815"/>
      <w:r>
        <w:rPr>
          <w:rFonts w:ascii="Times New Roman" w:hAnsi="Times New Roman"/>
          <w:color w:val="000000"/>
          <w:sz w:val="20"/>
        </w:rPr>
        <w:t>21.2.1.</w:t>
      </w:r>
      <w:r>
        <w:rPr>
          <w:rFonts w:ascii="Times New Roman" w:hAnsi="Times New Roman"/>
          <w:color w:val="000000"/>
          <w:sz w:val="20"/>
        </w:rPr>
        <w:tab/>
        <w:t>Клиент идентифицируется в УС с помощью активно</w:t>
      </w:r>
      <w:r>
        <w:rPr>
          <w:rFonts w:ascii="Times New Roman" w:hAnsi="Times New Roman"/>
          <w:color w:val="000000"/>
          <w:sz w:val="20"/>
        </w:rPr>
        <w:t>й карты Банка – вставляет пластиковую карту в УС или пользуется NFC.</w:t>
      </w:r>
    </w:p>
    <w:p w14:paraId="20F92ADF" w14:textId="77777777" w:rsidR="003D271F" w:rsidRDefault="00406DFC">
      <w:pPr>
        <w:tabs>
          <w:tab w:val="left" w:pos="720"/>
        </w:tabs>
        <w:spacing w:before="200" w:after="0" w:line="240" w:lineRule="auto"/>
        <w:ind w:left="720" w:hanging="240"/>
      </w:pPr>
      <w:bookmarkStart w:id="1820" w:name="d5e2663"/>
      <w:bookmarkStart w:id="1821" w:name="d5e1984"/>
      <w:bookmarkEnd w:id="1816"/>
      <w:bookmarkEnd w:id="1817"/>
      <w:bookmarkEnd w:id="1818"/>
      <w:bookmarkEnd w:id="1819"/>
      <w:r>
        <w:rPr>
          <w:rFonts w:ascii="Times New Roman" w:hAnsi="Times New Roman"/>
          <w:color w:val="000000"/>
          <w:sz w:val="20"/>
        </w:rPr>
        <w:t>21.2.2.</w:t>
      </w:r>
      <w:r>
        <w:rPr>
          <w:rFonts w:ascii="Times New Roman" w:hAnsi="Times New Roman"/>
          <w:color w:val="000000"/>
          <w:sz w:val="20"/>
        </w:rPr>
        <w:tab/>
        <w:t>Клиент выбирает в УС Снять деньги.</w:t>
      </w:r>
    </w:p>
    <w:p w14:paraId="11EE7013" w14:textId="77777777" w:rsidR="003D271F" w:rsidRDefault="00406DFC">
      <w:pPr>
        <w:tabs>
          <w:tab w:val="left" w:pos="720"/>
        </w:tabs>
        <w:spacing w:before="200" w:after="0" w:line="240" w:lineRule="auto"/>
        <w:ind w:left="720" w:hanging="240"/>
      </w:pPr>
      <w:bookmarkStart w:id="1822" w:name="d5e2665"/>
      <w:bookmarkStart w:id="1823" w:name="d5e1986"/>
      <w:bookmarkEnd w:id="1820"/>
      <w:bookmarkEnd w:id="1821"/>
      <w:r>
        <w:rPr>
          <w:rFonts w:ascii="Times New Roman" w:hAnsi="Times New Roman"/>
          <w:color w:val="000000"/>
          <w:sz w:val="20"/>
        </w:rPr>
        <w:t>21.2.3.</w:t>
      </w:r>
      <w:r>
        <w:rPr>
          <w:rFonts w:ascii="Times New Roman" w:hAnsi="Times New Roman"/>
          <w:color w:val="000000"/>
          <w:sz w:val="20"/>
        </w:rPr>
        <w:tab/>
        <w:t>На экране УС отображается незавершенная операция клиента со всеми параметрами.</w:t>
      </w:r>
    </w:p>
    <w:p w14:paraId="034E5230" w14:textId="77777777" w:rsidR="003D271F" w:rsidRDefault="00406DFC">
      <w:pPr>
        <w:tabs>
          <w:tab w:val="left" w:pos="720"/>
        </w:tabs>
        <w:spacing w:before="200" w:after="0" w:line="240" w:lineRule="auto"/>
        <w:ind w:left="720" w:hanging="240"/>
      </w:pPr>
      <w:bookmarkStart w:id="1824" w:name="d5e2667"/>
      <w:bookmarkStart w:id="1825" w:name="d5e1988"/>
      <w:bookmarkEnd w:id="1822"/>
      <w:bookmarkEnd w:id="1823"/>
      <w:r>
        <w:rPr>
          <w:rFonts w:ascii="Times New Roman" w:hAnsi="Times New Roman"/>
          <w:color w:val="000000"/>
          <w:sz w:val="20"/>
        </w:rPr>
        <w:t>21.2.4.</w:t>
      </w:r>
      <w:r>
        <w:rPr>
          <w:rFonts w:ascii="Times New Roman" w:hAnsi="Times New Roman"/>
          <w:color w:val="000000"/>
          <w:sz w:val="20"/>
        </w:rPr>
        <w:tab/>
        <w:t>Клиент подтверждает снятие наличных вводом пин-ко</w:t>
      </w:r>
      <w:r>
        <w:rPr>
          <w:rFonts w:ascii="Times New Roman" w:hAnsi="Times New Roman"/>
          <w:color w:val="000000"/>
          <w:sz w:val="20"/>
        </w:rPr>
        <w:t>да от банковской карты.</w:t>
      </w:r>
    </w:p>
    <w:p w14:paraId="6EB3A146" w14:textId="77777777" w:rsidR="003D271F" w:rsidRDefault="00406DFC">
      <w:pPr>
        <w:tabs>
          <w:tab w:val="left" w:pos="720"/>
        </w:tabs>
        <w:spacing w:before="200" w:after="0" w:line="240" w:lineRule="auto"/>
        <w:ind w:left="720" w:hanging="240"/>
      </w:pPr>
      <w:bookmarkStart w:id="1826" w:name="d5e2669"/>
      <w:bookmarkStart w:id="1827" w:name="d5e1990"/>
      <w:bookmarkEnd w:id="1824"/>
      <w:bookmarkEnd w:id="1825"/>
      <w:r>
        <w:rPr>
          <w:rFonts w:ascii="Times New Roman" w:hAnsi="Times New Roman"/>
          <w:color w:val="000000"/>
          <w:sz w:val="20"/>
        </w:rPr>
        <w:t>21.2.5.</w:t>
      </w:r>
      <w:r>
        <w:rPr>
          <w:rFonts w:ascii="Times New Roman" w:hAnsi="Times New Roman"/>
          <w:color w:val="000000"/>
          <w:sz w:val="20"/>
        </w:rPr>
        <w:tab/>
        <w:t>Клиент получает деньги в УС.</w:t>
      </w:r>
    </w:p>
    <w:p w14:paraId="7C3EF037" w14:textId="77777777" w:rsidR="003D271F" w:rsidRDefault="00406DFC">
      <w:pPr>
        <w:tabs>
          <w:tab w:val="left" w:pos="480"/>
        </w:tabs>
        <w:spacing w:before="200" w:after="0" w:line="240" w:lineRule="auto"/>
        <w:ind w:left="480" w:hanging="240"/>
      </w:pPr>
      <w:bookmarkStart w:id="1828" w:name="d5e2671"/>
      <w:bookmarkStart w:id="1829" w:name="d5e1992"/>
      <w:bookmarkEnd w:id="1826"/>
      <w:bookmarkEnd w:id="1827"/>
      <w:r>
        <w:rPr>
          <w:rFonts w:ascii="Times New Roman" w:hAnsi="Times New Roman"/>
          <w:color w:val="000000"/>
          <w:sz w:val="20"/>
        </w:rPr>
        <w:t>21.3.</w:t>
      </w:r>
      <w:r>
        <w:rPr>
          <w:rFonts w:ascii="Times New Roman" w:hAnsi="Times New Roman"/>
          <w:color w:val="000000"/>
          <w:sz w:val="20"/>
        </w:rPr>
        <w:tab/>
        <w:t>Способ идентификации – номер идентификатора. ЦЕЛЕВОЕ РЕШЕНИЕ</w:t>
      </w:r>
    </w:p>
    <w:p w14:paraId="15927395" w14:textId="77777777" w:rsidR="003D271F" w:rsidRDefault="00406DFC">
      <w:pPr>
        <w:tabs>
          <w:tab w:val="left" w:pos="720"/>
        </w:tabs>
        <w:spacing w:before="200" w:after="0" w:line="240" w:lineRule="auto"/>
        <w:ind w:left="720" w:hanging="240"/>
      </w:pPr>
      <w:bookmarkStart w:id="1830" w:name="d5e2674"/>
      <w:bookmarkStart w:id="1831" w:name="d5e2673"/>
      <w:bookmarkStart w:id="1832" w:name="d5e1995"/>
      <w:bookmarkStart w:id="1833" w:name="d5e1994"/>
      <w:bookmarkEnd w:id="1828"/>
      <w:bookmarkEnd w:id="1829"/>
      <w:r>
        <w:rPr>
          <w:rFonts w:ascii="Times New Roman" w:hAnsi="Times New Roman"/>
          <w:color w:val="000000"/>
          <w:sz w:val="20"/>
        </w:rPr>
        <w:t>21.3.1.</w:t>
      </w:r>
      <w:r>
        <w:rPr>
          <w:rFonts w:ascii="Times New Roman" w:hAnsi="Times New Roman"/>
          <w:color w:val="000000"/>
          <w:sz w:val="20"/>
        </w:rPr>
        <w:tab/>
        <w:t>Клиенту приходит смс с номером идентификатора.</w:t>
      </w:r>
    </w:p>
    <w:p w14:paraId="2E68C983" w14:textId="77777777" w:rsidR="003D271F" w:rsidRDefault="00406DFC">
      <w:pPr>
        <w:tabs>
          <w:tab w:val="left" w:pos="720"/>
        </w:tabs>
        <w:spacing w:before="200" w:after="0" w:line="240" w:lineRule="auto"/>
        <w:ind w:left="720" w:hanging="240"/>
      </w:pPr>
      <w:bookmarkStart w:id="1834" w:name="d5e2676"/>
      <w:bookmarkStart w:id="1835" w:name="d5e1997"/>
      <w:bookmarkEnd w:id="1830"/>
      <w:bookmarkEnd w:id="1831"/>
      <w:bookmarkEnd w:id="1832"/>
      <w:bookmarkEnd w:id="1833"/>
      <w:r>
        <w:rPr>
          <w:rFonts w:ascii="Times New Roman" w:hAnsi="Times New Roman"/>
          <w:color w:val="000000"/>
          <w:sz w:val="20"/>
        </w:rPr>
        <w:t>21.3.2.</w:t>
      </w:r>
      <w:r>
        <w:rPr>
          <w:rFonts w:ascii="Times New Roman" w:hAnsi="Times New Roman"/>
          <w:color w:val="000000"/>
          <w:sz w:val="20"/>
        </w:rPr>
        <w:tab/>
        <w:t>Клиент в бескарточном меню УС выбирает Снять деньги, вводит номер</w:t>
      </w:r>
      <w:r>
        <w:rPr>
          <w:rFonts w:ascii="Times New Roman" w:hAnsi="Times New Roman"/>
          <w:color w:val="000000"/>
          <w:sz w:val="20"/>
        </w:rPr>
        <w:t xml:space="preserve"> идентификатора из смс.</w:t>
      </w:r>
    </w:p>
    <w:p w14:paraId="05076AC7" w14:textId="77777777" w:rsidR="003D271F" w:rsidRDefault="00406DFC">
      <w:pPr>
        <w:tabs>
          <w:tab w:val="left" w:pos="720"/>
        </w:tabs>
        <w:spacing w:before="200" w:after="0" w:line="240" w:lineRule="auto"/>
        <w:ind w:left="720" w:hanging="240"/>
      </w:pPr>
      <w:bookmarkStart w:id="1836" w:name="d5e2678"/>
      <w:bookmarkStart w:id="1837" w:name="d5e1999"/>
      <w:bookmarkEnd w:id="1834"/>
      <w:bookmarkEnd w:id="1835"/>
      <w:r>
        <w:rPr>
          <w:rFonts w:ascii="Times New Roman" w:hAnsi="Times New Roman"/>
          <w:color w:val="000000"/>
          <w:sz w:val="20"/>
        </w:rPr>
        <w:t>21.3.3.</w:t>
      </w:r>
      <w:r>
        <w:rPr>
          <w:rFonts w:ascii="Times New Roman" w:hAnsi="Times New Roman"/>
          <w:color w:val="000000"/>
          <w:sz w:val="20"/>
        </w:rPr>
        <w:tab/>
        <w:t>Клиенту отображаются параметры операции.</w:t>
      </w:r>
    </w:p>
    <w:p w14:paraId="08981303" w14:textId="77777777" w:rsidR="003D271F" w:rsidRDefault="00406DFC">
      <w:pPr>
        <w:tabs>
          <w:tab w:val="left" w:pos="720"/>
        </w:tabs>
        <w:spacing w:before="200" w:after="0" w:line="240" w:lineRule="auto"/>
        <w:ind w:left="720" w:hanging="240"/>
      </w:pPr>
      <w:bookmarkStart w:id="1838" w:name="d5e2680"/>
      <w:bookmarkStart w:id="1839" w:name="d5e2001"/>
      <w:bookmarkEnd w:id="1836"/>
      <w:bookmarkEnd w:id="1837"/>
      <w:r>
        <w:rPr>
          <w:rFonts w:ascii="Times New Roman" w:hAnsi="Times New Roman"/>
          <w:color w:val="000000"/>
          <w:sz w:val="20"/>
        </w:rPr>
        <w:t>21.3.4.</w:t>
      </w:r>
      <w:r>
        <w:rPr>
          <w:rFonts w:ascii="Times New Roman" w:hAnsi="Times New Roman"/>
          <w:color w:val="000000"/>
          <w:sz w:val="20"/>
        </w:rPr>
        <w:tab/>
        <w:t>Клиенту приходит код на номер телефона для нотификации.</w:t>
      </w:r>
    </w:p>
    <w:p w14:paraId="4D1E0ED7" w14:textId="77777777" w:rsidR="003D271F" w:rsidRDefault="00406DFC">
      <w:pPr>
        <w:tabs>
          <w:tab w:val="left" w:pos="720"/>
        </w:tabs>
        <w:spacing w:before="200" w:after="0" w:line="240" w:lineRule="auto"/>
        <w:ind w:left="720" w:hanging="240"/>
      </w:pPr>
      <w:bookmarkStart w:id="1840" w:name="d5e2682"/>
      <w:bookmarkStart w:id="1841" w:name="d5e2003"/>
      <w:bookmarkEnd w:id="1838"/>
      <w:bookmarkEnd w:id="1839"/>
      <w:r>
        <w:rPr>
          <w:rFonts w:ascii="Times New Roman" w:hAnsi="Times New Roman"/>
          <w:color w:val="000000"/>
          <w:sz w:val="20"/>
        </w:rPr>
        <w:t>21.3.5.</w:t>
      </w:r>
      <w:r>
        <w:rPr>
          <w:rFonts w:ascii="Times New Roman" w:hAnsi="Times New Roman"/>
          <w:color w:val="000000"/>
          <w:sz w:val="20"/>
        </w:rPr>
        <w:tab/>
        <w:t>Клиент вводит код подтверждения.</w:t>
      </w:r>
    </w:p>
    <w:p w14:paraId="152C2327" w14:textId="77777777" w:rsidR="003D271F" w:rsidRDefault="00406DFC">
      <w:pPr>
        <w:tabs>
          <w:tab w:val="left" w:pos="720"/>
        </w:tabs>
        <w:spacing w:before="200" w:after="0" w:line="240" w:lineRule="auto"/>
        <w:ind w:left="720" w:hanging="240"/>
      </w:pPr>
      <w:bookmarkStart w:id="1842" w:name="d5e2684"/>
      <w:bookmarkStart w:id="1843" w:name="d5e2005"/>
      <w:bookmarkEnd w:id="1840"/>
      <w:bookmarkEnd w:id="1841"/>
      <w:r>
        <w:rPr>
          <w:rFonts w:ascii="Times New Roman" w:hAnsi="Times New Roman"/>
          <w:color w:val="000000"/>
          <w:sz w:val="20"/>
        </w:rPr>
        <w:t>21.3.6.</w:t>
      </w:r>
      <w:r>
        <w:rPr>
          <w:rFonts w:ascii="Times New Roman" w:hAnsi="Times New Roman"/>
          <w:color w:val="000000"/>
          <w:sz w:val="20"/>
        </w:rPr>
        <w:tab/>
        <w:t>Клиент получает деньги в УС.</w:t>
      </w:r>
    </w:p>
    <w:p w14:paraId="594D48DD" w14:textId="77777777" w:rsidR="003D271F" w:rsidRDefault="00406DFC">
      <w:pPr>
        <w:spacing w:before="200" w:after="0" w:line="240" w:lineRule="auto"/>
      </w:pPr>
      <w:bookmarkStart w:id="1844" w:name="d5e2686"/>
      <w:bookmarkStart w:id="1845" w:name="d5e2007"/>
      <w:bookmarkEnd w:id="1842"/>
      <w:bookmarkEnd w:id="1843"/>
      <w:r>
        <w:rPr>
          <w:rFonts w:ascii="Arial" w:hAnsi="Arial"/>
          <w:b/>
          <w:color w:val="000000"/>
          <w:sz w:val="35"/>
        </w:rPr>
        <w:t>4.5. Описание построения архитектуры</w:t>
      </w:r>
    </w:p>
    <w:bookmarkEnd w:id="1844"/>
    <w:bookmarkEnd w:id="1845"/>
    <w:p w14:paraId="04F11AE2" w14:textId="77777777" w:rsidR="003D271F" w:rsidRDefault="00406DFC">
      <w:pPr>
        <w:spacing w:before="200" w:after="0" w:line="240" w:lineRule="auto"/>
      </w:pPr>
      <w:r>
        <w:rPr>
          <w:rFonts w:ascii="Times New Roman" w:hAnsi="Times New Roman"/>
          <w:color w:val="000000"/>
          <w:sz w:val="20"/>
        </w:rPr>
        <w:t>Поря</w:t>
      </w:r>
      <w:r>
        <w:rPr>
          <w:rFonts w:ascii="Times New Roman" w:hAnsi="Times New Roman"/>
          <w:color w:val="000000"/>
          <w:sz w:val="20"/>
        </w:rPr>
        <w:t>док функционального взаимодействия логически выделенных модулей и компонент ППО (функциональная архитектура), а также сетевого взаимодействия информационных ресурсов, на которых размещаются модули и компоненты ППО (сетевая архитектура) указан в документе 7</w:t>
      </w:r>
      <w:r>
        <w:rPr>
          <w:rFonts w:ascii="Times New Roman" w:hAnsi="Times New Roman"/>
          <w:color w:val="000000"/>
          <w:sz w:val="20"/>
        </w:rPr>
        <w:t>0.10.01.00.00.ОП.0001.0001 "Описание задачи".</w:t>
      </w:r>
    </w:p>
    <w:p w14:paraId="30A1065A" w14:textId="77777777" w:rsidR="003D271F" w:rsidRDefault="00406DFC">
      <w:pPr>
        <w:spacing w:before="200" w:after="0" w:line="240" w:lineRule="auto"/>
      </w:pPr>
      <w:r>
        <w:rPr>
          <w:rFonts w:ascii="Times New Roman" w:hAnsi="Times New Roman"/>
          <w:color w:val="000000"/>
          <w:sz w:val="20"/>
        </w:rPr>
        <w:t>Требований по изменению взаимодействия между системами, в рамках данной задачи не предъявляется.</w:t>
      </w:r>
    </w:p>
    <w:p w14:paraId="2C7D71A7" w14:textId="77777777" w:rsidR="003D271F" w:rsidRDefault="00406DFC">
      <w:pPr>
        <w:spacing w:before="200" w:after="0" w:line="240" w:lineRule="auto"/>
      </w:pPr>
      <w:bookmarkStart w:id="1846" w:name="d5e2690"/>
      <w:bookmarkStart w:id="1847" w:name="d5e2011"/>
      <w:r>
        <w:rPr>
          <w:rFonts w:ascii="Arial" w:hAnsi="Arial"/>
          <w:b/>
          <w:color w:val="000000"/>
          <w:sz w:val="35"/>
        </w:rPr>
        <w:t>4.6. Нефункциональные требования</w:t>
      </w:r>
    </w:p>
    <w:p w14:paraId="637DEE08" w14:textId="77777777" w:rsidR="003D271F" w:rsidRDefault="00406DFC">
      <w:pPr>
        <w:spacing w:before="200" w:after="0" w:line="240" w:lineRule="auto"/>
      </w:pPr>
      <w:bookmarkStart w:id="1848" w:name="d5e2692"/>
      <w:bookmarkStart w:id="1849" w:name="d5e2013"/>
      <w:bookmarkEnd w:id="1846"/>
      <w:bookmarkEnd w:id="1847"/>
      <w:r>
        <w:rPr>
          <w:rFonts w:ascii="Arial" w:hAnsi="Arial"/>
          <w:b/>
          <w:color w:val="000000"/>
          <w:sz w:val="29"/>
        </w:rPr>
        <w:t>4.6.1. Требования к надежности и производительности</w:t>
      </w:r>
    </w:p>
    <w:bookmarkEnd w:id="1848"/>
    <w:bookmarkEnd w:id="1849"/>
    <w:p w14:paraId="712184FE" w14:textId="77777777" w:rsidR="003D271F" w:rsidRDefault="00406DFC">
      <w:pPr>
        <w:spacing w:before="200" w:after="0" w:line="240" w:lineRule="auto"/>
      </w:pPr>
      <w:r>
        <w:rPr>
          <w:rFonts w:ascii="Times New Roman" w:hAnsi="Times New Roman"/>
          <w:color w:val="000000"/>
          <w:sz w:val="20"/>
        </w:rPr>
        <w:t>Требования к производительно</w:t>
      </w:r>
      <w:r>
        <w:rPr>
          <w:rFonts w:ascii="Times New Roman" w:hAnsi="Times New Roman"/>
          <w:color w:val="000000"/>
          <w:sz w:val="20"/>
        </w:rPr>
        <w:t>сти в данной доработке не предъявляются и по результатам доработки производительность существующих бизнес-операций не должна ухудшиться.</w:t>
      </w:r>
    </w:p>
    <w:p w14:paraId="2DF7E72E" w14:textId="77777777" w:rsidR="003D271F" w:rsidRDefault="00406DFC">
      <w:pPr>
        <w:spacing w:before="200" w:after="0" w:line="240" w:lineRule="auto"/>
      </w:pPr>
      <w:bookmarkStart w:id="1850" w:name="d5e2695"/>
      <w:bookmarkStart w:id="1851" w:name="d5e2016"/>
      <w:r>
        <w:rPr>
          <w:rFonts w:ascii="Arial" w:hAnsi="Arial"/>
          <w:b/>
          <w:color w:val="000000"/>
          <w:sz w:val="29"/>
        </w:rPr>
        <w:t>4.6.2. Требования к информационной безопасности</w:t>
      </w:r>
    </w:p>
    <w:bookmarkEnd w:id="1850"/>
    <w:bookmarkEnd w:id="1851"/>
    <w:p w14:paraId="1A6CA090" w14:textId="77777777" w:rsidR="003D271F" w:rsidRDefault="00406DFC">
      <w:pPr>
        <w:spacing w:before="200" w:after="0" w:line="240" w:lineRule="auto"/>
      </w:pPr>
      <w:r>
        <w:rPr>
          <w:rFonts w:ascii="Times New Roman" w:hAnsi="Times New Roman"/>
          <w:color w:val="000000"/>
          <w:sz w:val="20"/>
        </w:rPr>
        <w:lastRenderedPageBreak/>
        <w:t xml:space="preserve">Текущие требования к Спектрум по информационной безопасности, а также </w:t>
      </w:r>
      <w:r>
        <w:rPr>
          <w:rFonts w:ascii="Times New Roman" w:hAnsi="Times New Roman"/>
          <w:color w:val="000000"/>
          <w:sz w:val="20"/>
        </w:rPr>
        <w:t>технологические учетные записи описаны в документе 70.10.01.00.00.ОП.0001.0001 "Описание задачи".</w:t>
      </w:r>
    </w:p>
    <w:p w14:paraId="5458676A" w14:textId="77777777" w:rsidR="003D271F" w:rsidRDefault="00406DFC">
      <w:pPr>
        <w:spacing w:before="200" w:after="0" w:line="240" w:lineRule="auto"/>
      </w:pPr>
      <w:r>
        <w:rPr>
          <w:rFonts w:ascii="Times New Roman" w:hAnsi="Times New Roman"/>
          <w:color w:val="000000"/>
          <w:sz w:val="20"/>
        </w:rPr>
        <w:t>Требования к:</w:t>
      </w:r>
    </w:p>
    <w:p w14:paraId="5E8422B3" w14:textId="77777777" w:rsidR="003D271F" w:rsidRDefault="00406DFC">
      <w:pPr>
        <w:spacing w:before="200" w:after="0" w:line="240" w:lineRule="auto"/>
      </w:pPr>
      <w:r>
        <w:rPr>
          <w:rFonts w:ascii="Times New Roman" w:hAnsi="Times New Roman"/>
          <w:color w:val="000000"/>
          <w:sz w:val="20"/>
        </w:rPr>
        <w:t>• идентификации и аутентификации пользователей;</w:t>
      </w:r>
    </w:p>
    <w:p w14:paraId="0E341B07" w14:textId="77777777" w:rsidR="003D271F" w:rsidRDefault="00406DFC">
      <w:pPr>
        <w:spacing w:before="200" w:after="0" w:line="240" w:lineRule="auto"/>
      </w:pPr>
      <w:r>
        <w:rPr>
          <w:rFonts w:ascii="Times New Roman" w:hAnsi="Times New Roman"/>
          <w:color w:val="000000"/>
          <w:sz w:val="20"/>
        </w:rPr>
        <w:t>• авторизации пользователей (разграничению доступа пользователей (ролей) к информационным объект</w:t>
      </w:r>
      <w:r>
        <w:rPr>
          <w:rFonts w:ascii="Times New Roman" w:hAnsi="Times New Roman"/>
          <w:color w:val="000000"/>
          <w:sz w:val="20"/>
        </w:rPr>
        <w:t>ам и операциям);</w:t>
      </w:r>
    </w:p>
    <w:p w14:paraId="7FFD8187" w14:textId="77777777" w:rsidR="003D271F" w:rsidRDefault="00406DFC">
      <w:pPr>
        <w:spacing w:before="200" w:after="0" w:line="240" w:lineRule="auto"/>
      </w:pPr>
      <w:r>
        <w:rPr>
          <w:rFonts w:ascii="Times New Roman" w:hAnsi="Times New Roman"/>
          <w:color w:val="000000"/>
          <w:sz w:val="20"/>
        </w:rPr>
        <w:t>• обеспечение достоверности документов и целостности информационных объектов;</w:t>
      </w:r>
    </w:p>
    <w:p w14:paraId="3B5F1BC4" w14:textId="77777777" w:rsidR="003D271F" w:rsidRDefault="00406DFC">
      <w:pPr>
        <w:spacing w:before="200" w:after="0" w:line="240" w:lineRule="auto"/>
      </w:pPr>
      <w:r>
        <w:rPr>
          <w:rFonts w:ascii="Times New Roman" w:hAnsi="Times New Roman"/>
          <w:color w:val="000000"/>
          <w:sz w:val="20"/>
        </w:rPr>
        <w:t>• защите от несанкционированного доступа;</w:t>
      </w:r>
    </w:p>
    <w:p w14:paraId="4AB914A1" w14:textId="77777777" w:rsidR="003D271F" w:rsidRDefault="00406DFC">
      <w:pPr>
        <w:spacing w:before="200" w:after="0" w:line="240" w:lineRule="auto"/>
      </w:pPr>
      <w:r>
        <w:rPr>
          <w:rFonts w:ascii="Times New Roman" w:hAnsi="Times New Roman"/>
          <w:color w:val="000000"/>
          <w:sz w:val="20"/>
        </w:rPr>
        <w:t>• криптографической защите</w:t>
      </w:r>
    </w:p>
    <w:p w14:paraId="395949F1" w14:textId="77777777" w:rsidR="003D271F" w:rsidRDefault="00406DFC">
      <w:pPr>
        <w:spacing w:before="200" w:after="0" w:line="240" w:lineRule="auto"/>
      </w:pPr>
      <w:r>
        <w:rPr>
          <w:rFonts w:ascii="Times New Roman" w:hAnsi="Times New Roman"/>
          <w:color w:val="000000"/>
          <w:sz w:val="20"/>
        </w:rPr>
        <w:t>в рамках данной задачи не изменяются.</w:t>
      </w:r>
    </w:p>
    <w:p w14:paraId="31767A25" w14:textId="77777777" w:rsidR="003D271F" w:rsidRDefault="00406DFC">
      <w:pPr>
        <w:spacing w:before="200" w:after="0" w:line="240" w:lineRule="auto"/>
      </w:pPr>
      <w:bookmarkStart w:id="1852" w:name="d5e2705"/>
      <w:bookmarkStart w:id="1853" w:name="d5e2026"/>
      <w:r>
        <w:rPr>
          <w:rFonts w:ascii="Arial" w:hAnsi="Arial"/>
          <w:b/>
          <w:color w:val="000000"/>
          <w:sz w:val="29"/>
        </w:rPr>
        <w:t>4.6.3. Требования к аудиту</w:t>
      </w:r>
    </w:p>
    <w:bookmarkEnd w:id="1852"/>
    <w:bookmarkEnd w:id="1853"/>
    <w:p w14:paraId="29389DE2" w14:textId="77777777" w:rsidR="003D271F" w:rsidRDefault="00406DFC">
      <w:pPr>
        <w:spacing w:before="200" w:after="0" w:line="240" w:lineRule="auto"/>
      </w:pPr>
      <w:r>
        <w:rPr>
          <w:rFonts w:ascii="Times New Roman" w:hAnsi="Times New Roman"/>
          <w:color w:val="000000"/>
          <w:sz w:val="20"/>
        </w:rPr>
        <w:t xml:space="preserve">Текущие требования по </w:t>
      </w:r>
      <w:r>
        <w:rPr>
          <w:rFonts w:ascii="Times New Roman" w:hAnsi="Times New Roman"/>
          <w:color w:val="000000"/>
          <w:sz w:val="20"/>
        </w:rPr>
        <w:t>аудиту в Спектрум изложены в документе 70.10.01.00.00.ОП.0001.0001 "Описание задачи".</w:t>
      </w:r>
    </w:p>
    <w:p w14:paraId="7C0DA2AB" w14:textId="77777777" w:rsidR="003D271F" w:rsidRDefault="00406DFC">
      <w:pPr>
        <w:spacing w:before="200" w:after="0" w:line="240" w:lineRule="auto"/>
      </w:pPr>
      <w:bookmarkStart w:id="1854" w:name="d5e2708"/>
      <w:bookmarkStart w:id="1855" w:name="d5e2029"/>
      <w:r>
        <w:rPr>
          <w:rFonts w:ascii="Arial" w:hAnsi="Arial"/>
          <w:b/>
          <w:color w:val="000000"/>
          <w:sz w:val="29"/>
        </w:rPr>
        <w:t>4.6.4. Требования к программному и аппаратному окружению</w:t>
      </w:r>
    </w:p>
    <w:bookmarkEnd w:id="1854"/>
    <w:bookmarkEnd w:id="1855"/>
    <w:p w14:paraId="32266379" w14:textId="77777777" w:rsidR="003D271F" w:rsidRDefault="00406DFC">
      <w:pPr>
        <w:spacing w:before="200" w:after="0" w:line="240" w:lineRule="auto"/>
      </w:pPr>
      <w:r>
        <w:rPr>
          <w:rFonts w:ascii="Times New Roman" w:hAnsi="Times New Roman"/>
          <w:color w:val="000000"/>
          <w:sz w:val="20"/>
        </w:rPr>
        <w:t>Требований к программному и аппаратному окружению в рамках данной задачи не предъявляется.</w:t>
      </w:r>
    </w:p>
    <w:p w14:paraId="05C2DB6C" w14:textId="77777777" w:rsidR="003D271F" w:rsidRDefault="00406DFC">
      <w:pPr>
        <w:spacing w:before="200" w:after="0" w:line="240" w:lineRule="auto"/>
      </w:pPr>
      <w:bookmarkStart w:id="1856" w:name="checkList"/>
      <w:r>
        <w:rPr>
          <w:rFonts w:ascii="Arial" w:hAnsi="Arial"/>
          <w:b/>
          <w:color w:val="000000"/>
          <w:sz w:val="24"/>
        </w:rPr>
        <w:t xml:space="preserve">4.6.4.1. Требования к </w:t>
      </w:r>
      <w:r>
        <w:rPr>
          <w:rFonts w:ascii="Arial" w:hAnsi="Arial"/>
          <w:b/>
          <w:color w:val="000000"/>
          <w:sz w:val="24"/>
        </w:rPr>
        <w:t>внедрению</w:t>
      </w:r>
    </w:p>
    <w:p w14:paraId="1F687622" w14:textId="77777777" w:rsidR="003D271F" w:rsidRDefault="00406DFC">
      <w:pPr>
        <w:numPr>
          <w:ilvl w:val="0"/>
          <w:numId w:val="47"/>
        </w:numPr>
        <w:tabs>
          <w:tab w:val="left" w:pos="240"/>
        </w:tabs>
        <w:spacing w:before="200" w:after="0" w:line="240" w:lineRule="auto"/>
        <w:ind w:left="240" w:hanging="40"/>
      </w:pPr>
      <w:bookmarkStart w:id="1857" w:name="d5e2715"/>
      <w:bookmarkStart w:id="1858" w:name="d5e2714"/>
      <w:bookmarkStart w:id="1859" w:name="d5e2036"/>
      <w:bookmarkStart w:id="1860" w:name="d5e2035"/>
      <w:bookmarkEnd w:id="1856"/>
      <w:r>
        <w:rPr>
          <w:rFonts w:ascii="Times New Roman" w:hAnsi="Times New Roman"/>
          <w:color w:val="000000"/>
          <w:sz w:val="20"/>
        </w:rPr>
        <w:t xml:space="preserve">Для точки интеграции (см. </w:t>
      </w:r>
      <w:hyperlink w:anchor="settings_svc_func">
        <w:r>
          <w:rPr>
            <w:rFonts w:ascii="Times New Roman" w:hAnsi="Times New Roman"/>
            <w:color w:val="000000"/>
            <w:sz w:val="20"/>
          </w:rPr>
          <w:t>Раздел 4.3.2.3.3, «Справочно: настройка точек отправки и приема для сервиса JournalService»</w:t>
        </w:r>
      </w:hyperlink>
      <w:r>
        <w:rPr>
          <w:rFonts w:ascii="Times New Roman" w:hAnsi="Times New Roman"/>
          <w:color w:val="000000"/>
          <w:sz w:val="20"/>
        </w:rPr>
        <w:t xml:space="preserve"> необходимо настроить "Адрес точки приёма" ( брокеры), "Логин пользователя для подключени</w:t>
      </w:r>
      <w:r>
        <w:rPr>
          <w:rFonts w:ascii="Times New Roman" w:hAnsi="Times New Roman"/>
          <w:color w:val="000000"/>
          <w:sz w:val="20"/>
        </w:rPr>
        <w:t>я"/"Пароль пользователя для подключения", "Менеджер" на создание и отмену документа.</w:t>
      </w:r>
    </w:p>
    <w:p w14:paraId="0588BD2A" w14:textId="1DDB097F" w:rsidR="003D271F" w:rsidRDefault="00406DFC">
      <w:pPr>
        <w:numPr>
          <w:ilvl w:val="0"/>
          <w:numId w:val="47"/>
        </w:numPr>
        <w:tabs>
          <w:tab w:val="left" w:pos="240"/>
        </w:tabs>
        <w:spacing w:before="200" w:after="0" w:line="240" w:lineRule="auto"/>
        <w:ind w:left="240" w:hanging="40"/>
      </w:pPr>
      <w:bookmarkStart w:id="1861" w:name="d5e2718"/>
      <w:bookmarkStart w:id="1862" w:name="d5e2039"/>
      <w:bookmarkEnd w:id="1857"/>
      <w:bookmarkEnd w:id="1858"/>
      <w:bookmarkEnd w:id="1859"/>
      <w:bookmarkEnd w:id="1860"/>
      <w:r>
        <w:rPr>
          <w:rFonts w:ascii="Times New Roman" w:hAnsi="Times New Roman"/>
          <w:color w:val="000000"/>
          <w:sz w:val="20"/>
        </w:rPr>
        <w:t xml:space="preserve">Для точки интеграции (см. </w:t>
      </w:r>
      <w:r>
        <w:fldChar w:fldCharType="begin"/>
      </w:r>
      <w:r>
        <w:instrText xml:space="preserve"> HYPERLINK \l "settings_svc_func_subo" \h </w:instrText>
      </w:r>
      <w:r>
        <w:fldChar w:fldCharType="separate"/>
      </w:r>
      <w:r>
        <w:rPr>
          <w:rFonts w:ascii="Times New Roman" w:hAnsi="Times New Roman"/>
          <w:color w:val="000000"/>
          <w:sz w:val="20"/>
        </w:rPr>
        <w:t xml:space="preserve">Раздел 4.3.2.3.5, «Настройка точек отправки и приема для </w:t>
      </w:r>
      <w:del w:id="1863" w:author="Yulia A. Trifonova" w:date="2021-08-09T23:51:00Z">
        <w:r w:rsidR="00CE5630">
          <w:rPr>
            <w:rFonts w:ascii="Times New Roman" w:hAnsi="Times New Roman"/>
            <w:color w:val="000000"/>
            <w:sz w:val="20"/>
          </w:rPr>
          <w:delText>сервса</w:delText>
        </w:r>
      </w:del>
      <w:ins w:id="1864" w:author="Yulia A. Trifonova" w:date="2021-08-09T23:51:00Z">
        <w:r>
          <w:rPr>
            <w:rFonts w:ascii="Times New Roman" w:hAnsi="Times New Roman"/>
            <w:color w:val="000000"/>
            <w:sz w:val="20"/>
          </w:rPr>
          <w:t>сервиса</w:t>
        </w:r>
      </w:ins>
      <w:r>
        <w:rPr>
          <w:rFonts w:ascii="Times New Roman" w:hAnsi="Times New Roman"/>
          <w:color w:val="000000"/>
          <w:sz w:val="20"/>
        </w:rPr>
        <w:t xml:space="preserve"> SyncCashOperationStatus»</w:t>
      </w:r>
      <w:r>
        <w:rPr>
          <w:rFonts w:ascii="Times New Roman" w:hAnsi="Times New Roman"/>
          <w:color w:val="000000"/>
          <w:sz w:val="20"/>
        </w:rPr>
        <w:fldChar w:fldCharType="end"/>
      </w:r>
      <w:r>
        <w:rPr>
          <w:rFonts w:ascii="Times New Roman" w:hAnsi="Times New Roman"/>
          <w:color w:val="000000"/>
          <w:sz w:val="20"/>
        </w:rPr>
        <w:t xml:space="preserve"> необходимо</w:t>
      </w:r>
      <w:r>
        <w:rPr>
          <w:rFonts w:ascii="Times New Roman" w:hAnsi="Times New Roman"/>
          <w:color w:val="000000"/>
          <w:sz w:val="20"/>
        </w:rPr>
        <w:t xml:space="preserve"> настроить "Адрес точки отправки", "Параметры вызова для точки" "Логин пользователя для подключения"/"Пароль пользователя для подключения", "Менеджер" b "Адрес точки приёма" ( брокеры), "Логин пользователя для подключения"/"Пароль пользователя для подключе</w:t>
      </w:r>
      <w:r>
        <w:rPr>
          <w:rFonts w:ascii="Times New Roman" w:hAnsi="Times New Roman"/>
          <w:color w:val="000000"/>
          <w:sz w:val="20"/>
        </w:rPr>
        <w:t>ния", "Менеджер" для запроса и ответа на синхронизацию статуса в СУБО.</w:t>
      </w:r>
    </w:p>
    <w:p w14:paraId="69CD9A52" w14:textId="77777777" w:rsidR="003D271F" w:rsidRDefault="00406DFC">
      <w:pPr>
        <w:numPr>
          <w:ilvl w:val="0"/>
          <w:numId w:val="47"/>
        </w:numPr>
        <w:tabs>
          <w:tab w:val="left" w:pos="240"/>
        </w:tabs>
        <w:spacing w:before="200" w:after="0" w:line="240" w:lineRule="auto"/>
        <w:ind w:left="240" w:hanging="40"/>
      </w:pPr>
      <w:bookmarkStart w:id="1865" w:name="d5e2721"/>
      <w:bookmarkStart w:id="1866" w:name="d5e2042"/>
      <w:bookmarkEnd w:id="1861"/>
      <w:bookmarkEnd w:id="1862"/>
      <w:r>
        <w:rPr>
          <w:rFonts w:ascii="Times New Roman" w:hAnsi="Times New Roman"/>
          <w:color w:val="000000"/>
          <w:sz w:val="20"/>
        </w:rPr>
        <w:t>В рамках данной доработки изменяются/создается endpoint сервисов Спектрум, которые необходимо настроить в смежных системах:</w:t>
      </w:r>
    </w:p>
    <w:p w14:paraId="0FA6201F" w14:textId="77777777" w:rsidR="003D271F" w:rsidRDefault="00406DFC">
      <w:pPr>
        <w:numPr>
          <w:ilvl w:val="0"/>
          <w:numId w:val="46"/>
        </w:numPr>
        <w:tabs>
          <w:tab w:val="left" w:pos="480"/>
        </w:tabs>
        <w:spacing w:before="200" w:after="0" w:line="240" w:lineRule="auto"/>
        <w:ind w:left="480" w:hanging="40"/>
      </w:pPr>
      <w:bookmarkStart w:id="1867" w:name="d5e2724"/>
      <w:bookmarkStart w:id="1868" w:name="d5e2723"/>
      <w:bookmarkStart w:id="1869" w:name="d5e2045"/>
      <w:bookmarkStart w:id="1870" w:name="d5e2044"/>
      <w:bookmarkEnd w:id="1865"/>
      <w:bookmarkEnd w:id="1866"/>
      <w:r>
        <w:rPr>
          <w:rFonts w:ascii="Times New Roman" w:hAnsi="Times New Roman"/>
          <w:color w:val="000000"/>
          <w:sz w:val="20"/>
        </w:rPr>
        <w:t>Создание и отмена кассовых операций через сервис JournalServi</w:t>
      </w:r>
      <w:r>
        <w:rPr>
          <w:rFonts w:ascii="Times New Roman" w:hAnsi="Times New Roman"/>
          <w:color w:val="000000"/>
          <w:sz w:val="20"/>
        </w:rPr>
        <w:t>ce в СУБО.</w:t>
      </w:r>
    </w:p>
    <w:p w14:paraId="732B010D" w14:textId="77777777" w:rsidR="003D271F" w:rsidRDefault="00406DFC">
      <w:pPr>
        <w:numPr>
          <w:ilvl w:val="0"/>
          <w:numId w:val="47"/>
        </w:numPr>
        <w:tabs>
          <w:tab w:val="left" w:pos="240"/>
        </w:tabs>
        <w:spacing w:before="200" w:after="0" w:line="240" w:lineRule="auto"/>
        <w:ind w:left="240" w:hanging="40"/>
        <w:rPr>
          <w:ins w:id="1871" w:author="Yulia A. Trifonova" w:date="2021-08-09T23:51:00Z"/>
        </w:rPr>
      </w:pPr>
      <w:bookmarkStart w:id="1872" w:name="d5e2726"/>
      <w:bookmarkEnd w:id="1867"/>
      <w:bookmarkEnd w:id="1868"/>
      <w:bookmarkEnd w:id="1869"/>
      <w:bookmarkEnd w:id="1870"/>
      <w:ins w:id="1873" w:author="Yulia A. Trifonova" w:date="2021-08-09T23:51:00Z">
        <w:r>
          <w:rPr>
            <w:rFonts w:ascii="Times New Roman" w:hAnsi="Times New Roman"/>
            <w:color w:val="000000"/>
            <w:sz w:val="20"/>
          </w:rPr>
          <w:t xml:space="preserve">Необходимо настроить параметры для хранилища сертификатов (см. </w:t>
        </w:r>
        <w:r>
          <w:fldChar w:fldCharType="begin"/>
        </w:r>
        <w:r>
          <w:instrText xml:space="preserve"> HYPERLINK \l "settings_system_function_param" \h </w:instrText>
        </w:r>
        <w:r>
          <w:fldChar w:fldCharType="separate"/>
        </w:r>
        <w:r>
          <w:rPr>
            <w:rFonts w:ascii="Times New Roman" w:hAnsi="Times New Roman"/>
            <w:color w:val="000000"/>
            <w:sz w:val="20"/>
          </w:rPr>
          <w:t>Раздел 4.3.2.3.14, «Настройка системной функции "Настройка хранилища сертификатов"»</w:t>
        </w:r>
        <w:r>
          <w:rPr>
            <w:rFonts w:ascii="Times New Roman" w:hAnsi="Times New Roman"/>
            <w:color w:val="000000"/>
            <w:sz w:val="20"/>
          </w:rPr>
          <w:fldChar w:fldCharType="end"/>
        </w:r>
        <w:r>
          <w:rPr>
            <w:rFonts w:ascii="Times New Roman" w:hAnsi="Times New Roman"/>
            <w:color w:val="000000"/>
            <w:sz w:val="20"/>
          </w:rPr>
          <w:t>).</w:t>
        </w:r>
      </w:ins>
    </w:p>
    <w:p w14:paraId="53D44DFA" w14:textId="77777777" w:rsidR="003D271F" w:rsidRDefault="00406DFC">
      <w:pPr>
        <w:spacing w:before="200" w:after="0" w:line="240" w:lineRule="auto"/>
      </w:pPr>
      <w:bookmarkStart w:id="1874" w:name="d5e2729"/>
      <w:bookmarkStart w:id="1875" w:name="d5e2047"/>
      <w:bookmarkEnd w:id="1872"/>
      <w:r>
        <w:rPr>
          <w:rFonts w:ascii="Arial" w:hAnsi="Arial"/>
          <w:b/>
          <w:color w:val="000000"/>
          <w:sz w:val="29"/>
        </w:rPr>
        <w:t>4.6.5. Требования к документации</w:t>
      </w:r>
    </w:p>
    <w:bookmarkEnd w:id="1874"/>
    <w:bookmarkEnd w:id="1875"/>
    <w:p w14:paraId="12C04C36" w14:textId="77777777" w:rsidR="003D271F" w:rsidRDefault="00406DFC">
      <w:pPr>
        <w:spacing w:before="200" w:after="0" w:line="240" w:lineRule="auto"/>
      </w:pPr>
      <w:r>
        <w:rPr>
          <w:rFonts w:ascii="Times New Roman" w:hAnsi="Times New Roman"/>
          <w:color w:val="000000"/>
          <w:sz w:val="20"/>
        </w:rPr>
        <w:t>В рамках з</w:t>
      </w:r>
      <w:r>
        <w:rPr>
          <w:rFonts w:ascii="Times New Roman" w:hAnsi="Times New Roman"/>
          <w:color w:val="000000"/>
          <w:sz w:val="20"/>
        </w:rPr>
        <w:t>адачи должны быть разработаны, согласованы и утверждены в установленном в Банке порядке следующие документы:</w:t>
      </w:r>
    </w:p>
    <w:p w14:paraId="763865AB" w14:textId="77777777" w:rsidR="003D271F" w:rsidRDefault="00406DFC">
      <w:pPr>
        <w:spacing w:before="200" w:after="0" w:line="240" w:lineRule="auto"/>
      </w:pPr>
      <w:r>
        <w:rPr>
          <w:rFonts w:ascii="Times New Roman" w:hAnsi="Times New Roman"/>
          <w:color w:val="000000"/>
          <w:sz w:val="20"/>
        </w:rPr>
        <w:t>1. Техническое задание (текущий документ);</w:t>
      </w:r>
    </w:p>
    <w:p w14:paraId="6CA137D8" w14:textId="77777777" w:rsidR="003D271F" w:rsidRDefault="00406DFC">
      <w:pPr>
        <w:spacing w:before="200" w:after="0" w:line="240" w:lineRule="auto"/>
      </w:pPr>
      <w:r>
        <w:rPr>
          <w:rFonts w:ascii="Times New Roman" w:hAnsi="Times New Roman"/>
          <w:color w:val="000000"/>
          <w:sz w:val="20"/>
        </w:rPr>
        <w:t>2. Руководство администратора;</w:t>
      </w:r>
    </w:p>
    <w:p w14:paraId="7FE85ADE" w14:textId="77777777" w:rsidR="003D271F" w:rsidRDefault="00406DFC">
      <w:pPr>
        <w:spacing w:before="200" w:after="0" w:line="240" w:lineRule="auto"/>
      </w:pPr>
      <w:r>
        <w:rPr>
          <w:rFonts w:ascii="Times New Roman" w:hAnsi="Times New Roman"/>
          <w:color w:val="000000"/>
          <w:sz w:val="20"/>
        </w:rPr>
        <w:t>3. Руководство пользователя;</w:t>
      </w:r>
    </w:p>
    <w:p w14:paraId="0FF2EB2A" w14:textId="77777777" w:rsidR="003D271F" w:rsidRDefault="00406DFC">
      <w:pPr>
        <w:spacing w:before="200" w:after="0" w:line="240" w:lineRule="auto"/>
      </w:pPr>
      <w:r>
        <w:rPr>
          <w:rFonts w:ascii="Times New Roman" w:hAnsi="Times New Roman"/>
          <w:color w:val="000000"/>
          <w:sz w:val="20"/>
        </w:rPr>
        <w:t xml:space="preserve">4. Программа и методика испытаний </w:t>
      </w:r>
      <w:r>
        <w:rPr>
          <w:rFonts w:ascii="Times New Roman" w:hAnsi="Times New Roman"/>
          <w:color w:val="000000"/>
          <w:sz w:val="20"/>
        </w:rPr>
        <w:t>(разрабатывается на стороне Банка).</w:t>
      </w:r>
    </w:p>
    <w:p w14:paraId="75346F1D" w14:textId="77777777" w:rsidR="003D271F" w:rsidRPr="00D5724D" w:rsidRDefault="00406DFC">
      <w:pPr>
        <w:spacing w:before="200" w:after="0" w:line="240" w:lineRule="auto"/>
        <w:rPr>
          <w:lang w:val="en-US"/>
        </w:rPr>
      </w:pPr>
      <w:bookmarkStart w:id="1876" w:name="d5e2736"/>
      <w:bookmarkStart w:id="1877" w:name="d5e2054"/>
      <w:r w:rsidRPr="00D5724D">
        <w:rPr>
          <w:rFonts w:ascii="Arial" w:hAnsi="Arial"/>
          <w:b/>
          <w:color w:val="000000"/>
          <w:sz w:val="41"/>
          <w:lang w:val="en-US"/>
        </w:rPr>
        <w:lastRenderedPageBreak/>
        <w:t xml:space="preserve">5. </w:t>
      </w:r>
      <w:r>
        <w:rPr>
          <w:rFonts w:ascii="Arial" w:hAnsi="Arial"/>
          <w:b/>
          <w:color w:val="000000"/>
          <w:sz w:val="41"/>
        </w:rPr>
        <w:t>Приложения</w:t>
      </w:r>
    </w:p>
    <w:p w14:paraId="7797A8F6" w14:textId="77777777" w:rsidR="003D271F" w:rsidRPr="00D5724D" w:rsidRDefault="00406DFC">
      <w:pPr>
        <w:spacing w:before="200" w:after="0" w:line="240" w:lineRule="auto"/>
        <w:rPr>
          <w:ins w:id="1878" w:author="Yulia A. Trifonova" w:date="2021-08-09T23:51:00Z"/>
          <w:lang w:val="en-US"/>
        </w:rPr>
      </w:pPr>
      <w:bookmarkStart w:id="1879" w:name="createCFT_1061"/>
      <w:bookmarkEnd w:id="1876"/>
      <w:bookmarkEnd w:id="1877"/>
      <w:ins w:id="1880" w:author="Yulia A. Trifonova" w:date="2021-08-09T23:51:00Z">
        <w:r w:rsidRPr="00D5724D">
          <w:rPr>
            <w:rFonts w:ascii="Arial" w:hAnsi="Arial"/>
            <w:b/>
            <w:color w:val="000000"/>
            <w:sz w:val="35"/>
            <w:lang w:val="en-US"/>
          </w:rPr>
          <w:t>5.1. 1061 T_CABS_CREATE_DOC_REQ</w:t>
        </w:r>
      </w:ins>
    </w:p>
    <w:p w14:paraId="1039E845" w14:textId="77777777" w:rsidR="003D271F" w:rsidRPr="00D5724D" w:rsidRDefault="00406DFC">
      <w:pPr>
        <w:shd w:val="clear" w:color="auto" w:fill="E0E0E0"/>
        <w:spacing w:before="200" w:after="0" w:line="240" w:lineRule="auto"/>
        <w:rPr>
          <w:ins w:id="1881" w:author="Yulia A. Trifonova" w:date="2021-08-09T23:51:00Z"/>
          <w:lang w:val="en-US"/>
        </w:rPr>
      </w:pPr>
      <w:bookmarkStart w:id="1882" w:name="d5e2742"/>
      <w:bookmarkEnd w:id="1879"/>
      <w:ins w:id="1883" w:author="Yulia A. Trifonova" w:date="2021-08-09T23:51:00Z">
        <w:r w:rsidRPr="00D5724D">
          <w:rPr>
            <w:rFonts w:ascii="Ubuntu Mono" w:hAnsi="Ubuntu Mono"/>
            <w:color w:val="000000"/>
            <w:sz w:val="16"/>
            <w:shd w:val="clear" w:color="auto" w:fill="E0E0E0"/>
            <w:lang w:val="en-US"/>
          </w:rPr>
          <w:t>&lt;?xml version="1.0" encoding="UTF-8" standalone="yes"?&gt;</w:t>
        </w:r>
        <w:r w:rsidRPr="00D5724D">
          <w:rPr>
            <w:rFonts w:ascii="Ubuntu Mono" w:hAnsi="Ubuntu Mono"/>
            <w:color w:val="000000"/>
            <w:sz w:val="16"/>
            <w:shd w:val="clear" w:color="auto" w:fill="E0E0E0"/>
            <w:lang w:val="en-US"/>
          </w:rPr>
          <w:br/>
          <w:t>&lt;T_CABS_CREATE_DOC_REQ xmlns="http://www.NewAthena.ru/NA5/IntegrationAdapter"&gt;</w:t>
        </w:r>
        <w:r w:rsidRPr="00D5724D">
          <w:rPr>
            <w:rFonts w:ascii="Ubuntu Mono" w:hAnsi="Ubuntu Mono"/>
            <w:color w:val="000000"/>
            <w:sz w:val="16"/>
            <w:shd w:val="clear" w:color="auto" w:fill="E0E0E0"/>
            <w:lang w:val="en-US"/>
          </w:rPr>
          <w:br/>
          <w:t xml:space="preserve">    &lt;SSUBSYSTEM&gt;SPECTRUM&lt;/SSUBSYSTEM&gt;</w:t>
        </w:r>
        <w:r w:rsidRPr="00D5724D">
          <w:rPr>
            <w:rFonts w:ascii="Ubuntu Mono" w:hAnsi="Ubuntu Mono"/>
            <w:color w:val="000000"/>
            <w:sz w:val="16"/>
            <w:shd w:val="clear" w:color="auto" w:fill="E0E0E0"/>
            <w:lang w:val="en-US"/>
          </w:rPr>
          <w:br/>
          <w:t xml:space="preserve"> </w:t>
        </w:r>
        <w:r w:rsidRPr="00D5724D">
          <w:rPr>
            <w:rFonts w:ascii="Ubuntu Mono" w:hAnsi="Ubuntu Mono"/>
            <w:color w:val="000000"/>
            <w:sz w:val="16"/>
            <w:shd w:val="clear" w:color="auto" w:fill="E0E0E0"/>
            <w:lang w:val="en-US"/>
          </w:rPr>
          <w:t xml:space="preserve">   &lt;NDEPARTMENT&gt;709000&lt;/NDEPARTMENT&gt;</w:t>
        </w:r>
        <w:r w:rsidRPr="00D5724D">
          <w:rPr>
            <w:rFonts w:ascii="Ubuntu Mono" w:hAnsi="Ubuntu Mono"/>
            <w:color w:val="000000"/>
            <w:sz w:val="16"/>
            <w:shd w:val="clear" w:color="auto" w:fill="E0E0E0"/>
            <w:lang w:val="en-US"/>
          </w:rPr>
          <w:br/>
          <w:t xml:space="preserve">    &lt;RATRANSPROPS&gt;</w:t>
        </w:r>
        <w:r w:rsidRPr="00D5724D">
          <w:rPr>
            <w:rFonts w:ascii="Ubuntu Mono" w:hAnsi="Ubuntu Mono"/>
            <w:color w:val="000000"/>
            <w:sz w:val="16"/>
            <w:shd w:val="clear" w:color="auto" w:fill="E0E0E0"/>
            <w:lang w:val="en-US"/>
          </w:rPr>
          <w:br/>
          <w:t xml:space="preserve">        &lt;T_PROPERTY&gt;</w:t>
        </w:r>
        <w:r w:rsidRPr="00D5724D">
          <w:rPr>
            <w:rFonts w:ascii="Ubuntu Mono" w:hAnsi="Ubuntu Mono"/>
            <w:color w:val="000000"/>
            <w:sz w:val="16"/>
            <w:shd w:val="clear" w:color="auto" w:fill="E0E0E0"/>
            <w:lang w:val="en-US"/>
          </w:rPr>
          <w:br/>
          <w:t xml:space="preserve">            &lt;SNAME&gt;SOURCE_SYSTEM&lt;/SNAME&gt;</w:t>
        </w:r>
        <w:r w:rsidRPr="00D5724D">
          <w:rPr>
            <w:rFonts w:ascii="Ubuntu Mono" w:hAnsi="Ubuntu Mono"/>
            <w:color w:val="000000"/>
            <w:sz w:val="16"/>
            <w:shd w:val="clear" w:color="auto" w:fill="E0E0E0"/>
            <w:lang w:val="en-US"/>
          </w:rPr>
          <w:br/>
          <w:t xml:space="preserve">            &lt;SVALUE&gt;SPECTRUM&lt;/SVALUE&gt;</w:t>
        </w:r>
        <w:r w:rsidRPr="00D5724D">
          <w:rPr>
            <w:rFonts w:ascii="Ubuntu Mono" w:hAnsi="Ubuntu Mono"/>
            <w:color w:val="000000"/>
            <w:sz w:val="16"/>
            <w:shd w:val="clear" w:color="auto" w:fill="E0E0E0"/>
            <w:lang w:val="en-US"/>
          </w:rPr>
          <w:br/>
          <w:t xml:space="preserve">        &lt;/T_PROPERTY&gt;</w:t>
        </w:r>
        <w:r w:rsidRPr="00D5724D">
          <w:rPr>
            <w:rFonts w:ascii="Ubuntu Mono" w:hAnsi="Ubuntu Mono"/>
            <w:color w:val="000000"/>
            <w:sz w:val="16"/>
            <w:shd w:val="clear" w:color="auto" w:fill="E0E0E0"/>
            <w:lang w:val="en-US"/>
          </w:rPr>
          <w:br/>
          <w:t xml:space="preserve">        &lt;T_PROPERTY&gt;</w:t>
        </w:r>
        <w:r w:rsidRPr="00D5724D">
          <w:rPr>
            <w:rFonts w:ascii="Ubuntu Mono" w:hAnsi="Ubuntu Mono"/>
            <w:color w:val="000000"/>
            <w:sz w:val="16"/>
            <w:shd w:val="clear" w:color="auto" w:fill="E0E0E0"/>
            <w:lang w:val="en-US"/>
          </w:rPr>
          <w:br/>
          <w:t xml:space="preserve">            &lt;SNAME&gt;TARGET_SYSTEM&lt;/SNAME&gt;</w:t>
        </w:r>
        <w:r w:rsidRPr="00D5724D">
          <w:rPr>
            <w:rFonts w:ascii="Ubuntu Mono" w:hAnsi="Ubuntu Mono"/>
            <w:color w:val="000000"/>
            <w:sz w:val="16"/>
            <w:shd w:val="clear" w:color="auto" w:fill="E0E0E0"/>
            <w:lang w:val="en-US"/>
          </w:rPr>
          <w:br/>
          <w:t xml:space="preserve">            &lt;SVA</w:t>
        </w:r>
        <w:r w:rsidRPr="00D5724D">
          <w:rPr>
            <w:rFonts w:ascii="Ubuntu Mono" w:hAnsi="Ubuntu Mono"/>
            <w:color w:val="000000"/>
            <w:sz w:val="16"/>
            <w:shd w:val="clear" w:color="auto" w:fill="E0E0E0"/>
            <w:lang w:val="en-US"/>
          </w:rPr>
          <w:t>LUE&gt;CFT2&lt;/SVALUE&gt;</w:t>
        </w:r>
        <w:r w:rsidRPr="00D5724D">
          <w:rPr>
            <w:rFonts w:ascii="Ubuntu Mono" w:hAnsi="Ubuntu Mono"/>
            <w:color w:val="000000"/>
            <w:sz w:val="16"/>
            <w:shd w:val="clear" w:color="auto" w:fill="E0E0E0"/>
            <w:lang w:val="en-US"/>
          </w:rPr>
          <w:br/>
          <w:t xml:space="preserve">        &lt;/T_PROPERTY&gt;</w:t>
        </w:r>
        <w:r w:rsidRPr="00D5724D">
          <w:rPr>
            <w:rFonts w:ascii="Ubuntu Mono" w:hAnsi="Ubuntu Mono"/>
            <w:color w:val="000000"/>
            <w:sz w:val="16"/>
            <w:shd w:val="clear" w:color="auto" w:fill="E0E0E0"/>
            <w:lang w:val="en-US"/>
          </w:rPr>
          <w:br/>
          <w:t xml:space="preserve">    &lt;/RATRANSPROPS&gt;</w:t>
        </w:r>
        <w:r w:rsidRPr="00D5724D">
          <w:rPr>
            <w:rFonts w:ascii="Ubuntu Mono" w:hAnsi="Ubuntu Mono"/>
            <w:color w:val="000000"/>
            <w:sz w:val="16"/>
            <w:shd w:val="clear" w:color="auto" w:fill="E0E0E0"/>
            <w:lang w:val="en-US"/>
          </w:rPr>
          <w:br/>
          <w:t xml:space="preserve">    &lt;SMESSAGEID&gt;248605&lt;/SMESSAGEID&gt;</w:t>
        </w:r>
        <w:r w:rsidRPr="00D5724D">
          <w:rPr>
            <w:rFonts w:ascii="Ubuntu Mono" w:hAnsi="Ubuntu Mono"/>
            <w:color w:val="000000"/>
            <w:sz w:val="16"/>
            <w:shd w:val="clear" w:color="auto" w:fill="E0E0E0"/>
            <w:lang w:val="en-US"/>
          </w:rPr>
          <w:br/>
          <w:t xml:space="preserve">    &lt;SGUID&gt;CONP.1061&lt;/SGUID&gt;</w:t>
        </w:r>
        <w:r w:rsidRPr="00D5724D">
          <w:rPr>
            <w:rFonts w:ascii="Ubuntu Mono" w:hAnsi="Ubuntu Mono"/>
            <w:color w:val="000000"/>
            <w:sz w:val="16"/>
            <w:shd w:val="clear" w:color="auto" w:fill="E0E0E0"/>
            <w:lang w:val="en-US"/>
          </w:rPr>
          <w:br/>
          <w:t xml:space="preserve">    &lt;SDOCUMENTTYPE&gt;1061&lt;/SDOCUMENTTYPE&gt;</w:t>
        </w:r>
        <w:r w:rsidRPr="00D5724D">
          <w:rPr>
            <w:rFonts w:ascii="Ubuntu Mono" w:hAnsi="Ubuntu Mono"/>
            <w:color w:val="000000"/>
            <w:sz w:val="16"/>
            <w:shd w:val="clear" w:color="auto" w:fill="E0E0E0"/>
            <w:lang w:val="en-US"/>
          </w:rPr>
          <w:br/>
          <w:t xml:space="preserve">    &lt;SDEPARTMENT&gt;709401&lt;/SDEPARTMENT&gt;</w:t>
        </w:r>
        <w:r w:rsidRPr="00D5724D">
          <w:rPr>
            <w:rFonts w:ascii="Ubuntu Mono" w:hAnsi="Ubuntu Mono"/>
            <w:color w:val="000000"/>
            <w:sz w:val="16"/>
            <w:shd w:val="clear" w:color="auto" w:fill="E0E0E0"/>
            <w:lang w:val="en-US"/>
          </w:rPr>
          <w:br/>
          <w:t xml:space="preserve">    &lt;RECPAYMENT&gt;</w:t>
        </w:r>
        <w:r w:rsidRPr="00D5724D">
          <w:rPr>
            <w:rFonts w:ascii="Ubuntu Mono" w:hAnsi="Ubuntu Mono"/>
            <w:color w:val="000000"/>
            <w:sz w:val="16"/>
            <w:shd w:val="clear" w:color="auto" w:fill="E0E0E0"/>
            <w:lang w:val="en-US"/>
          </w:rPr>
          <w:br/>
          <w:t xml:space="preserve">        &lt;SLABEL&gt;1277&lt;/SLABEL&gt;</w:t>
        </w:r>
        <w:r w:rsidRPr="00D5724D">
          <w:rPr>
            <w:rFonts w:ascii="Ubuntu Mono" w:hAnsi="Ubuntu Mono"/>
            <w:color w:val="000000"/>
            <w:sz w:val="16"/>
            <w:shd w:val="clear" w:color="auto" w:fill="E0E0E0"/>
            <w:lang w:val="en-US"/>
          </w:rPr>
          <w:br/>
          <w:t xml:space="preserve">      </w:t>
        </w:r>
        <w:r w:rsidRPr="00D5724D">
          <w:rPr>
            <w:rFonts w:ascii="Ubuntu Mono" w:hAnsi="Ubuntu Mono"/>
            <w:color w:val="000000"/>
            <w:sz w:val="16"/>
            <w:shd w:val="clear" w:color="auto" w:fill="E0E0E0"/>
            <w:lang w:val="en-US"/>
          </w:rPr>
          <w:t xml:space="preserve">  &lt;SCURRENCYFROM&gt;810&lt;/SCURRENCYFROM&gt;</w:t>
        </w:r>
        <w:r w:rsidRPr="00D5724D">
          <w:rPr>
            <w:rFonts w:ascii="Ubuntu Mono" w:hAnsi="Ubuntu Mono"/>
            <w:color w:val="000000"/>
            <w:sz w:val="16"/>
            <w:shd w:val="clear" w:color="auto" w:fill="E0E0E0"/>
            <w:lang w:val="en-US"/>
          </w:rPr>
          <w:br/>
          <w:t xml:space="preserve">        &lt;SCURRENCYTO&gt;810&lt;/SCURRENCYTO&gt;</w:t>
        </w:r>
        <w:r w:rsidRPr="00D5724D">
          <w:rPr>
            <w:rFonts w:ascii="Ubuntu Mono" w:hAnsi="Ubuntu Mono"/>
            <w:color w:val="000000"/>
            <w:sz w:val="16"/>
            <w:shd w:val="clear" w:color="auto" w:fill="E0E0E0"/>
            <w:lang w:val="en-US"/>
          </w:rPr>
          <w:br/>
          <w:t xml:space="preserve">        &lt;SACCOUNTFROM&gt;40817810901004025318&lt;/SACCOUNTFROM&gt;</w:t>
        </w:r>
        <w:r w:rsidRPr="00D5724D">
          <w:rPr>
            <w:rFonts w:ascii="Ubuntu Mono" w:hAnsi="Ubuntu Mono"/>
            <w:color w:val="000000"/>
            <w:sz w:val="16"/>
            <w:shd w:val="clear" w:color="auto" w:fill="E0E0E0"/>
            <w:lang w:val="en-US"/>
          </w:rPr>
          <w:br/>
          <w:t xml:space="preserve">        &lt;SACCOUNTTO&gt;20202810610000000001&lt;/SACCOUNTTO&gt;</w:t>
        </w:r>
        <w:r w:rsidRPr="00D5724D">
          <w:rPr>
            <w:rFonts w:ascii="Ubuntu Mono" w:hAnsi="Ubuntu Mono"/>
            <w:color w:val="000000"/>
            <w:sz w:val="16"/>
            <w:shd w:val="clear" w:color="auto" w:fill="E0E0E0"/>
            <w:lang w:val="en-US"/>
          </w:rPr>
          <w:br/>
          <w:t xml:space="preserve">        &lt;NSUMFROM&gt;1000.2&lt;/NSUMFROM&gt;</w:t>
        </w:r>
        <w:r w:rsidRPr="00D5724D">
          <w:rPr>
            <w:rFonts w:ascii="Ubuntu Mono" w:hAnsi="Ubuntu Mono"/>
            <w:color w:val="000000"/>
            <w:sz w:val="16"/>
            <w:shd w:val="clear" w:color="auto" w:fill="E0E0E0"/>
            <w:lang w:val="en-US"/>
          </w:rPr>
          <w:br/>
          <w:t xml:space="preserve">        &lt;NSUMTO&gt;1000.2&lt;/NSUMTO&gt;</w:t>
        </w:r>
        <w:r w:rsidRPr="00D5724D">
          <w:rPr>
            <w:rFonts w:ascii="Ubuntu Mono" w:hAnsi="Ubuntu Mono"/>
            <w:color w:val="000000"/>
            <w:sz w:val="16"/>
            <w:shd w:val="clear" w:color="auto" w:fill="E0E0E0"/>
            <w:lang w:val="en-US"/>
          </w:rPr>
          <w:br/>
        </w:r>
        <w:r w:rsidRPr="00D5724D">
          <w:rPr>
            <w:rFonts w:ascii="Ubuntu Mono" w:hAnsi="Ubuntu Mono"/>
            <w:color w:val="000000"/>
            <w:sz w:val="16"/>
            <w:shd w:val="clear" w:color="auto" w:fill="E0E0E0"/>
            <w:lang w:val="en-US"/>
          </w:rPr>
          <w:t xml:space="preserve">        &lt;DTVALIDTODATE&gt;2021-04-20&lt;/DTVALIDTODATE&gt;</w:t>
        </w:r>
        <w:r w:rsidRPr="00D5724D">
          <w:rPr>
            <w:rFonts w:ascii="Ubuntu Mono" w:hAnsi="Ubuntu Mono"/>
            <w:color w:val="000000"/>
            <w:sz w:val="16"/>
            <w:shd w:val="clear" w:color="auto" w:fill="E0E0E0"/>
            <w:lang w:val="en-US"/>
          </w:rPr>
          <w:br/>
          <w:t xml:space="preserve">        &lt;SDESCRIPTION&gt;</w:t>
        </w:r>
        <w:r>
          <w:rPr>
            <w:rFonts w:ascii="Ubuntu Mono" w:hAnsi="Ubuntu Mono"/>
            <w:color w:val="000000"/>
            <w:sz w:val="16"/>
            <w:shd w:val="clear" w:color="auto" w:fill="E0E0E0"/>
          </w:rPr>
          <w:t>Снятие</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наличных</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с</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банковского</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счета</w:t>
        </w:r>
        <w:r w:rsidRPr="00D5724D">
          <w:rPr>
            <w:rFonts w:ascii="Ubuntu Mono" w:hAnsi="Ubuntu Mono"/>
            <w:color w:val="000000"/>
            <w:sz w:val="16"/>
            <w:shd w:val="clear" w:color="auto" w:fill="E0E0E0"/>
            <w:lang w:val="en-US"/>
          </w:rPr>
          <w:br/>
        </w:r>
        <w:r>
          <w:rPr>
            <w:rFonts w:ascii="Ubuntu Mono" w:hAnsi="Ubuntu Mono"/>
            <w:color w:val="000000"/>
            <w:sz w:val="16"/>
            <w:shd w:val="clear" w:color="auto" w:fill="E0E0E0"/>
          </w:rPr>
          <w:t>На</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основании</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договор</w:t>
        </w:r>
        <w:r w:rsidRPr="00D5724D">
          <w:rPr>
            <w:rFonts w:ascii="Ubuntu Mono" w:hAnsi="Ubuntu Mono"/>
            <w:color w:val="000000"/>
            <w:sz w:val="16"/>
            <w:shd w:val="clear" w:color="auto" w:fill="E0E0E0"/>
            <w:lang w:val="en-US"/>
          </w:rPr>
          <w:t xml:space="preserve"> No 40817810901004025318&lt;/SDESCRIPTION&gt;</w:t>
        </w:r>
        <w:r w:rsidRPr="00D5724D">
          <w:rPr>
            <w:rFonts w:ascii="Ubuntu Mono" w:hAnsi="Ubuntu Mono"/>
            <w:color w:val="000000"/>
            <w:sz w:val="16"/>
            <w:shd w:val="clear" w:color="auto" w:fill="E0E0E0"/>
            <w:lang w:val="en-US"/>
          </w:rPr>
          <w:br/>
          <w:t xml:space="preserve">        &lt;RECPAYER&gt;</w:t>
        </w:r>
        <w:r w:rsidRPr="00D5724D">
          <w:rPr>
            <w:rFonts w:ascii="Ubuntu Mono" w:hAnsi="Ubuntu Mono"/>
            <w:color w:val="000000"/>
            <w:sz w:val="16"/>
            <w:shd w:val="clear" w:color="auto" w:fill="E0E0E0"/>
            <w:lang w:val="en-US"/>
          </w:rPr>
          <w:br/>
          <w:t xml:space="preserve">            &lt;RECCUSTOMER&gt;</w:t>
        </w:r>
        <w:r w:rsidRPr="00D5724D">
          <w:rPr>
            <w:rFonts w:ascii="Ubuntu Mono" w:hAnsi="Ubuntu Mono"/>
            <w:color w:val="000000"/>
            <w:sz w:val="16"/>
            <w:shd w:val="clear" w:color="auto" w:fill="E0E0E0"/>
            <w:lang w:val="en-US"/>
          </w:rPr>
          <w:br/>
          <w:t xml:space="preserve">                &lt;SACCOUNT&gt;4081781090100402</w:t>
        </w:r>
        <w:r w:rsidRPr="00D5724D">
          <w:rPr>
            <w:rFonts w:ascii="Ubuntu Mono" w:hAnsi="Ubuntu Mono"/>
            <w:color w:val="000000"/>
            <w:sz w:val="16"/>
            <w:shd w:val="clear" w:color="auto" w:fill="E0E0E0"/>
            <w:lang w:val="en-US"/>
          </w:rPr>
          <w:t>5318&lt;/SACCOUNT&gt;</w:t>
        </w:r>
        <w:r w:rsidRPr="00D5724D">
          <w:rPr>
            <w:rFonts w:ascii="Ubuntu Mono" w:hAnsi="Ubuntu Mono"/>
            <w:color w:val="000000"/>
            <w:sz w:val="16"/>
            <w:shd w:val="clear" w:color="auto" w:fill="E0E0E0"/>
            <w:lang w:val="en-US"/>
          </w:rPr>
          <w:br/>
          <w:t xml:space="preserve">                &lt;RECBANK&gt;</w:t>
        </w:r>
        <w:r w:rsidRPr="00D5724D">
          <w:rPr>
            <w:rFonts w:ascii="Ubuntu Mono" w:hAnsi="Ubuntu Mono"/>
            <w:color w:val="000000"/>
            <w:sz w:val="16"/>
            <w:shd w:val="clear" w:color="auto" w:fill="E0E0E0"/>
            <w:lang w:val="en-US"/>
          </w:rPr>
          <w:br/>
          <w:t xml:space="preserve">                    &lt;SCODE&gt;040813713&lt;/SCODE&gt;</w:t>
        </w:r>
        <w:r w:rsidRPr="00D5724D">
          <w:rPr>
            <w:rFonts w:ascii="Ubuntu Mono" w:hAnsi="Ubuntu Mono"/>
            <w:color w:val="000000"/>
            <w:sz w:val="16"/>
            <w:shd w:val="clear" w:color="auto" w:fill="E0E0E0"/>
            <w:lang w:val="en-US"/>
          </w:rPr>
          <w:br/>
          <w:t xml:space="preserve">                    &lt;SNAME&gt;</w:t>
        </w:r>
        <w:r>
          <w:rPr>
            <w:rFonts w:ascii="Ubuntu Mono" w:hAnsi="Ubuntu Mono"/>
            <w:color w:val="000000"/>
            <w:sz w:val="16"/>
            <w:shd w:val="clear" w:color="auto" w:fill="E0E0E0"/>
          </w:rPr>
          <w:t>ФИЛИАЛ</w:t>
        </w:r>
        <w:r w:rsidRPr="00D5724D">
          <w:rPr>
            <w:rFonts w:ascii="Ubuntu Mono" w:hAnsi="Ubuntu Mono"/>
            <w:color w:val="000000"/>
            <w:sz w:val="16"/>
            <w:shd w:val="clear" w:color="auto" w:fill="E0E0E0"/>
            <w:lang w:val="en-US"/>
          </w:rPr>
          <w:t xml:space="preserve"> № 2754 </w:t>
        </w:r>
        <w:r>
          <w:rPr>
            <w:rFonts w:ascii="Ubuntu Mono" w:hAnsi="Ubuntu Mono"/>
            <w:color w:val="000000"/>
            <w:sz w:val="16"/>
            <w:shd w:val="clear" w:color="auto" w:fill="E0E0E0"/>
          </w:rPr>
          <w:t>БАНКА</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ВТБ</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ПАО</w:t>
        </w:r>
        <w:r w:rsidRPr="00D5724D">
          <w:rPr>
            <w:rFonts w:ascii="Ubuntu Mono" w:hAnsi="Ubuntu Mono"/>
            <w:color w:val="000000"/>
            <w:sz w:val="16"/>
            <w:shd w:val="clear" w:color="auto" w:fill="E0E0E0"/>
            <w:lang w:val="en-US"/>
          </w:rPr>
          <w:t>)&lt;/SNAME&gt;</w:t>
        </w:r>
        <w:r w:rsidRPr="00D5724D">
          <w:rPr>
            <w:rFonts w:ascii="Ubuntu Mono" w:hAnsi="Ubuntu Mono"/>
            <w:color w:val="000000"/>
            <w:sz w:val="16"/>
            <w:shd w:val="clear" w:color="auto" w:fill="E0E0E0"/>
            <w:lang w:val="en-US"/>
          </w:rPr>
          <w:br/>
          <w:t xml:space="preserve">                &lt;/RECBANK&gt;</w:t>
        </w:r>
        <w:r w:rsidRPr="00D5724D">
          <w:rPr>
            <w:rFonts w:ascii="Ubuntu Mono" w:hAnsi="Ubuntu Mono"/>
            <w:color w:val="000000"/>
            <w:sz w:val="16"/>
            <w:shd w:val="clear" w:color="auto" w:fill="E0E0E0"/>
            <w:lang w:val="en-US"/>
          </w:rPr>
          <w:br/>
          <w:t xml:space="preserve">            &lt;/RECCUSTOMER&gt;</w:t>
        </w:r>
        <w:r w:rsidRPr="00D5724D">
          <w:rPr>
            <w:rFonts w:ascii="Ubuntu Mono" w:hAnsi="Ubuntu Mono"/>
            <w:color w:val="000000"/>
            <w:sz w:val="16"/>
            <w:shd w:val="clear" w:color="auto" w:fill="E0E0E0"/>
            <w:lang w:val="en-US"/>
          </w:rPr>
          <w:br/>
          <w:t xml:space="preserve">        &lt;/RECPAYER&gt;</w:t>
        </w:r>
        <w:r w:rsidRPr="00D5724D">
          <w:rPr>
            <w:rFonts w:ascii="Ubuntu Mono" w:hAnsi="Ubuntu Mono"/>
            <w:color w:val="000000"/>
            <w:sz w:val="16"/>
            <w:shd w:val="clear" w:color="auto" w:fill="E0E0E0"/>
            <w:lang w:val="en-US"/>
          </w:rPr>
          <w:br/>
          <w:t xml:space="preserve">        &lt;RECBENEFICIARY&gt;</w:t>
        </w:r>
        <w:r w:rsidRPr="00D5724D">
          <w:rPr>
            <w:rFonts w:ascii="Ubuntu Mono" w:hAnsi="Ubuntu Mono"/>
            <w:color w:val="000000"/>
            <w:sz w:val="16"/>
            <w:shd w:val="clear" w:color="auto" w:fill="E0E0E0"/>
            <w:lang w:val="en-US"/>
          </w:rPr>
          <w:br/>
          <w:t xml:space="preserve">     </w:t>
        </w:r>
        <w:r w:rsidRPr="00D5724D">
          <w:rPr>
            <w:rFonts w:ascii="Ubuntu Mono" w:hAnsi="Ubuntu Mono"/>
            <w:color w:val="000000"/>
            <w:sz w:val="16"/>
            <w:shd w:val="clear" w:color="auto" w:fill="E0E0E0"/>
            <w:lang w:val="en-US"/>
          </w:rPr>
          <w:t xml:space="preserve">       &lt;SACCOUNT&gt;20202810610000000001&lt;/SACCOUNT&gt;</w:t>
        </w:r>
        <w:r w:rsidRPr="00D5724D">
          <w:rPr>
            <w:rFonts w:ascii="Ubuntu Mono" w:hAnsi="Ubuntu Mono"/>
            <w:color w:val="000000"/>
            <w:sz w:val="16"/>
            <w:shd w:val="clear" w:color="auto" w:fill="E0E0E0"/>
            <w:lang w:val="en-US"/>
          </w:rPr>
          <w:br/>
          <w:t xml:space="preserve">            &lt;RECBANK&gt;</w:t>
        </w:r>
        <w:r w:rsidRPr="00D5724D">
          <w:rPr>
            <w:rFonts w:ascii="Ubuntu Mono" w:hAnsi="Ubuntu Mono"/>
            <w:color w:val="000000"/>
            <w:sz w:val="16"/>
            <w:shd w:val="clear" w:color="auto" w:fill="E0E0E0"/>
            <w:lang w:val="en-US"/>
          </w:rPr>
          <w:br/>
          <w:t xml:space="preserve">                &lt;SCODE&gt;040702788&lt;/SCODE&gt;</w:t>
        </w:r>
        <w:r w:rsidRPr="00D5724D">
          <w:rPr>
            <w:rFonts w:ascii="Ubuntu Mono" w:hAnsi="Ubuntu Mono"/>
            <w:color w:val="000000"/>
            <w:sz w:val="16"/>
            <w:shd w:val="clear" w:color="auto" w:fill="E0E0E0"/>
            <w:lang w:val="en-US"/>
          </w:rPr>
          <w:br/>
          <w:t xml:space="preserve">                &lt;SNAME&gt;</w:t>
        </w:r>
        <w:r>
          <w:rPr>
            <w:rFonts w:ascii="Ubuntu Mono" w:hAnsi="Ubuntu Mono"/>
            <w:color w:val="000000"/>
            <w:sz w:val="16"/>
            <w:shd w:val="clear" w:color="auto" w:fill="E0E0E0"/>
          </w:rPr>
          <w:t>ФИЛИАЛ</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БАНКА</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ВТБ</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ПАО</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В</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Г</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СТАВРОПОЛЕ</w:t>
        </w:r>
        <w:r w:rsidRPr="00D5724D">
          <w:rPr>
            <w:rFonts w:ascii="Ubuntu Mono" w:hAnsi="Ubuntu Mono"/>
            <w:color w:val="000000"/>
            <w:sz w:val="16"/>
            <w:shd w:val="clear" w:color="auto" w:fill="E0E0E0"/>
            <w:lang w:val="en-US"/>
          </w:rPr>
          <w:t>&lt;/SNAME&gt;</w:t>
        </w:r>
        <w:r w:rsidRPr="00D5724D">
          <w:rPr>
            <w:rFonts w:ascii="Ubuntu Mono" w:hAnsi="Ubuntu Mono"/>
            <w:color w:val="000000"/>
            <w:sz w:val="16"/>
            <w:shd w:val="clear" w:color="auto" w:fill="E0E0E0"/>
            <w:lang w:val="en-US"/>
          </w:rPr>
          <w:br/>
          <w:t xml:space="preserve">            &lt;/RECBANK&gt;</w:t>
        </w:r>
        <w:r w:rsidRPr="00D5724D">
          <w:rPr>
            <w:rFonts w:ascii="Ubuntu Mono" w:hAnsi="Ubuntu Mono"/>
            <w:color w:val="000000"/>
            <w:sz w:val="16"/>
            <w:shd w:val="clear" w:color="auto" w:fill="E0E0E0"/>
            <w:lang w:val="en-US"/>
          </w:rPr>
          <w:br/>
          <w:t xml:space="preserve">        &lt;/RECBENEFICIARY&gt;</w:t>
        </w:r>
        <w:r w:rsidRPr="00D5724D">
          <w:rPr>
            <w:rFonts w:ascii="Ubuntu Mono" w:hAnsi="Ubuntu Mono"/>
            <w:color w:val="000000"/>
            <w:sz w:val="16"/>
            <w:shd w:val="clear" w:color="auto" w:fill="E0E0E0"/>
            <w:lang w:val="en-US"/>
          </w:rPr>
          <w:br/>
          <w:t xml:space="preserve">    &lt;/RECPAYMENT&gt;</w:t>
        </w:r>
        <w:r w:rsidRPr="00D5724D">
          <w:rPr>
            <w:rFonts w:ascii="Ubuntu Mono" w:hAnsi="Ubuntu Mono"/>
            <w:color w:val="000000"/>
            <w:sz w:val="16"/>
            <w:shd w:val="clear" w:color="auto" w:fill="E0E0E0"/>
            <w:lang w:val="en-US"/>
          </w:rPr>
          <w:br/>
          <w:t xml:space="preserve">    &lt;RE</w:t>
        </w:r>
        <w:r w:rsidRPr="00D5724D">
          <w:rPr>
            <w:rFonts w:ascii="Ubuntu Mono" w:hAnsi="Ubuntu Mono"/>
            <w:color w:val="000000"/>
            <w:sz w:val="16"/>
            <w:shd w:val="clear" w:color="auto" w:fill="E0E0E0"/>
            <w:lang w:val="en-US"/>
          </w:rPr>
          <w:t>CCASH&gt;</w:t>
        </w:r>
        <w:r w:rsidRPr="00D5724D">
          <w:rPr>
            <w:rFonts w:ascii="Ubuntu Mono" w:hAnsi="Ubuntu Mono"/>
            <w:color w:val="000000"/>
            <w:sz w:val="16"/>
            <w:shd w:val="clear" w:color="auto" w:fill="E0E0E0"/>
            <w:lang w:val="en-US"/>
          </w:rPr>
          <w:br/>
          <w:t xml:space="preserve">        &lt;RASYMBOLS&gt;</w:t>
        </w:r>
        <w:r w:rsidRPr="00D5724D">
          <w:rPr>
            <w:rFonts w:ascii="Ubuntu Mono" w:hAnsi="Ubuntu Mono"/>
            <w:color w:val="000000"/>
            <w:sz w:val="16"/>
            <w:shd w:val="clear" w:color="auto" w:fill="E0E0E0"/>
            <w:lang w:val="en-US"/>
          </w:rPr>
          <w:br/>
          <w:t xml:space="preserve">            &lt;T_SYMBOL&gt;</w:t>
        </w:r>
        <w:r w:rsidRPr="00D5724D">
          <w:rPr>
            <w:rFonts w:ascii="Ubuntu Mono" w:hAnsi="Ubuntu Mono"/>
            <w:color w:val="000000"/>
            <w:sz w:val="16"/>
            <w:shd w:val="clear" w:color="auto" w:fill="E0E0E0"/>
            <w:lang w:val="en-US"/>
          </w:rPr>
          <w:br/>
          <w:t xml:space="preserve">                &lt;SSYMBOLCODE&gt;51&lt;/SSYMBOLCODE&gt;</w:t>
        </w:r>
        <w:r w:rsidRPr="00D5724D">
          <w:rPr>
            <w:rFonts w:ascii="Ubuntu Mono" w:hAnsi="Ubuntu Mono"/>
            <w:color w:val="000000"/>
            <w:sz w:val="16"/>
            <w:shd w:val="clear" w:color="auto" w:fill="E0E0E0"/>
            <w:lang w:val="en-US"/>
          </w:rPr>
          <w:br/>
          <w:t xml:space="preserve">                &lt;NSYMBOLAMOUNT&gt;1000.2&lt;/NSYMBOLAMOUNT&gt;</w:t>
        </w:r>
        <w:r w:rsidRPr="00D5724D">
          <w:rPr>
            <w:rFonts w:ascii="Ubuntu Mono" w:hAnsi="Ubuntu Mono"/>
            <w:color w:val="000000"/>
            <w:sz w:val="16"/>
            <w:shd w:val="clear" w:color="auto" w:fill="E0E0E0"/>
            <w:lang w:val="en-US"/>
          </w:rPr>
          <w:br/>
          <w:t xml:space="preserve">            &lt;/T_SYMBOL&gt;</w:t>
        </w:r>
        <w:r w:rsidRPr="00D5724D">
          <w:rPr>
            <w:rFonts w:ascii="Ubuntu Mono" w:hAnsi="Ubuntu Mono"/>
            <w:color w:val="000000"/>
            <w:sz w:val="16"/>
            <w:shd w:val="clear" w:color="auto" w:fill="E0E0E0"/>
            <w:lang w:val="en-US"/>
          </w:rPr>
          <w:br/>
          <w:t xml:space="preserve">        &lt;/RASYMBOLS&gt;</w:t>
        </w:r>
        <w:r w:rsidRPr="00D5724D">
          <w:rPr>
            <w:rFonts w:ascii="Ubuntu Mono" w:hAnsi="Ubuntu Mono"/>
            <w:color w:val="000000"/>
            <w:sz w:val="16"/>
            <w:shd w:val="clear" w:color="auto" w:fill="E0E0E0"/>
            <w:lang w:val="en-US"/>
          </w:rPr>
          <w:br/>
          <w:t xml:space="preserve">        &lt;SCLIENT&gt;</w:t>
        </w:r>
        <w:r>
          <w:rPr>
            <w:rFonts w:ascii="Ubuntu Mono" w:hAnsi="Ubuntu Mono"/>
            <w:color w:val="000000"/>
            <w:sz w:val="16"/>
            <w:shd w:val="clear" w:color="auto" w:fill="E0E0E0"/>
          </w:rPr>
          <w:t>БОРИСОВ</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АНДРЕЙ</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ЮРЬЕВИЧ</w:t>
        </w:r>
        <w:r w:rsidRPr="00D5724D">
          <w:rPr>
            <w:rFonts w:ascii="Ubuntu Mono" w:hAnsi="Ubuntu Mono"/>
            <w:color w:val="000000"/>
            <w:sz w:val="16"/>
            <w:shd w:val="clear" w:color="auto" w:fill="E0E0E0"/>
            <w:lang w:val="en-US"/>
          </w:rPr>
          <w:t>&lt;/SCLIENT&gt;</w:t>
        </w:r>
        <w:r w:rsidRPr="00D5724D">
          <w:rPr>
            <w:rFonts w:ascii="Ubuntu Mono" w:hAnsi="Ubuntu Mono"/>
            <w:color w:val="000000"/>
            <w:sz w:val="16"/>
            <w:shd w:val="clear" w:color="auto" w:fill="E0E0E0"/>
            <w:lang w:val="en-US"/>
          </w:rPr>
          <w:br/>
          <w:t xml:space="preserve">        &lt;NI</w:t>
        </w:r>
        <w:r w:rsidRPr="00D5724D">
          <w:rPr>
            <w:rFonts w:ascii="Ubuntu Mono" w:hAnsi="Ubuntu Mono"/>
            <w:color w:val="000000"/>
            <w:sz w:val="16"/>
            <w:shd w:val="clear" w:color="auto" w:fill="E0E0E0"/>
            <w:lang w:val="en-US"/>
          </w:rPr>
          <w:t>SRESIDENT&gt;1&lt;/NISRESIDENT&gt;</w:t>
        </w:r>
        <w:r w:rsidRPr="00D5724D">
          <w:rPr>
            <w:rFonts w:ascii="Ubuntu Mono" w:hAnsi="Ubuntu Mono"/>
            <w:color w:val="000000"/>
            <w:sz w:val="16"/>
            <w:shd w:val="clear" w:color="auto" w:fill="E0E0E0"/>
            <w:lang w:val="en-US"/>
          </w:rPr>
          <w:br/>
          <w:t xml:space="preserve">        &lt;SCLIENT_REGIONCODE&gt;643&lt;/SCLIENT_REGIONCODE&gt;</w:t>
        </w:r>
        <w:r w:rsidRPr="00D5724D">
          <w:rPr>
            <w:rFonts w:ascii="Ubuntu Mono" w:hAnsi="Ubuntu Mono"/>
            <w:color w:val="000000"/>
            <w:sz w:val="16"/>
            <w:shd w:val="clear" w:color="auto" w:fill="E0E0E0"/>
            <w:lang w:val="en-US"/>
          </w:rPr>
          <w:br/>
          <w:t xml:space="preserve">        &lt;SJURIDICALDOCCODE&gt;21&lt;/SJURIDICALDOCCODE&gt;</w:t>
        </w:r>
        <w:r w:rsidRPr="00D5724D">
          <w:rPr>
            <w:rFonts w:ascii="Ubuntu Mono" w:hAnsi="Ubuntu Mono"/>
            <w:color w:val="000000"/>
            <w:sz w:val="16"/>
            <w:shd w:val="clear" w:color="auto" w:fill="E0E0E0"/>
            <w:lang w:val="en-US"/>
          </w:rPr>
          <w:br/>
          <w:t xml:space="preserve">        &lt;SJURDOCSERIES&gt;6969&lt;/SJURDOCSERIES&gt;</w:t>
        </w:r>
        <w:r w:rsidRPr="00D5724D">
          <w:rPr>
            <w:rFonts w:ascii="Ubuntu Mono" w:hAnsi="Ubuntu Mono"/>
            <w:color w:val="000000"/>
            <w:sz w:val="16"/>
            <w:shd w:val="clear" w:color="auto" w:fill="E0E0E0"/>
            <w:lang w:val="en-US"/>
          </w:rPr>
          <w:br/>
          <w:t xml:space="preserve">        &lt;SJURDOCNUMBER&gt;787878&lt;/SJURDOCNUMBER&gt;</w:t>
        </w:r>
        <w:r w:rsidRPr="00D5724D">
          <w:rPr>
            <w:rFonts w:ascii="Ubuntu Mono" w:hAnsi="Ubuntu Mono"/>
            <w:color w:val="000000"/>
            <w:sz w:val="16"/>
            <w:shd w:val="clear" w:color="auto" w:fill="E0E0E0"/>
            <w:lang w:val="en-US"/>
          </w:rPr>
          <w:br/>
          <w:t xml:space="preserve">        &lt;DTGIVEDATE&gt;2005-09-06&lt;/DTGIV</w:t>
        </w:r>
        <w:r w:rsidRPr="00D5724D">
          <w:rPr>
            <w:rFonts w:ascii="Ubuntu Mono" w:hAnsi="Ubuntu Mono"/>
            <w:color w:val="000000"/>
            <w:sz w:val="16"/>
            <w:shd w:val="clear" w:color="auto" w:fill="E0E0E0"/>
            <w:lang w:val="en-US"/>
          </w:rPr>
          <w:t>EDATE&gt;</w:t>
        </w:r>
        <w:r w:rsidRPr="00D5724D">
          <w:rPr>
            <w:rFonts w:ascii="Ubuntu Mono" w:hAnsi="Ubuntu Mono"/>
            <w:color w:val="000000"/>
            <w:sz w:val="16"/>
            <w:shd w:val="clear" w:color="auto" w:fill="E0E0E0"/>
            <w:lang w:val="en-US"/>
          </w:rPr>
          <w:br/>
          <w:t xml:space="preserve">        &lt;SGIVEBY&gt;</w:t>
        </w:r>
        <w:r>
          <w:rPr>
            <w:rFonts w:ascii="Ubuntu Mono" w:hAnsi="Ubuntu Mono"/>
            <w:color w:val="000000"/>
            <w:sz w:val="16"/>
            <w:shd w:val="clear" w:color="auto" w:fill="E0E0E0"/>
          </w:rPr>
          <w:t>ПВО</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ОВД</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Таганского</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района</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города</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Москвы</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кп</w:t>
        </w:r>
        <w:r w:rsidRPr="00D5724D">
          <w:rPr>
            <w:rFonts w:ascii="Ubuntu Mono" w:hAnsi="Ubuntu Mono"/>
            <w:color w:val="000000"/>
            <w:sz w:val="16"/>
            <w:shd w:val="clear" w:color="auto" w:fill="E0E0E0"/>
            <w:lang w:val="en-US"/>
          </w:rPr>
          <w:t xml:space="preserve"> 772-118&lt;/SGIVEBY&gt;</w:t>
        </w:r>
        <w:r w:rsidRPr="00D5724D">
          <w:rPr>
            <w:rFonts w:ascii="Ubuntu Mono" w:hAnsi="Ubuntu Mono"/>
            <w:color w:val="000000"/>
            <w:sz w:val="16"/>
            <w:shd w:val="clear" w:color="auto" w:fill="E0E0E0"/>
            <w:lang w:val="en-US"/>
          </w:rPr>
          <w:br/>
          <w:t xml:space="preserve">    &lt;/RECCASH&gt;</w:t>
        </w:r>
        <w:r w:rsidRPr="00D5724D">
          <w:rPr>
            <w:rFonts w:ascii="Ubuntu Mono" w:hAnsi="Ubuntu Mono"/>
            <w:color w:val="000000"/>
            <w:sz w:val="16"/>
            <w:shd w:val="clear" w:color="auto" w:fill="E0E0E0"/>
            <w:lang w:val="en-US"/>
          </w:rPr>
          <w:br/>
          <w:t>&lt;/T_CABS_CREATE_DOC_REQ&gt;</w:t>
        </w:r>
        <w:r w:rsidRPr="00D5724D">
          <w:rPr>
            <w:rFonts w:ascii="Ubuntu Mono" w:hAnsi="Ubuntu Mono"/>
            <w:color w:val="000000"/>
            <w:sz w:val="16"/>
            <w:shd w:val="clear" w:color="auto" w:fill="E0E0E0"/>
            <w:lang w:val="en-US"/>
          </w:rPr>
          <w:br/>
        </w:r>
      </w:ins>
    </w:p>
    <w:p w14:paraId="18905F22" w14:textId="77777777" w:rsidR="003D271F" w:rsidRDefault="00406DFC">
      <w:pPr>
        <w:spacing w:before="415" w:after="0" w:line="240" w:lineRule="auto"/>
      </w:pPr>
      <w:bookmarkStart w:id="1884" w:name="appendix_ScCreateDocs"/>
      <w:bookmarkEnd w:id="1882"/>
      <w:r>
        <w:rPr>
          <w:rFonts w:ascii="Arial" w:hAnsi="Arial"/>
          <w:b/>
          <w:color w:val="000000"/>
          <w:sz w:val="41"/>
        </w:rPr>
        <w:t>Выгрузка операции в БИСквит</w:t>
      </w:r>
    </w:p>
    <w:bookmarkEnd w:id="1884"/>
    <w:p w14:paraId="759E5A70" w14:textId="77777777" w:rsidR="003D271F" w:rsidRDefault="00406DFC">
      <w:pPr>
        <w:spacing w:before="200" w:after="0" w:line="240" w:lineRule="auto"/>
      </w:pPr>
      <w:r>
        <w:rPr>
          <w:rFonts w:ascii="Times New Roman" w:hAnsi="Times New Roman"/>
          <w:color w:val="000000"/>
          <w:sz w:val="20"/>
        </w:rPr>
        <w:t xml:space="preserve">После подтверждения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 xml:space="preserve"> производится выгрузка документа </w:t>
      </w:r>
      <w:r>
        <w:rPr>
          <w:rFonts w:ascii="Times New Roman" w:hAnsi="Times New Roman"/>
          <w:color w:val="000000"/>
          <w:sz w:val="20"/>
        </w:rPr>
        <w:t>по технологии ScCreateDocs. Выгрузка операций с заменой некассового счета на технический выглядит следующим образом:</w:t>
      </w:r>
    </w:p>
    <w:p w14:paraId="570078A4" w14:textId="77777777" w:rsidR="003D271F" w:rsidRPr="00D5724D" w:rsidRDefault="00406DFC">
      <w:pPr>
        <w:shd w:val="clear" w:color="auto" w:fill="E0E0E0"/>
        <w:spacing w:before="160" w:after="0" w:line="240" w:lineRule="auto"/>
        <w:rPr>
          <w:lang w:val="en-US"/>
        </w:rPr>
      </w:pPr>
      <w:bookmarkStart w:id="1885" w:name="d5e2747"/>
      <w:bookmarkStart w:id="1886" w:name="d5e2061"/>
      <w:r w:rsidRPr="00D5724D">
        <w:rPr>
          <w:rFonts w:ascii="Ubuntu Mono" w:hAnsi="Ubuntu Mono"/>
          <w:color w:val="000000"/>
          <w:sz w:val="16"/>
          <w:shd w:val="clear" w:color="auto" w:fill="E0E0E0"/>
          <w:lang w:val="en-US"/>
        </w:rPr>
        <w:t>&lt;?xml version="1.0" encoding="UTF-8" standalone="yes"?&gt;</w:t>
      </w:r>
      <w:r w:rsidRPr="00D5724D">
        <w:rPr>
          <w:rFonts w:ascii="Ubuntu Mono" w:hAnsi="Ubuntu Mono"/>
          <w:color w:val="000000"/>
          <w:sz w:val="16"/>
          <w:shd w:val="clear" w:color="auto" w:fill="E0E0E0"/>
          <w:lang w:val="en-US"/>
        </w:rPr>
        <w:br/>
        <w:t>&lt;Request ToBranch="00000" Type="SCCreateDocs"&gt;</w:t>
      </w:r>
      <w:r w:rsidRPr="00D5724D">
        <w:rPr>
          <w:rFonts w:ascii="Ubuntu Mono" w:hAnsi="Ubuntu Mono"/>
          <w:color w:val="000000"/>
          <w:sz w:val="16"/>
          <w:shd w:val="clear" w:color="auto" w:fill="E0E0E0"/>
          <w:lang w:val="en-US"/>
        </w:rPr>
        <w:br/>
      </w:r>
      <w:r w:rsidRPr="00D5724D">
        <w:rPr>
          <w:rFonts w:ascii="Ubuntu Mono" w:hAnsi="Ubuntu Mono"/>
          <w:color w:val="000000"/>
          <w:sz w:val="16"/>
          <w:shd w:val="clear" w:color="auto" w:fill="E0E0E0"/>
          <w:lang w:val="en-US"/>
        </w:rPr>
        <w:lastRenderedPageBreak/>
        <w:t xml:space="preserve">    &lt;Bis-Data&gt;</w:t>
      </w:r>
      <w:r w:rsidRPr="00D5724D">
        <w:rPr>
          <w:rFonts w:ascii="Ubuntu Mono" w:hAnsi="Ubuntu Mono"/>
          <w:color w:val="000000"/>
          <w:sz w:val="16"/>
          <w:shd w:val="clear" w:color="auto" w:fill="E0E0E0"/>
          <w:lang w:val="en-US"/>
        </w:rPr>
        <w:br/>
        <w:t xml:space="preserve">        &lt;BranchId Val</w:t>
      </w:r>
      <w:r w:rsidRPr="00D5724D">
        <w:rPr>
          <w:rFonts w:ascii="Ubuntu Mono" w:hAnsi="Ubuntu Mono"/>
          <w:color w:val="000000"/>
          <w:sz w:val="16"/>
          <w:shd w:val="clear" w:color="auto" w:fill="E0E0E0"/>
          <w:lang w:val="en-US"/>
        </w:rPr>
        <w:t>ue="00000"/&gt;</w:t>
      </w:r>
      <w:r w:rsidRPr="00D5724D">
        <w:rPr>
          <w:rFonts w:ascii="Ubuntu Mono" w:hAnsi="Ubuntu Mono"/>
          <w:color w:val="000000"/>
          <w:sz w:val="16"/>
          <w:shd w:val="clear" w:color="auto" w:fill="E0E0E0"/>
          <w:lang w:val="en-US"/>
        </w:rPr>
        <w:br/>
        <w:t xml:space="preserve">        &lt;Who Value="TTT"/&gt;</w:t>
      </w:r>
      <w:r w:rsidRPr="00D5724D">
        <w:rPr>
          <w:rFonts w:ascii="Ubuntu Mono" w:hAnsi="Ubuntu Mono"/>
          <w:color w:val="000000"/>
          <w:sz w:val="16"/>
          <w:shd w:val="clear" w:color="auto" w:fill="E0E0E0"/>
          <w:lang w:val="en-US"/>
        </w:rPr>
        <w:br/>
        <w:t xml:space="preserve">        &lt;XmlBroker Value=""/&gt;</w:t>
      </w:r>
      <w:r w:rsidRPr="00D5724D">
        <w:rPr>
          <w:rFonts w:ascii="Ubuntu Mono" w:hAnsi="Ubuntu Mono"/>
          <w:color w:val="000000"/>
          <w:sz w:val="16"/>
          <w:shd w:val="clear" w:color="auto" w:fill="E0E0E0"/>
          <w:lang w:val="en-US"/>
        </w:rPr>
        <w:br/>
        <w:t xml:space="preserve">        &lt;Z-Code Value=""/&gt;</w:t>
      </w:r>
      <w:r w:rsidRPr="00D5724D">
        <w:rPr>
          <w:rFonts w:ascii="Ubuntu Mono" w:hAnsi="Ubuntu Mono"/>
          <w:color w:val="000000"/>
          <w:sz w:val="16"/>
          <w:shd w:val="clear" w:color="auto" w:fill="E0E0E0"/>
          <w:lang w:val="en-US"/>
        </w:rPr>
        <w:br/>
        <w:t xml:space="preserve">        &lt;Z-Id Value="SUBO_OperJournalExtId"/&gt;</w:t>
      </w:r>
      <w:r w:rsidRPr="00D5724D">
        <w:rPr>
          <w:rFonts w:ascii="Ubuntu Mono" w:hAnsi="Ubuntu Mono"/>
          <w:color w:val="000000"/>
          <w:sz w:val="16"/>
          <w:shd w:val="clear" w:color="auto" w:fill="E0E0E0"/>
          <w:lang w:val="en-US"/>
        </w:rPr>
        <w:br/>
        <w:t xml:space="preserve">        &lt;Z-Type Value="SCCreateDocs"/&gt;</w:t>
      </w:r>
      <w:r w:rsidRPr="00D5724D">
        <w:rPr>
          <w:rFonts w:ascii="Ubuntu Mono" w:hAnsi="Ubuntu Mono"/>
          <w:color w:val="000000"/>
          <w:sz w:val="16"/>
          <w:shd w:val="clear" w:color="auto" w:fill="E0E0E0"/>
          <w:lang w:val="en-US"/>
        </w:rPr>
        <w:br/>
        <w:t xml:space="preserve">        &lt;LogicalStage Value="CreateMA"/&gt;</w:t>
      </w:r>
      <w:r w:rsidRPr="00D5724D">
        <w:rPr>
          <w:rFonts w:ascii="Ubuntu Mono" w:hAnsi="Ubuntu Mono"/>
          <w:color w:val="000000"/>
          <w:sz w:val="16"/>
          <w:shd w:val="clear" w:color="auto" w:fill="E0E0E0"/>
          <w:lang w:val="en-US"/>
        </w:rPr>
        <w:br/>
        <w:t xml:space="preserve">        &lt;transID Value="00000-SUB</w:t>
      </w:r>
      <w:r w:rsidRPr="00D5724D">
        <w:rPr>
          <w:rFonts w:ascii="Ubuntu Mono" w:hAnsi="Ubuntu Mono"/>
          <w:color w:val="000000"/>
          <w:sz w:val="16"/>
          <w:shd w:val="clear" w:color="auto" w:fill="E0E0E0"/>
          <w:lang w:val="en-US"/>
        </w:rPr>
        <w:t>O_OperJournalExtId"/&gt;</w:t>
      </w:r>
      <w:r w:rsidRPr="00D5724D">
        <w:rPr>
          <w:rFonts w:ascii="Ubuntu Mono" w:hAnsi="Ubuntu Mono"/>
          <w:color w:val="000000"/>
          <w:sz w:val="16"/>
          <w:shd w:val="clear" w:color="auto" w:fill="E0E0E0"/>
          <w:lang w:val="en-US"/>
        </w:rPr>
        <w:br/>
        <w:t xml:space="preserve">    &lt;/Bis-Data&gt;</w:t>
      </w:r>
      <w:r w:rsidRPr="00D5724D">
        <w:rPr>
          <w:rFonts w:ascii="Ubuntu Mono" w:hAnsi="Ubuntu Mono"/>
          <w:color w:val="000000"/>
          <w:sz w:val="16"/>
          <w:shd w:val="clear" w:color="auto" w:fill="E0E0E0"/>
          <w:lang w:val="en-US"/>
        </w:rPr>
        <w:br/>
        <w:t xml:space="preserve">    &lt;App-Data&gt;</w:t>
      </w:r>
      <w:r w:rsidRPr="00D5724D">
        <w:rPr>
          <w:rFonts w:ascii="Ubuntu Mono" w:hAnsi="Ubuntu Mono"/>
          <w:color w:val="000000"/>
          <w:sz w:val="16"/>
          <w:shd w:val="clear" w:color="auto" w:fill="E0E0E0"/>
          <w:lang w:val="en-US"/>
        </w:rPr>
        <w:br/>
        <w:t xml:space="preserve">        &lt;ScExport-req&gt;</w:t>
      </w:r>
      <w:r w:rsidRPr="00D5724D">
        <w:rPr>
          <w:rFonts w:ascii="Ubuntu Mono" w:hAnsi="Ubuntu Mono"/>
          <w:color w:val="000000"/>
          <w:sz w:val="16"/>
          <w:shd w:val="clear" w:color="auto" w:fill="E0E0E0"/>
          <w:lang w:val="en-US"/>
        </w:rPr>
        <w:br/>
        <w:t xml:space="preserve">            &lt;ScDoc-req&gt;</w:t>
      </w:r>
      <w:r w:rsidRPr="00D5724D">
        <w:rPr>
          <w:rFonts w:ascii="Ubuntu Mono" w:hAnsi="Ubuntu Mono"/>
          <w:color w:val="000000"/>
          <w:sz w:val="16"/>
          <w:shd w:val="clear" w:color="auto" w:fill="E0E0E0"/>
          <w:lang w:val="en-US"/>
        </w:rPr>
        <w:br/>
        <w:t xml:space="preserve">                &lt;ScRequestID&gt;SUBO_OperJournalExtId&lt;/ScRequestID&gt;</w:t>
      </w:r>
      <w:bookmarkStart w:id="1887" w:name="c10"/>
      <w:r w:rsidRPr="00D5724D">
        <w:rPr>
          <w:rFonts w:ascii="Times New Roman" w:hAnsi="Times New Roman"/>
          <w:b/>
          <w:color w:val="FFFFFF"/>
          <w:position w:val="2"/>
          <w:sz w:val="12"/>
          <w:bdr w:val="none" w:sz="0" w:space="1" w:color="auto"/>
          <w:shd w:val="clear" w:color="auto" w:fill="404040"/>
          <w:lang w:val="en-US"/>
        </w:rPr>
        <w:t>1</w:t>
      </w:r>
      <w:bookmarkEnd w:id="1887"/>
      <w:r w:rsidRPr="00D5724D">
        <w:rPr>
          <w:rFonts w:ascii="Ubuntu Mono" w:hAnsi="Ubuntu Mono"/>
          <w:color w:val="000000"/>
          <w:sz w:val="16"/>
          <w:shd w:val="clear" w:color="auto" w:fill="E0E0E0"/>
          <w:lang w:val="en-US"/>
        </w:rPr>
        <w:br/>
        <w:t xml:space="preserve">                &lt;LogicalStage&gt;CreateMA&lt;/LogicalStage&gt;</w:t>
      </w:r>
      <w:bookmarkStart w:id="1888" w:name="c9"/>
      <w:r w:rsidRPr="00D5724D">
        <w:rPr>
          <w:rFonts w:ascii="Times New Roman" w:hAnsi="Times New Roman"/>
          <w:b/>
          <w:color w:val="FFFFFF"/>
          <w:position w:val="2"/>
          <w:sz w:val="12"/>
          <w:bdr w:val="none" w:sz="0" w:space="1" w:color="auto"/>
          <w:shd w:val="clear" w:color="auto" w:fill="404040"/>
          <w:lang w:val="en-US"/>
        </w:rPr>
        <w:t>2</w:t>
      </w:r>
      <w:bookmarkEnd w:id="1888"/>
      <w:r w:rsidRPr="00D5724D">
        <w:rPr>
          <w:rFonts w:ascii="Ubuntu Mono" w:hAnsi="Ubuntu Mono"/>
          <w:color w:val="000000"/>
          <w:sz w:val="16"/>
          <w:shd w:val="clear" w:color="auto" w:fill="E0E0E0"/>
          <w:lang w:val="en-US"/>
        </w:rPr>
        <w:br/>
      </w:r>
      <w:r w:rsidRPr="00D5724D">
        <w:rPr>
          <w:rFonts w:ascii="Ubuntu Mono" w:hAnsi="Ubuntu Mono"/>
          <w:color w:val="000000"/>
          <w:sz w:val="16"/>
          <w:shd w:val="clear" w:color="auto" w:fill="E0E0E0"/>
          <w:lang w:val="en-US"/>
        </w:rPr>
        <w:t xml:space="preserve">                &lt;TransID&gt;00000-SUBO_OperJournalExtId&lt;/TransID&gt;</w:t>
      </w:r>
      <w:r w:rsidRPr="00D5724D">
        <w:rPr>
          <w:rFonts w:ascii="Ubuntu Mono" w:hAnsi="Ubuntu Mono"/>
          <w:color w:val="000000"/>
          <w:sz w:val="16"/>
          <w:shd w:val="clear" w:color="auto" w:fill="E0E0E0"/>
          <w:lang w:val="en-US"/>
        </w:rPr>
        <w:br/>
        <w:t xml:space="preserve">                &lt;Debet&gt;47422810130100000001&lt;/Debet&gt;</w:t>
      </w:r>
      <w:r w:rsidRPr="00D5724D">
        <w:rPr>
          <w:rFonts w:ascii="Ubuntu Mono" w:hAnsi="Ubuntu Mono"/>
          <w:color w:val="000000"/>
          <w:sz w:val="16"/>
          <w:shd w:val="clear" w:color="auto" w:fill="E0E0E0"/>
          <w:lang w:val="en-US"/>
        </w:rPr>
        <w:br/>
        <w:t xml:space="preserve">                &lt;Credit&gt;20202810557000000002&lt;/Credit&gt;</w:t>
      </w:r>
      <w:bookmarkStart w:id="1889" w:name="c11"/>
      <w:r w:rsidRPr="00D5724D">
        <w:rPr>
          <w:rFonts w:ascii="Times New Roman" w:hAnsi="Times New Roman"/>
          <w:b/>
          <w:color w:val="FFFFFF"/>
          <w:position w:val="2"/>
          <w:sz w:val="12"/>
          <w:bdr w:val="none" w:sz="0" w:space="1" w:color="auto"/>
          <w:shd w:val="clear" w:color="auto" w:fill="404040"/>
          <w:lang w:val="en-US"/>
        </w:rPr>
        <w:t>3</w:t>
      </w:r>
      <w:bookmarkEnd w:id="1889"/>
      <w:r w:rsidRPr="00D5724D">
        <w:rPr>
          <w:rFonts w:ascii="Ubuntu Mono" w:hAnsi="Ubuntu Mono"/>
          <w:color w:val="000000"/>
          <w:sz w:val="16"/>
          <w:shd w:val="clear" w:color="auto" w:fill="E0E0E0"/>
          <w:lang w:val="en-US"/>
        </w:rPr>
        <w:br/>
        <w:t xml:space="preserve">                &lt;CurrDb&gt;&lt;/CurrDb&gt;</w:t>
      </w:r>
      <w:r w:rsidRPr="00D5724D">
        <w:rPr>
          <w:rFonts w:ascii="Ubuntu Mono" w:hAnsi="Ubuntu Mono"/>
          <w:color w:val="000000"/>
          <w:sz w:val="16"/>
          <w:shd w:val="clear" w:color="auto" w:fill="E0E0E0"/>
          <w:lang w:val="en-US"/>
        </w:rPr>
        <w:br/>
        <w:t xml:space="preserve">                &lt;CurrCr&gt;&lt;/CurrCr&gt;</w:t>
      </w:r>
      <w:r w:rsidRPr="00D5724D">
        <w:rPr>
          <w:rFonts w:ascii="Ubuntu Mono" w:hAnsi="Ubuntu Mono"/>
          <w:color w:val="000000"/>
          <w:sz w:val="16"/>
          <w:shd w:val="clear" w:color="auto" w:fill="E0E0E0"/>
          <w:lang w:val="en-US"/>
        </w:rPr>
        <w:br/>
        <w:t xml:space="preserve">                &lt;A</w:t>
      </w:r>
      <w:r w:rsidRPr="00D5724D">
        <w:rPr>
          <w:rFonts w:ascii="Ubuntu Mono" w:hAnsi="Ubuntu Mono"/>
          <w:color w:val="000000"/>
          <w:sz w:val="16"/>
          <w:shd w:val="clear" w:color="auto" w:fill="E0E0E0"/>
          <w:lang w:val="en-US"/>
        </w:rPr>
        <w:t>mountDb&gt;1000.2&lt;/AmountDb&gt;</w:t>
      </w:r>
      <w:r w:rsidRPr="00D5724D">
        <w:rPr>
          <w:rFonts w:ascii="Ubuntu Mono" w:hAnsi="Ubuntu Mono"/>
          <w:color w:val="000000"/>
          <w:sz w:val="16"/>
          <w:shd w:val="clear" w:color="auto" w:fill="E0E0E0"/>
          <w:lang w:val="en-US"/>
        </w:rPr>
        <w:br/>
        <w:t xml:space="preserve">                &lt;AmountCr&gt;1000.2&lt;/AmountCr&gt;</w:t>
      </w:r>
      <w:r w:rsidRPr="00D5724D">
        <w:rPr>
          <w:rFonts w:ascii="Ubuntu Mono" w:hAnsi="Ubuntu Mono"/>
          <w:color w:val="000000"/>
          <w:sz w:val="16"/>
          <w:shd w:val="clear" w:color="auto" w:fill="E0E0E0"/>
          <w:lang w:val="en-US"/>
        </w:rPr>
        <w:br/>
        <w:t xml:space="preserve">                &lt;Symbol&gt;51&lt;/Symbol&gt;</w:t>
      </w:r>
      <w:bookmarkStart w:id="1890" w:name="c12"/>
      <w:r w:rsidRPr="00D5724D">
        <w:rPr>
          <w:rFonts w:ascii="Times New Roman" w:hAnsi="Times New Roman"/>
          <w:b/>
          <w:color w:val="FFFFFF"/>
          <w:position w:val="2"/>
          <w:sz w:val="12"/>
          <w:bdr w:val="none" w:sz="0" w:space="1" w:color="auto"/>
          <w:shd w:val="clear" w:color="auto" w:fill="404040"/>
          <w:lang w:val="en-US"/>
        </w:rPr>
        <w:t>4</w:t>
      </w:r>
      <w:bookmarkEnd w:id="1890"/>
      <w:r w:rsidRPr="00D5724D">
        <w:rPr>
          <w:rFonts w:ascii="Ubuntu Mono" w:hAnsi="Ubuntu Mono"/>
          <w:color w:val="000000"/>
          <w:sz w:val="16"/>
          <w:shd w:val="clear" w:color="auto" w:fill="E0E0E0"/>
          <w:lang w:val="en-US"/>
        </w:rPr>
        <w:br/>
        <w:t xml:space="preserve">                &lt;Number&gt;1277&lt;/Number&gt;</w:t>
      </w:r>
      <w:r w:rsidRPr="00D5724D">
        <w:rPr>
          <w:rFonts w:ascii="Ubuntu Mono" w:hAnsi="Ubuntu Mono"/>
          <w:color w:val="000000"/>
          <w:sz w:val="16"/>
          <w:shd w:val="clear" w:color="auto" w:fill="E0E0E0"/>
          <w:lang w:val="en-US"/>
        </w:rPr>
        <w:br/>
        <w:t xml:space="preserve">                &lt;DocType&gt;03</w:t>
      </w:r>
      <w:r>
        <w:rPr>
          <w:rFonts w:ascii="Ubuntu Mono" w:hAnsi="Ubuntu Mono"/>
          <w:color w:val="000000"/>
          <w:sz w:val="16"/>
          <w:shd w:val="clear" w:color="auto" w:fill="E0E0E0"/>
        </w:rPr>
        <w:t>рк</w:t>
      </w:r>
      <w:r w:rsidRPr="00D5724D">
        <w:rPr>
          <w:rFonts w:ascii="Ubuntu Mono" w:hAnsi="Ubuntu Mono"/>
          <w:color w:val="000000"/>
          <w:sz w:val="16"/>
          <w:shd w:val="clear" w:color="auto" w:fill="E0E0E0"/>
          <w:lang w:val="en-US"/>
        </w:rPr>
        <w:t>&lt;/DocType&gt;</w:t>
      </w:r>
      <w:bookmarkStart w:id="1891" w:name="c1"/>
      <w:r w:rsidRPr="00D5724D">
        <w:rPr>
          <w:rFonts w:ascii="Times New Roman" w:hAnsi="Times New Roman"/>
          <w:b/>
          <w:color w:val="FFFFFF"/>
          <w:position w:val="2"/>
          <w:sz w:val="12"/>
          <w:bdr w:val="none" w:sz="0" w:space="1" w:color="auto"/>
          <w:shd w:val="clear" w:color="auto" w:fill="404040"/>
          <w:lang w:val="en-US"/>
        </w:rPr>
        <w:t>5</w:t>
      </w:r>
      <w:bookmarkEnd w:id="1891"/>
      <w:r w:rsidRPr="00D5724D">
        <w:rPr>
          <w:rFonts w:ascii="Ubuntu Mono" w:hAnsi="Ubuntu Mono"/>
          <w:color w:val="000000"/>
          <w:sz w:val="16"/>
          <w:shd w:val="clear" w:color="auto" w:fill="E0E0E0"/>
          <w:lang w:val="en-US"/>
        </w:rPr>
        <w:br/>
        <w:t xml:space="preserve">                &lt;OpDate&gt;2021-05-28&lt;/OpDate&gt;</w:t>
      </w:r>
      <w:r w:rsidRPr="00D5724D">
        <w:rPr>
          <w:rFonts w:ascii="Ubuntu Mono" w:hAnsi="Ubuntu Mono"/>
          <w:color w:val="000000"/>
          <w:sz w:val="16"/>
          <w:shd w:val="clear" w:color="auto" w:fill="E0E0E0"/>
          <w:lang w:val="en-US"/>
        </w:rPr>
        <w:br/>
        <w:t xml:space="preserve">                &lt;DocDate&gt;2</w:t>
      </w:r>
      <w:r w:rsidRPr="00D5724D">
        <w:rPr>
          <w:rFonts w:ascii="Ubuntu Mono" w:hAnsi="Ubuntu Mono"/>
          <w:color w:val="000000"/>
          <w:sz w:val="16"/>
          <w:shd w:val="clear" w:color="auto" w:fill="E0E0E0"/>
          <w:lang w:val="en-US"/>
        </w:rPr>
        <w:t>021-05-28&lt;/DocDate&gt;</w:t>
      </w:r>
      <w:r w:rsidRPr="00D5724D">
        <w:rPr>
          <w:rFonts w:ascii="Ubuntu Mono" w:hAnsi="Ubuntu Mono"/>
          <w:color w:val="000000"/>
          <w:sz w:val="16"/>
          <w:shd w:val="clear" w:color="auto" w:fill="E0E0E0"/>
          <w:lang w:val="en-US"/>
        </w:rPr>
        <w:br/>
        <w:t xml:space="preserve">                &lt;PlanDate&gt;2021-05-28&lt;/PlanDate&gt;</w:t>
      </w:r>
      <w:r w:rsidRPr="00D5724D">
        <w:rPr>
          <w:rFonts w:ascii="Ubuntu Mono" w:hAnsi="Ubuntu Mono"/>
          <w:color w:val="000000"/>
          <w:sz w:val="16"/>
          <w:shd w:val="clear" w:color="auto" w:fill="E0E0E0"/>
          <w:lang w:val="en-US"/>
        </w:rPr>
        <w:br/>
        <w:t xml:space="preserve">                &lt;Description&gt;</w:t>
      </w:r>
      <w:r>
        <w:rPr>
          <w:rFonts w:ascii="Ubuntu Mono" w:hAnsi="Ubuntu Mono"/>
          <w:color w:val="000000"/>
          <w:sz w:val="16"/>
          <w:shd w:val="clear" w:color="auto" w:fill="E0E0E0"/>
        </w:rPr>
        <w:t>Снятие</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наличных</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с</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банковского</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счета</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На</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основании</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договор</w:t>
      </w:r>
      <w:r w:rsidRPr="00D5724D">
        <w:rPr>
          <w:rFonts w:ascii="Ubuntu Mono" w:hAnsi="Ubuntu Mono"/>
          <w:color w:val="000000"/>
          <w:sz w:val="16"/>
          <w:shd w:val="clear" w:color="auto" w:fill="E0E0E0"/>
          <w:lang w:val="en-US"/>
        </w:rPr>
        <w:t xml:space="preserve"> No 40817810901004028888&lt;/Description&gt;</w:t>
      </w:r>
      <w:bookmarkStart w:id="1892" w:name="c2"/>
      <w:r w:rsidRPr="00D5724D">
        <w:rPr>
          <w:rFonts w:ascii="Times New Roman" w:hAnsi="Times New Roman"/>
          <w:b/>
          <w:color w:val="FFFFFF"/>
          <w:position w:val="2"/>
          <w:sz w:val="12"/>
          <w:bdr w:val="none" w:sz="0" w:space="1" w:color="auto"/>
          <w:shd w:val="clear" w:color="auto" w:fill="404040"/>
          <w:lang w:val="en-US"/>
        </w:rPr>
        <w:t>6</w:t>
      </w:r>
      <w:bookmarkEnd w:id="1892"/>
      <w:r w:rsidRPr="00D5724D">
        <w:rPr>
          <w:rFonts w:ascii="Ubuntu Mono" w:hAnsi="Ubuntu Mono"/>
          <w:color w:val="000000"/>
          <w:sz w:val="16"/>
          <w:shd w:val="clear" w:color="auto" w:fill="E0E0E0"/>
          <w:lang w:val="en-US"/>
        </w:rPr>
        <w:br/>
        <w:t xml:space="preserve">                &lt;DocStatus&gt;√&lt;/DocStatus&gt;</w:t>
      </w:r>
      <w:r w:rsidRPr="00D5724D">
        <w:rPr>
          <w:rFonts w:ascii="Ubuntu Mono" w:hAnsi="Ubuntu Mono"/>
          <w:color w:val="000000"/>
          <w:sz w:val="16"/>
          <w:shd w:val="clear" w:color="auto" w:fill="E0E0E0"/>
          <w:lang w:val="en-US"/>
        </w:rPr>
        <w:br/>
        <w:t xml:space="preserve">                &lt;RmkC</w:t>
      </w:r>
      <w:r w:rsidRPr="00D5724D">
        <w:rPr>
          <w:rFonts w:ascii="Ubuntu Mono" w:hAnsi="Ubuntu Mono"/>
          <w:color w:val="000000"/>
          <w:sz w:val="16"/>
          <w:shd w:val="clear" w:color="auto" w:fill="E0E0E0"/>
          <w:lang w:val="en-US"/>
        </w:rPr>
        <w:t>ode&gt;&lt;/RmkCode&gt;</w:t>
      </w:r>
      <w:r w:rsidRPr="00D5724D">
        <w:rPr>
          <w:rFonts w:ascii="Ubuntu Mono" w:hAnsi="Ubuntu Mono"/>
          <w:color w:val="000000"/>
          <w:sz w:val="16"/>
          <w:shd w:val="clear" w:color="auto" w:fill="E0E0E0"/>
          <w:lang w:val="en-US"/>
        </w:rPr>
        <w:br/>
        <w:t xml:space="preserve">                &lt;BisUser&gt;TTT&lt;/BisUser&gt;</w:t>
      </w:r>
      <w:r w:rsidRPr="00D5724D">
        <w:rPr>
          <w:rFonts w:ascii="Ubuntu Mono" w:hAnsi="Ubuntu Mono"/>
          <w:color w:val="000000"/>
          <w:sz w:val="16"/>
          <w:shd w:val="clear" w:color="auto" w:fill="E0E0E0"/>
          <w:lang w:val="en-US"/>
        </w:rPr>
        <w:br/>
        <w:t xml:space="preserve">                &lt;BisValue&gt;1,1&lt;/BisValue&gt;</w:t>
      </w:r>
      <w:r w:rsidRPr="00D5724D">
        <w:rPr>
          <w:rFonts w:ascii="Ubuntu Mono" w:hAnsi="Ubuntu Mono"/>
          <w:color w:val="000000"/>
          <w:sz w:val="16"/>
          <w:shd w:val="clear" w:color="auto" w:fill="E0E0E0"/>
          <w:lang w:val="en-US"/>
        </w:rPr>
        <w:br/>
        <w:t xml:space="preserve">                &lt;Course&gt;1&lt;/Course&gt;</w:t>
      </w:r>
      <w:r w:rsidRPr="00D5724D">
        <w:rPr>
          <w:rFonts w:ascii="Ubuntu Mono" w:hAnsi="Ubuntu Mono"/>
          <w:color w:val="000000"/>
          <w:sz w:val="16"/>
          <w:shd w:val="clear" w:color="auto" w:fill="E0E0E0"/>
          <w:lang w:val="en-US"/>
        </w:rPr>
        <w:br/>
        <w:t xml:space="preserve">                &lt;Subdivision&gt;5700&lt;/Subdivision&gt;</w:t>
      </w:r>
      <w:r w:rsidRPr="00D5724D">
        <w:rPr>
          <w:rFonts w:ascii="Ubuntu Mono" w:hAnsi="Ubuntu Mono"/>
          <w:color w:val="000000"/>
          <w:sz w:val="16"/>
          <w:shd w:val="clear" w:color="auto" w:fill="E0E0E0"/>
          <w:lang w:val="en-US"/>
        </w:rPr>
        <w:br/>
        <w:t xml:space="preserve">                &lt;Kbo&gt;711110-00&lt;/Kbo&gt;</w:t>
      </w:r>
      <w:bookmarkStart w:id="1893" w:name="c3"/>
      <w:r w:rsidRPr="00D5724D">
        <w:rPr>
          <w:rFonts w:ascii="Times New Roman" w:hAnsi="Times New Roman"/>
          <w:b/>
          <w:color w:val="FFFFFF"/>
          <w:position w:val="2"/>
          <w:sz w:val="12"/>
          <w:bdr w:val="none" w:sz="0" w:space="1" w:color="auto"/>
          <w:shd w:val="clear" w:color="auto" w:fill="404040"/>
          <w:lang w:val="en-US"/>
        </w:rPr>
        <w:t>7</w:t>
      </w:r>
      <w:bookmarkEnd w:id="1893"/>
      <w:r w:rsidRPr="00D5724D">
        <w:rPr>
          <w:rFonts w:ascii="Ubuntu Mono" w:hAnsi="Ubuntu Mono"/>
          <w:color w:val="000000"/>
          <w:sz w:val="16"/>
          <w:shd w:val="clear" w:color="auto" w:fill="E0E0E0"/>
          <w:lang w:val="en-US"/>
        </w:rPr>
        <w:br/>
        <w:t xml:space="preserve">            &lt;/ScDoc-req&gt;</w:t>
      </w:r>
      <w:r w:rsidRPr="00D5724D">
        <w:rPr>
          <w:rFonts w:ascii="Ubuntu Mono" w:hAnsi="Ubuntu Mono"/>
          <w:color w:val="000000"/>
          <w:sz w:val="16"/>
          <w:shd w:val="clear" w:color="auto" w:fill="E0E0E0"/>
          <w:lang w:val="en-US"/>
        </w:rPr>
        <w:br/>
        <w:t xml:space="preserve">            &lt;Ex</w:t>
      </w:r>
      <w:r w:rsidRPr="00D5724D">
        <w:rPr>
          <w:rFonts w:ascii="Ubuntu Mono" w:hAnsi="Ubuntu Mono"/>
          <w:color w:val="000000"/>
          <w:sz w:val="16"/>
          <w:shd w:val="clear" w:color="auto" w:fill="E0E0E0"/>
          <w:lang w:val="en-US"/>
        </w:rPr>
        <w:t>tInfo-req&gt;</w:t>
      </w:r>
      <w:r w:rsidRPr="00D5724D">
        <w:rPr>
          <w:rFonts w:ascii="Ubuntu Mono" w:hAnsi="Ubuntu Mono"/>
          <w:color w:val="000000"/>
          <w:sz w:val="16"/>
          <w:shd w:val="clear" w:color="auto" w:fill="E0E0E0"/>
          <w:lang w:val="en-US"/>
        </w:rPr>
        <w:br/>
        <w:t xml:space="preserve">                &lt;BankType&gt;</w:t>
      </w:r>
      <w:r>
        <w:rPr>
          <w:rFonts w:ascii="Ubuntu Mono" w:hAnsi="Ubuntu Mono"/>
          <w:color w:val="000000"/>
          <w:sz w:val="16"/>
          <w:shd w:val="clear" w:color="auto" w:fill="E0E0E0"/>
        </w:rPr>
        <w:t>МФО</w:t>
      </w:r>
      <w:r w:rsidRPr="00D5724D">
        <w:rPr>
          <w:rFonts w:ascii="Ubuntu Mono" w:hAnsi="Ubuntu Mono"/>
          <w:color w:val="000000"/>
          <w:sz w:val="16"/>
          <w:shd w:val="clear" w:color="auto" w:fill="E0E0E0"/>
          <w:lang w:val="en-US"/>
        </w:rPr>
        <w:t>-9&lt;/BankType&gt;</w:t>
      </w:r>
      <w:r w:rsidRPr="00D5724D">
        <w:rPr>
          <w:rFonts w:ascii="Ubuntu Mono" w:hAnsi="Ubuntu Mono"/>
          <w:color w:val="000000"/>
          <w:sz w:val="16"/>
          <w:shd w:val="clear" w:color="auto" w:fill="E0E0E0"/>
          <w:lang w:val="en-US"/>
        </w:rPr>
        <w:br/>
        <w:t xml:space="preserve">                &lt;BankID&gt;&lt;/BankID&gt;</w:t>
      </w:r>
      <w:bookmarkStart w:id="1894" w:name="c4"/>
      <w:r w:rsidRPr="00D5724D">
        <w:rPr>
          <w:rFonts w:ascii="Times New Roman" w:hAnsi="Times New Roman"/>
          <w:b/>
          <w:color w:val="FFFFFF"/>
          <w:position w:val="2"/>
          <w:sz w:val="12"/>
          <w:bdr w:val="none" w:sz="0" w:space="1" w:color="auto"/>
          <w:shd w:val="clear" w:color="auto" w:fill="404040"/>
          <w:lang w:val="en-US"/>
        </w:rPr>
        <w:t>8</w:t>
      </w:r>
      <w:bookmarkEnd w:id="1894"/>
      <w:r w:rsidRPr="00D5724D">
        <w:rPr>
          <w:rFonts w:ascii="Ubuntu Mono" w:hAnsi="Ubuntu Mono"/>
          <w:color w:val="000000"/>
          <w:sz w:val="16"/>
          <w:shd w:val="clear" w:color="auto" w:fill="E0E0E0"/>
          <w:lang w:val="en-US"/>
        </w:rPr>
        <w:br/>
        <w:t xml:space="preserve">                &lt;order-pay&gt;5&lt;/order-pay&gt;</w:t>
      </w:r>
      <w:r w:rsidRPr="00D5724D">
        <w:rPr>
          <w:rFonts w:ascii="Ubuntu Mono" w:hAnsi="Ubuntu Mono"/>
          <w:color w:val="000000"/>
          <w:sz w:val="16"/>
          <w:shd w:val="clear" w:color="auto" w:fill="E0E0E0"/>
          <w:lang w:val="en-US"/>
        </w:rPr>
        <w:br/>
        <w:t xml:space="preserve">                &lt;isclient&gt;3&lt;/isclient&gt;</w:t>
      </w:r>
      <w:bookmarkStart w:id="1895" w:name="c8"/>
      <w:r w:rsidRPr="00D5724D">
        <w:rPr>
          <w:rFonts w:ascii="Times New Roman" w:hAnsi="Times New Roman"/>
          <w:b/>
          <w:color w:val="FFFFFF"/>
          <w:position w:val="2"/>
          <w:sz w:val="12"/>
          <w:bdr w:val="none" w:sz="0" w:space="1" w:color="auto"/>
          <w:shd w:val="clear" w:color="auto" w:fill="404040"/>
          <w:lang w:val="en-US"/>
        </w:rPr>
        <w:t>9</w:t>
      </w:r>
      <w:bookmarkEnd w:id="1895"/>
      <w:r w:rsidRPr="00D5724D">
        <w:rPr>
          <w:rFonts w:ascii="Ubuntu Mono" w:hAnsi="Ubuntu Mono"/>
          <w:color w:val="000000"/>
          <w:sz w:val="16"/>
          <w:shd w:val="clear" w:color="auto" w:fill="E0E0E0"/>
          <w:lang w:val="en-US"/>
        </w:rPr>
        <w:br/>
        <w:t xml:space="preserve">            &lt;/ExtInfo-req&gt;           </w:t>
      </w:r>
      <w:r w:rsidRPr="00D5724D">
        <w:rPr>
          <w:rFonts w:ascii="Ubuntu Mono" w:hAnsi="Ubuntu Mono"/>
          <w:color w:val="000000"/>
          <w:sz w:val="16"/>
          <w:shd w:val="clear" w:color="auto" w:fill="E0E0E0"/>
          <w:lang w:val="en-US"/>
        </w:rPr>
        <w:br/>
        <w:t xml:space="preserve">            &lt;Signs-req&gt;               </w:t>
      </w:r>
      <w:r w:rsidRPr="00D5724D">
        <w:rPr>
          <w:rFonts w:ascii="Ubuntu Mono" w:hAnsi="Ubuntu Mono"/>
          <w:color w:val="000000"/>
          <w:sz w:val="16"/>
          <w:shd w:val="clear" w:color="auto" w:fill="E0E0E0"/>
          <w:lang w:val="en-US"/>
        </w:rPr>
        <w:br/>
        <w:t xml:space="preserve">         </w:t>
      </w:r>
      <w:r w:rsidRPr="00D5724D">
        <w:rPr>
          <w:rFonts w:ascii="Ubuntu Mono" w:hAnsi="Ubuntu Mono"/>
          <w:color w:val="000000"/>
          <w:sz w:val="16"/>
          <w:shd w:val="clear" w:color="auto" w:fill="E0E0E0"/>
          <w:lang w:val="en-US"/>
        </w:rPr>
        <w:t xml:space="preserve">       &lt;code&gt;inn-send&lt;/code&gt;               </w:t>
      </w:r>
      <w:r w:rsidRPr="00D5724D">
        <w:rPr>
          <w:rFonts w:ascii="Ubuntu Mono" w:hAnsi="Ubuntu Mono"/>
          <w:color w:val="000000"/>
          <w:sz w:val="16"/>
          <w:shd w:val="clear" w:color="auto" w:fill="E0E0E0"/>
          <w:lang w:val="en-US"/>
        </w:rPr>
        <w:br/>
        <w:t xml:space="preserve">                &lt;surrogate&gt;&lt;/surrogate&gt;               </w:t>
      </w:r>
      <w:r w:rsidRPr="00D5724D">
        <w:rPr>
          <w:rFonts w:ascii="Ubuntu Mono" w:hAnsi="Ubuntu Mono"/>
          <w:color w:val="000000"/>
          <w:sz w:val="16"/>
          <w:shd w:val="clear" w:color="auto" w:fill="E0E0E0"/>
          <w:lang w:val="en-US"/>
        </w:rPr>
        <w:br/>
        <w:t xml:space="preserve">                &lt;file-name&gt;op&lt;/file-name&gt;           </w:t>
      </w:r>
      <w:r w:rsidRPr="00D5724D">
        <w:rPr>
          <w:rFonts w:ascii="Ubuntu Mono" w:hAnsi="Ubuntu Mono"/>
          <w:color w:val="000000"/>
          <w:sz w:val="16"/>
          <w:shd w:val="clear" w:color="auto" w:fill="E0E0E0"/>
          <w:lang w:val="en-US"/>
        </w:rPr>
        <w:br/>
        <w:t xml:space="preserve">            &lt;/Signs-req&gt;           </w:t>
      </w:r>
      <w:r w:rsidRPr="00D5724D">
        <w:rPr>
          <w:rFonts w:ascii="Ubuntu Mono" w:hAnsi="Ubuntu Mono"/>
          <w:color w:val="000000"/>
          <w:sz w:val="16"/>
          <w:shd w:val="clear" w:color="auto" w:fill="E0E0E0"/>
          <w:lang w:val="en-US"/>
        </w:rPr>
        <w:br/>
        <w:t xml:space="preserve">            &lt;Signs-req&gt;               </w:t>
      </w:r>
      <w:r w:rsidRPr="00D5724D">
        <w:rPr>
          <w:rFonts w:ascii="Ubuntu Mono" w:hAnsi="Ubuntu Mono"/>
          <w:color w:val="000000"/>
          <w:sz w:val="16"/>
          <w:shd w:val="clear" w:color="auto" w:fill="E0E0E0"/>
          <w:lang w:val="en-US"/>
        </w:rPr>
        <w:br/>
        <w:t xml:space="preserve">                &lt;code&gt;name-se</w:t>
      </w:r>
      <w:r w:rsidRPr="00D5724D">
        <w:rPr>
          <w:rFonts w:ascii="Ubuntu Mono" w:hAnsi="Ubuntu Mono"/>
          <w:color w:val="000000"/>
          <w:sz w:val="16"/>
          <w:shd w:val="clear" w:color="auto" w:fill="E0E0E0"/>
          <w:lang w:val="en-US"/>
        </w:rPr>
        <w:t>nd&lt;/code&gt;</w:t>
      </w:r>
      <w:r w:rsidRPr="00D5724D">
        <w:rPr>
          <w:rFonts w:ascii="Ubuntu Mono" w:hAnsi="Ubuntu Mono"/>
          <w:color w:val="000000"/>
          <w:sz w:val="16"/>
          <w:shd w:val="clear" w:color="auto" w:fill="E0E0E0"/>
          <w:lang w:val="en-US"/>
        </w:rPr>
        <w:br/>
        <w:t xml:space="preserve">                &lt;code-value&gt;</w:t>
      </w:r>
      <w:r>
        <w:rPr>
          <w:rFonts w:ascii="Ubuntu Mono" w:hAnsi="Ubuntu Mono"/>
          <w:color w:val="000000"/>
          <w:sz w:val="16"/>
          <w:shd w:val="clear" w:color="auto" w:fill="E0E0E0"/>
        </w:rPr>
        <w:t>ФИЛИАЛ</w:t>
      </w:r>
      <w:r w:rsidRPr="00D5724D">
        <w:rPr>
          <w:rFonts w:ascii="Ubuntu Mono" w:hAnsi="Ubuntu Mono"/>
          <w:color w:val="000000"/>
          <w:sz w:val="16"/>
          <w:shd w:val="clear" w:color="auto" w:fill="E0E0E0"/>
          <w:lang w:val="en-US"/>
        </w:rPr>
        <w:t xml:space="preserve"> № 7701 </w:t>
      </w:r>
      <w:r>
        <w:rPr>
          <w:rFonts w:ascii="Ubuntu Mono" w:hAnsi="Ubuntu Mono"/>
          <w:color w:val="000000"/>
          <w:sz w:val="16"/>
          <w:shd w:val="clear" w:color="auto" w:fill="E0E0E0"/>
        </w:rPr>
        <w:t>БАНКА</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ВТБ</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ПАО</w:t>
      </w:r>
      <w:r w:rsidRPr="00D5724D">
        <w:rPr>
          <w:rFonts w:ascii="Ubuntu Mono" w:hAnsi="Ubuntu Mono"/>
          <w:color w:val="000000"/>
          <w:sz w:val="16"/>
          <w:shd w:val="clear" w:color="auto" w:fill="E0E0E0"/>
          <w:lang w:val="en-US"/>
        </w:rPr>
        <w:t>)//</w:t>
      </w:r>
      <w:r>
        <w:rPr>
          <w:rFonts w:ascii="Ubuntu Mono" w:hAnsi="Ubuntu Mono"/>
          <w:color w:val="000000"/>
          <w:sz w:val="16"/>
          <w:shd w:val="clear" w:color="auto" w:fill="E0E0E0"/>
        </w:rPr>
        <w:t>БОРИСОВ</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АНДРЕЙ</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ЮРЬЕВИЧ</w:t>
      </w:r>
      <w:r w:rsidRPr="00D5724D">
        <w:rPr>
          <w:rFonts w:ascii="Ubuntu Mono" w:hAnsi="Ubuntu Mono"/>
          <w:color w:val="000000"/>
          <w:sz w:val="16"/>
          <w:shd w:val="clear" w:color="auto" w:fill="E0E0E0"/>
          <w:lang w:val="en-US"/>
        </w:rPr>
        <w:t xml:space="preserve">//1277//&lt;/code-value&gt;               </w:t>
      </w:r>
      <w:r w:rsidRPr="00D5724D">
        <w:rPr>
          <w:rFonts w:ascii="Ubuntu Mono" w:hAnsi="Ubuntu Mono"/>
          <w:color w:val="000000"/>
          <w:sz w:val="16"/>
          <w:shd w:val="clear" w:color="auto" w:fill="E0E0E0"/>
          <w:lang w:val="en-US"/>
        </w:rPr>
        <w:br/>
        <w:t xml:space="preserve">                &lt;surrogate&gt;&lt;/surrogate&gt;               </w:t>
      </w:r>
      <w:r w:rsidRPr="00D5724D">
        <w:rPr>
          <w:rFonts w:ascii="Ubuntu Mono" w:hAnsi="Ubuntu Mono"/>
          <w:color w:val="000000"/>
          <w:sz w:val="16"/>
          <w:shd w:val="clear" w:color="auto" w:fill="E0E0E0"/>
          <w:lang w:val="en-US"/>
        </w:rPr>
        <w:br/>
        <w:t xml:space="preserve">                &lt;file-name&gt;op&lt;/file-name&gt;           </w:t>
      </w:r>
      <w:r w:rsidRPr="00D5724D">
        <w:rPr>
          <w:rFonts w:ascii="Ubuntu Mono" w:hAnsi="Ubuntu Mono"/>
          <w:color w:val="000000"/>
          <w:sz w:val="16"/>
          <w:shd w:val="clear" w:color="auto" w:fill="E0E0E0"/>
          <w:lang w:val="en-US"/>
        </w:rPr>
        <w:br/>
        <w:t xml:space="preserve">            &lt;/Signs-</w:t>
      </w:r>
      <w:r w:rsidRPr="00D5724D">
        <w:rPr>
          <w:rFonts w:ascii="Ubuntu Mono" w:hAnsi="Ubuntu Mono"/>
          <w:color w:val="000000"/>
          <w:sz w:val="16"/>
          <w:shd w:val="clear" w:color="auto" w:fill="E0E0E0"/>
          <w:lang w:val="en-US"/>
        </w:rPr>
        <w:t>req&gt;</w:t>
      </w:r>
      <w:r w:rsidRPr="00D5724D">
        <w:rPr>
          <w:rFonts w:ascii="Ubuntu Mono" w:hAnsi="Ubuntu Mono"/>
          <w:color w:val="000000"/>
          <w:sz w:val="16"/>
          <w:shd w:val="clear" w:color="auto" w:fill="E0E0E0"/>
          <w:lang w:val="en-US"/>
        </w:rPr>
        <w:br/>
        <w:t xml:space="preserve">        &lt;/ScExport-req&gt;</w:t>
      </w:r>
      <w:r w:rsidRPr="00D5724D">
        <w:rPr>
          <w:rFonts w:ascii="Ubuntu Mono" w:hAnsi="Ubuntu Mono"/>
          <w:color w:val="000000"/>
          <w:sz w:val="16"/>
          <w:shd w:val="clear" w:color="auto" w:fill="E0E0E0"/>
          <w:lang w:val="en-US"/>
        </w:rPr>
        <w:br/>
        <w:t xml:space="preserve">    &lt;/App-Data&gt;</w:t>
      </w:r>
      <w:r w:rsidRPr="00D5724D">
        <w:rPr>
          <w:rFonts w:ascii="Ubuntu Mono" w:hAnsi="Ubuntu Mono"/>
          <w:color w:val="000000"/>
          <w:sz w:val="16"/>
          <w:shd w:val="clear" w:color="auto" w:fill="E0E0E0"/>
          <w:lang w:val="en-US"/>
        </w:rPr>
        <w:br/>
        <w:t>&lt;/Request&gt;</w:t>
      </w:r>
    </w:p>
    <w:bookmarkEnd w:id="1885"/>
    <w:bookmarkEnd w:id="1886"/>
    <w:p w14:paraId="48211274" w14:textId="77777777" w:rsidR="003D271F" w:rsidRDefault="00406DFC">
      <w:pPr>
        <w:spacing w:before="200" w:after="0" w:line="240" w:lineRule="auto"/>
      </w:pPr>
      <w:r>
        <w:rPr>
          <w:rFonts w:ascii="Times New Roman" w:hAnsi="Times New Roman"/>
          <w:color w:val="000000"/>
          <w:sz w:val="20"/>
        </w:rPr>
        <w:t>Особенности заполнения:</w:t>
      </w:r>
    </w:p>
    <w:bookmarkStart w:id="1896" w:name="d5e2760"/>
    <w:bookmarkStart w:id="1897" w:name="d5e2759"/>
    <w:bookmarkStart w:id="1898" w:name="d5e2074"/>
    <w:p w14:paraId="37CDD50B" w14:textId="77777777" w:rsidR="003D271F" w:rsidRDefault="00406DFC">
      <w:pPr>
        <w:tabs>
          <w:tab w:val="left" w:pos="440"/>
        </w:tabs>
        <w:spacing w:before="200" w:after="0" w:line="240" w:lineRule="auto"/>
        <w:ind w:left="440" w:hanging="440"/>
      </w:pPr>
      <w:r>
        <w:fldChar w:fldCharType="begin"/>
      </w:r>
      <w:r>
        <w:instrText xml:space="preserve"> HYPERLINK \l "c10" \h </w:instrText>
      </w:r>
      <w:r>
        <w:fldChar w:fldCharType="separate"/>
      </w:r>
      <w:r>
        <w:rPr>
          <w:rFonts w:ascii="Times New Roman" w:hAnsi="Times New Roman"/>
          <w:b/>
          <w:color w:val="FFFFFF"/>
          <w:position w:val="2"/>
          <w:sz w:val="15"/>
          <w:bdr w:val="none" w:sz="0" w:space="1" w:color="auto"/>
          <w:shd w:val="clear" w:color="auto" w:fill="404040"/>
        </w:rPr>
        <w:t>1</w:t>
      </w:r>
      <w:r>
        <w:rPr>
          <w:rFonts w:ascii="Times New Roman" w:hAnsi="Times New Roman"/>
          <w:b/>
          <w:color w:val="FFFFFF"/>
          <w:position w:val="2"/>
          <w:sz w:val="15"/>
          <w:bdr w:val="none" w:sz="0" w:space="1" w:color="auto"/>
          <w:shd w:val="clear" w:color="auto" w:fill="404040"/>
        </w:rPr>
        <w:fldChar w:fldCharType="end"/>
      </w:r>
      <w:r>
        <w:rPr>
          <w:rFonts w:ascii="Times New Roman" w:hAnsi="Times New Roman"/>
          <w:b/>
          <w:color w:val="FFFFFF"/>
          <w:position w:val="2"/>
          <w:sz w:val="15"/>
          <w:bdr w:val="none" w:sz="0" w:space="1" w:color="auto"/>
          <w:shd w:val="clear" w:color="auto" w:fill="404040"/>
        </w:rPr>
        <w:tab/>
      </w:r>
      <w:r>
        <w:rPr>
          <w:rFonts w:ascii="Times New Roman" w:hAnsi="Times New Roman"/>
          <w:color w:val="000000"/>
          <w:sz w:val="20"/>
        </w:rPr>
        <w:t>Идентификатор операции в смежной системе</w:t>
      </w:r>
    </w:p>
    <w:bookmarkStart w:id="1899" w:name="d5e2762"/>
    <w:bookmarkStart w:id="1900" w:name="d5e2076"/>
    <w:bookmarkEnd w:id="1896"/>
    <w:bookmarkEnd w:id="1897"/>
    <w:bookmarkEnd w:id="1898"/>
    <w:p w14:paraId="6E72C5DC" w14:textId="77777777" w:rsidR="003D271F" w:rsidRDefault="00406DFC">
      <w:pPr>
        <w:tabs>
          <w:tab w:val="left" w:pos="440"/>
        </w:tabs>
        <w:spacing w:after="0" w:line="240" w:lineRule="auto"/>
        <w:ind w:left="440" w:hanging="440"/>
      </w:pPr>
      <w:r>
        <w:fldChar w:fldCharType="begin"/>
      </w:r>
      <w:r>
        <w:instrText xml:space="preserve"> HYPERLINK \l "c9" \h </w:instrText>
      </w:r>
      <w:r>
        <w:fldChar w:fldCharType="separate"/>
      </w:r>
      <w:r>
        <w:rPr>
          <w:rFonts w:ascii="Times New Roman" w:hAnsi="Times New Roman"/>
          <w:b/>
          <w:color w:val="FFFFFF"/>
          <w:position w:val="2"/>
          <w:sz w:val="15"/>
          <w:bdr w:val="none" w:sz="0" w:space="1" w:color="auto"/>
          <w:shd w:val="clear" w:color="auto" w:fill="404040"/>
        </w:rPr>
        <w:t>2</w:t>
      </w:r>
      <w:r>
        <w:rPr>
          <w:rFonts w:ascii="Times New Roman" w:hAnsi="Times New Roman"/>
          <w:b/>
          <w:color w:val="FFFFFF"/>
          <w:position w:val="2"/>
          <w:sz w:val="15"/>
          <w:bdr w:val="none" w:sz="0" w:space="1" w:color="auto"/>
          <w:shd w:val="clear" w:color="auto" w:fill="404040"/>
        </w:rPr>
        <w:fldChar w:fldCharType="end"/>
      </w:r>
      <w:r>
        <w:rPr>
          <w:rFonts w:ascii="Times New Roman" w:hAnsi="Times New Roman"/>
          <w:b/>
          <w:color w:val="FFFFFF"/>
          <w:position w:val="2"/>
          <w:sz w:val="15"/>
          <w:bdr w:val="none" w:sz="0" w:space="1" w:color="auto"/>
          <w:shd w:val="clear" w:color="auto" w:fill="404040"/>
        </w:rPr>
        <w:tab/>
      </w:r>
      <w:r>
        <w:rPr>
          <w:rFonts w:ascii="Times New Roman" w:hAnsi="Times New Roman"/>
          <w:color w:val="000000"/>
          <w:sz w:val="20"/>
        </w:rPr>
        <w:t xml:space="preserve">Константа </w:t>
      </w:r>
      <w:r>
        <w:rPr>
          <w:rFonts w:ascii="Times New Roman" w:hAnsi="Times New Roman"/>
          <w:i/>
          <w:color w:val="000000"/>
          <w:sz w:val="20"/>
        </w:rPr>
        <w:t>CreateMA</w:t>
      </w:r>
    </w:p>
    <w:bookmarkStart w:id="1901" w:name="d5e2765"/>
    <w:bookmarkStart w:id="1902" w:name="d5e2079"/>
    <w:bookmarkEnd w:id="1899"/>
    <w:bookmarkEnd w:id="1900"/>
    <w:p w14:paraId="441D71F9" w14:textId="77777777" w:rsidR="003D271F" w:rsidRDefault="00406DFC">
      <w:pPr>
        <w:tabs>
          <w:tab w:val="left" w:pos="440"/>
        </w:tabs>
        <w:spacing w:after="0" w:line="240" w:lineRule="auto"/>
        <w:ind w:left="440" w:hanging="440"/>
      </w:pPr>
      <w:r>
        <w:fldChar w:fldCharType="begin"/>
      </w:r>
      <w:r>
        <w:instrText xml:space="preserve"> HYPERLINK \l "c11" \h </w:instrText>
      </w:r>
      <w:r>
        <w:fldChar w:fldCharType="separate"/>
      </w:r>
      <w:r>
        <w:rPr>
          <w:rFonts w:ascii="Times New Roman" w:hAnsi="Times New Roman"/>
          <w:b/>
          <w:color w:val="FFFFFF"/>
          <w:position w:val="2"/>
          <w:sz w:val="15"/>
          <w:bdr w:val="none" w:sz="0" w:space="1" w:color="auto"/>
          <w:shd w:val="clear" w:color="auto" w:fill="404040"/>
        </w:rPr>
        <w:t>3</w:t>
      </w:r>
      <w:r>
        <w:rPr>
          <w:rFonts w:ascii="Times New Roman" w:hAnsi="Times New Roman"/>
          <w:b/>
          <w:color w:val="FFFFFF"/>
          <w:position w:val="2"/>
          <w:sz w:val="15"/>
          <w:bdr w:val="none" w:sz="0" w:space="1" w:color="auto"/>
          <w:shd w:val="clear" w:color="auto" w:fill="404040"/>
        </w:rPr>
        <w:fldChar w:fldCharType="end"/>
      </w:r>
      <w:r>
        <w:rPr>
          <w:rFonts w:ascii="Times New Roman" w:hAnsi="Times New Roman"/>
          <w:b/>
          <w:color w:val="FFFFFF"/>
          <w:position w:val="2"/>
          <w:sz w:val="15"/>
          <w:bdr w:val="none" w:sz="0" w:space="1" w:color="auto"/>
          <w:shd w:val="clear" w:color="auto" w:fill="404040"/>
        </w:rPr>
        <w:tab/>
      </w:r>
      <w:r>
        <w:rPr>
          <w:rFonts w:ascii="Times New Roman" w:hAnsi="Times New Roman"/>
          <w:color w:val="000000"/>
          <w:sz w:val="20"/>
        </w:rPr>
        <w:t xml:space="preserve">Технический счет (см. </w:t>
      </w:r>
      <w:hyperlink w:anchor="method_ScCreate_techAcc">
        <w:r>
          <w:rPr>
            <w:rFonts w:ascii="Times New Roman" w:hAnsi="Times New Roman"/>
            <w:color w:val="000000"/>
            <w:sz w:val="20"/>
          </w:rPr>
          <w:t>Раздел 4.3.2.4.2.1, «Справочно: замена на технический счет при выгрузке в БИСквит»</w:t>
        </w:r>
      </w:hyperlink>
      <w:r>
        <w:rPr>
          <w:rFonts w:ascii="Times New Roman" w:hAnsi="Times New Roman"/>
          <w:color w:val="000000"/>
          <w:sz w:val="20"/>
        </w:rPr>
        <w:t>)</w:t>
      </w:r>
    </w:p>
    <w:bookmarkStart w:id="1903" w:name="d5e2768"/>
    <w:bookmarkStart w:id="1904" w:name="d5e2082"/>
    <w:bookmarkEnd w:id="1901"/>
    <w:bookmarkEnd w:id="1902"/>
    <w:p w14:paraId="38AA2A69" w14:textId="77777777" w:rsidR="003D271F" w:rsidRDefault="00406DFC">
      <w:pPr>
        <w:tabs>
          <w:tab w:val="left" w:pos="440"/>
        </w:tabs>
        <w:spacing w:after="0" w:line="240" w:lineRule="auto"/>
        <w:ind w:left="440" w:hanging="440"/>
      </w:pPr>
      <w:r>
        <w:fldChar w:fldCharType="begin"/>
      </w:r>
      <w:r>
        <w:instrText xml:space="preserve"> HYPERLINK \l "c12" \h </w:instrText>
      </w:r>
      <w:r>
        <w:fldChar w:fldCharType="separate"/>
      </w:r>
      <w:r>
        <w:rPr>
          <w:rFonts w:ascii="Times New Roman" w:hAnsi="Times New Roman"/>
          <w:b/>
          <w:color w:val="FFFFFF"/>
          <w:position w:val="2"/>
          <w:sz w:val="15"/>
          <w:bdr w:val="none" w:sz="0" w:space="1" w:color="auto"/>
          <w:shd w:val="clear" w:color="auto" w:fill="404040"/>
        </w:rPr>
        <w:t>4</w:t>
      </w:r>
      <w:r>
        <w:rPr>
          <w:rFonts w:ascii="Times New Roman" w:hAnsi="Times New Roman"/>
          <w:b/>
          <w:color w:val="FFFFFF"/>
          <w:position w:val="2"/>
          <w:sz w:val="15"/>
          <w:bdr w:val="none" w:sz="0" w:space="1" w:color="auto"/>
          <w:shd w:val="clear" w:color="auto" w:fill="404040"/>
        </w:rPr>
        <w:fldChar w:fldCharType="end"/>
      </w:r>
      <w:r>
        <w:rPr>
          <w:rFonts w:ascii="Times New Roman" w:hAnsi="Times New Roman"/>
          <w:b/>
          <w:color w:val="FFFFFF"/>
          <w:position w:val="2"/>
          <w:sz w:val="15"/>
          <w:bdr w:val="none" w:sz="0" w:space="1" w:color="auto"/>
          <w:shd w:val="clear" w:color="auto" w:fill="404040"/>
        </w:rPr>
        <w:tab/>
      </w:r>
      <w:r>
        <w:rPr>
          <w:rFonts w:ascii="Times New Roman" w:hAnsi="Times New Roman"/>
          <w:color w:val="000000"/>
          <w:sz w:val="20"/>
        </w:rPr>
        <w:t>Кассовый символ берется первый из списка пришедших из смежной системы</w:t>
      </w:r>
    </w:p>
    <w:bookmarkStart w:id="1905" w:name="d5e2770"/>
    <w:bookmarkStart w:id="1906" w:name="d5e2084"/>
    <w:bookmarkEnd w:id="1903"/>
    <w:bookmarkEnd w:id="1904"/>
    <w:p w14:paraId="7329C686" w14:textId="77777777" w:rsidR="003D271F" w:rsidRDefault="00406DFC">
      <w:pPr>
        <w:tabs>
          <w:tab w:val="left" w:pos="440"/>
        </w:tabs>
        <w:spacing w:after="0" w:line="240" w:lineRule="auto"/>
        <w:ind w:left="440" w:hanging="440"/>
      </w:pPr>
      <w:r>
        <w:fldChar w:fldCharType="begin"/>
      </w:r>
      <w:r>
        <w:instrText xml:space="preserve"> HYPERLINK \l "c1" \h </w:instrText>
      </w:r>
      <w:r>
        <w:fldChar w:fldCharType="separate"/>
      </w:r>
      <w:r>
        <w:rPr>
          <w:rFonts w:ascii="Times New Roman" w:hAnsi="Times New Roman"/>
          <w:b/>
          <w:color w:val="FFFFFF"/>
          <w:position w:val="2"/>
          <w:sz w:val="15"/>
          <w:bdr w:val="none" w:sz="0" w:space="1" w:color="auto"/>
          <w:shd w:val="clear" w:color="auto" w:fill="404040"/>
        </w:rPr>
        <w:t>5</w:t>
      </w:r>
      <w:r>
        <w:rPr>
          <w:rFonts w:ascii="Times New Roman" w:hAnsi="Times New Roman"/>
          <w:b/>
          <w:color w:val="FFFFFF"/>
          <w:position w:val="2"/>
          <w:sz w:val="15"/>
          <w:bdr w:val="none" w:sz="0" w:space="1" w:color="auto"/>
          <w:shd w:val="clear" w:color="auto" w:fill="404040"/>
        </w:rPr>
        <w:fldChar w:fldCharType="end"/>
      </w:r>
      <w:r>
        <w:rPr>
          <w:rFonts w:ascii="Times New Roman" w:hAnsi="Times New Roman"/>
          <w:b/>
          <w:color w:val="FFFFFF"/>
          <w:position w:val="2"/>
          <w:sz w:val="15"/>
          <w:bdr w:val="none" w:sz="0" w:space="1" w:color="auto"/>
          <w:shd w:val="clear" w:color="auto" w:fill="404040"/>
        </w:rPr>
        <w:tab/>
      </w:r>
      <w:r>
        <w:rPr>
          <w:rFonts w:ascii="Times New Roman" w:hAnsi="Times New Roman"/>
          <w:color w:val="000000"/>
          <w:sz w:val="20"/>
        </w:rPr>
        <w:t xml:space="preserve">Из настроек </w:t>
      </w:r>
      <w:r>
        <w:rPr>
          <w:rFonts w:ascii="Times New Roman" w:hAnsi="Times New Roman"/>
          <w:color w:val="000000"/>
          <w:sz w:val="20"/>
        </w:rPr>
        <w:t xml:space="preserve">операции (см. </w:t>
      </w:r>
      <w:hyperlink w:anchor="settings_operation">
        <w:r>
          <w:rPr>
            <w:rFonts w:ascii="Times New Roman" w:hAnsi="Times New Roman"/>
            <w:color w:val="000000"/>
            <w:sz w:val="20"/>
          </w:rPr>
          <w:t>Раздел 4.3.2.3.1, «Настройка операций»</w:t>
        </w:r>
      </w:hyperlink>
      <w:r>
        <w:rPr>
          <w:rFonts w:ascii="Times New Roman" w:hAnsi="Times New Roman"/>
          <w:color w:val="000000"/>
          <w:sz w:val="20"/>
        </w:rPr>
        <w:t>)</w:t>
      </w:r>
    </w:p>
    <w:bookmarkStart w:id="1907" w:name="d5e2773"/>
    <w:bookmarkStart w:id="1908" w:name="d5e2087"/>
    <w:bookmarkEnd w:id="1905"/>
    <w:bookmarkEnd w:id="1906"/>
    <w:p w14:paraId="24B1EE5B" w14:textId="77777777" w:rsidR="003D271F" w:rsidRDefault="00406DFC">
      <w:pPr>
        <w:tabs>
          <w:tab w:val="left" w:pos="440"/>
        </w:tabs>
        <w:spacing w:after="0" w:line="240" w:lineRule="auto"/>
        <w:ind w:left="440" w:hanging="440"/>
      </w:pPr>
      <w:r>
        <w:fldChar w:fldCharType="begin"/>
      </w:r>
      <w:r>
        <w:instrText xml:space="preserve"> HYPERLINK \l "c2" \h </w:instrText>
      </w:r>
      <w:r>
        <w:fldChar w:fldCharType="separate"/>
      </w:r>
      <w:r>
        <w:rPr>
          <w:rFonts w:ascii="Times New Roman" w:hAnsi="Times New Roman"/>
          <w:b/>
          <w:color w:val="FFFFFF"/>
          <w:position w:val="2"/>
          <w:sz w:val="15"/>
          <w:bdr w:val="none" w:sz="0" w:space="1" w:color="auto"/>
          <w:shd w:val="clear" w:color="auto" w:fill="404040"/>
        </w:rPr>
        <w:t>6</w:t>
      </w:r>
      <w:r>
        <w:rPr>
          <w:rFonts w:ascii="Times New Roman" w:hAnsi="Times New Roman"/>
          <w:b/>
          <w:color w:val="FFFFFF"/>
          <w:position w:val="2"/>
          <w:sz w:val="15"/>
          <w:bdr w:val="none" w:sz="0" w:space="1" w:color="auto"/>
          <w:shd w:val="clear" w:color="auto" w:fill="404040"/>
        </w:rPr>
        <w:fldChar w:fldCharType="end"/>
      </w:r>
      <w:r>
        <w:rPr>
          <w:rFonts w:ascii="Times New Roman" w:hAnsi="Times New Roman"/>
          <w:b/>
          <w:color w:val="FFFFFF"/>
          <w:position w:val="2"/>
          <w:sz w:val="15"/>
          <w:bdr w:val="none" w:sz="0" w:space="1" w:color="auto"/>
          <w:shd w:val="clear" w:color="auto" w:fill="404040"/>
        </w:rPr>
        <w:tab/>
      </w:r>
      <w:r>
        <w:rPr>
          <w:rFonts w:ascii="Times New Roman" w:hAnsi="Times New Roman"/>
          <w:color w:val="000000"/>
          <w:sz w:val="20"/>
        </w:rPr>
        <w:t>Содержание операции приходит из смежной системы</w:t>
      </w:r>
    </w:p>
    <w:bookmarkStart w:id="1909" w:name="d5e2775"/>
    <w:bookmarkStart w:id="1910" w:name="d5e2089"/>
    <w:bookmarkEnd w:id="1907"/>
    <w:bookmarkEnd w:id="1908"/>
    <w:p w14:paraId="5911CD48" w14:textId="77777777" w:rsidR="003D271F" w:rsidRDefault="00406DFC">
      <w:pPr>
        <w:tabs>
          <w:tab w:val="left" w:pos="440"/>
        </w:tabs>
        <w:spacing w:after="0" w:line="240" w:lineRule="auto"/>
        <w:ind w:left="440" w:hanging="440"/>
      </w:pPr>
      <w:r>
        <w:fldChar w:fldCharType="begin"/>
      </w:r>
      <w:r>
        <w:instrText xml:space="preserve"> HYPERLINK \l "c3" \h </w:instrText>
      </w:r>
      <w:r>
        <w:fldChar w:fldCharType="separate"/>
      </w:r>
      <w:r>
        <w:rPr>
          <w:rFonts w:ascii="Times New Roman" w:hAnsi="Times New Roman"/>
          <w:b/>
          <w:color w:val="FFFFFF"/>
          <w:position w:val="2"/>
          <w:sz w:val="15"/>
          <w:bdr w:val="none" w:sz="0" w:space="1" w:color="auto"/>
          <w:shd w:val="clear" w:color="auto" w:fill="404040"/>
        </w:rPr>
        <w:t>7</w:t>
      </w:r>
      <w:r>
        <w:rPr>
          <w:rFonts w:ascii="Times New Roman" w:hAnsi="Times New Roman"/>
          <w:b/>
          <w:color w:val="FFFFFF"/>
          <w:position w:val="2"/>
          <w:sz w:val="15"/>
          <w:bdr w:val="none" w:sz="0" w:space="1" w:color="auto"/>
          <w:shd w:val="clear" w:color="auto" w:fill="404040"/>
        </w:rPr>
        <w:fldChar w:fldCharType="end"/>
      </w:r>
      <w:r>
        <w:rPr>
          <w:rFonts w:ascii="Times New Roman" w:hAnsi="Times New Roman"/>
          <w:b/>
          <w:color w:val="FFFFFF"/>
          <w:position w:val="2"/>
          <w:sz w:val="15"/>
          <w:bdr w:val="none" w:sz="0" w:space="1" w:color="auto"/>
          <w:shd w:val="clear" w:color="auto" w:fill="404040"/>
        </w:rPr>
        <w:tab/>
      </w:r>
      <w:r>
        <w:rPr>
          <w:rFonts w:ascii="Times New Roman" w:hAnsi="Times New Roman"/>
          <w:color w:val="000000"/>
          <w:sz w:val="20"/>
        </w:rPr>
        <w:t xml:space="preserve">Из настроек внешних кодов операций (см. </w:t>
      </w:r>
      <w:hyperlink w:anchor="settings_operation">
        <w:r>
          <w:rPr>
            <w:rFonts w:ascii="Times New Roman" w:hAnsi="Times New Roman"/>
            <w:color w:val="000000"/>
            <w:sz w:val="20"/>
          </w:rPr>
          <w:t>Раздел 4.3.2.3.1, «Настройка операций»</w:t>
        </w:r>
      </w:hyperlink>
      <w:r>
        <w:rPr>
          <w:rFonts w:ascii="Times New Roman" w:hAnsi="Times New Roman"/>
          <w:color w:val="000000"/>
          <w:sz w:val="20"/>
        </w:rPr>
        <w:t>)</w:t>
      </w:r>
    </w:p>
    <w:bookmarkStart w:id="1911" w:name="d5e2778"/>
    <w:bookmarkStart w:id="1912" w:name="d5e2092"/>
    <w:bookmarkEnd w:id="1909"/>
    <w:bookmarkEnd w:id="1910"/>
    <w:p w14:paraId="1AFD3427" w14:textId="77777777" w:rsidR="003D271F" w:rsidRDefault="00406DFC">
      <w:pPr>
        <w:tabs>
          <w:tab w:val="left" w:pos="440"/>
        </w:tabs>
        <w:spacing w:after="0" w:line="240" w:lineRule="auto"/>
        <w:ind w:left="440" w:hanging="440"/>
      </w:pPr>
      <w:r>
        <w:fldChar w:fldCharType="begin"/>
      </w:r>
      <w:r>
        <w:instrText xml:space="preserve"> HYPERLINK \l "c4" \h </w:instrText>
      </w:r>
      <w:r>
        <w:fldChar w:fldCharType="separate"/>
      </w:r>
      <w:r>
        <w:rPr>
          <w:rFonts w:ascii="Times New Roman" w:hAnsi="Times New Roman"/>
          <w:b/>
          <w:color w:val="FFFFFF"/>
          <w:position w:val="2"/>
          <w:sz w:val="15"/>
          <w:bdr w:val="none" w:sz="0" w:space="1" w:color="auto"/>
          <w:shd w:val="clear" w:color="auto" w:fill="404040"/>
        </w:rPr>
        <w:t>8</w:t>
      </w:r>
      <w:r>
        <w:rPr>
          <w:rFonts w:ascii="Times New Roman" w:hAnsi="Times New Roman"/>
          <w:b/>
          <w:color w:val="FFFFFF"/>
          <w:position w:val="2"/>
          <w:sz w:val="15"/>
          <w:bdr w:val="none" w:sz="0" w:space="1" w:color="auto"/>
          <w:shd w:val="clear" w:color="auto" w:fill="404040"/>
        </w:rPr>
        <w:fldChar w:fldCharType="end"/>
      </w:r>
      <w:r>
        <w:rPr>
          <w:rFonts w:ascii="Times New Roman" w:hAnsi="Times New Roman"/>
          <w:b/>
          <w:color w:val="FFFFFF"/>
          <w:position w:val="2"/>
          <w:sz w:val="15"/>
          <w:bdr w:val="none" w:sz="0" w:space="1" w:color="auto"/>
          <w:shd w:val="clear" w:color="auto" w:fill="404040"/>
        </w:rPr>
        <w:tab/>
      </w:r>
      <w:r>
        <w:rPr>
          <w:rFonts w:ascii="Times New Roman" w:hAnsi="Times New Roman"/>
          <w:color w:val="000000"/>
          <w:sz w:val="20"/>
        </w:rPr>
        <w:t>БИК подразделения получателя, если отличается от БИК подразделения операции</w:t>
      </w:r>
    </w:p>
    <w:bookmarkStart w:id="1913" w:name="d5e2780"/>
    <w:bookmarkStart w:id="1914" w:name="d5e2094"/>
    <w:bookmarkEnd w:id="1911"/>
    <w:bookmarkEnd w:id="1912"/>
    <w:p w14:paraId="7EC66C58" w14:textId="77777777" w:rsidR="003D271F" w:rsidRPr="00D5724D" w:rsidRDefault="00406DFC">
      <w:pPr>
        <w:tabs>
          <w:tab w:val="left" w:pos="440"/>
        </w:tabs>
        <w:spacing w:after="0" w:line="240" w:lineRule="auto"/>
        <w:ind w:left="440" w:hanging="440"/>
        <w:rPr>
          <w:lang w:val="en-US"/>
        </w:rPr>
      </w:pPr>
      <w:r>
        <w:fldChar w:fldCharType="begin"/>
      </w:r>
      <w:r w:rsidRPr="00D5724D">
        <w:rPr>
          <w:lang w:val="en-US"/>
        </w:rPr>
        <w:instrText xml:space="preserve"> HYPERLINK \l "c8" \h </w:instrText>
      </w:r>
      <w:r>
        <w:fldChar w:fldCharType="separate"/>
      </w:r>
      <w:r w:rsidRPr="00D5724D">
        <w:rPr>
          <w:rFonts w:ascii="Times New Roman" w:hAnsi="Times New Roman"/>
          <w:b/>
          <w:color w:val="FFFFFF"/>
          <w:position w:val="2"/>
          <w:sz w:val="15"/>
          <w:bdr w:val="none" w:sz="0" w:space="1" w:color="auto"/>
          <w:shd w:val="clear" w:color="auto" w:fill="404040"/>
          <w:lang w:val="en-US"/>
        </w:rPr>
        <w:t>9</w:t>
      </w:r>
      <w:r>
        <w:rPr>
          <w:rFonts w:ascii="Times New Roman" w:hAnsi="Times New Roman"/>
          <w:b/>
          <w:color w:val="FFFFFF"/>
          <w:position w:val="2"/>
          <w:sz w:val="15"/>
          <w:bdr w:val="none" w:sz="0" w:space="1" w:color="auto"/>
          <w:shd w:val="clear" w:color="auto" w:fill="404040"/>
        </w:rPr>
        <w:fldChar w:fldCharType="end"/>
      </w:r>
      <w:r w:rsidRPr="00D5724D">
        <w:rPr>
          <w:rFonts w:ascii="Times New Roman" w:hAnsi="Times New Roman"/>
          <w:b/>
          <w:color w:val="FFFFFF"/>
          <w:position w:val="2"/>
          <w:sz w:val="15"/>
          <w:bdr w:val="none" w:sz="0" w:space="1" w:color="auto"/>
          <w:shd w:val="clear" w:color="auto" w:fill="404040"/>
          <w:lang w:val="en-US"/>
        </w:rPr>
        <w:tab/>
      </w:r>
      <w:r>
        <w:rPr>
          <w:rFonts w:ascii="Times New Roman" w:hAnsi="Times New Roman"/>
          <w:color w:val="000000"/>
          <w:sz w:val="20"/>
        </w:rPr>
        <w:t>Константа</w:t>
      </w:r>
      <w:r w:rsidRPr="00D5724D">
        <w:rPr>
          <w:rFonts w:ascii="Times New Roman" w:hAnsi="Times New Roman"/>
          <w:color w:val="000000"/>
          <w:sz w:val="20"/>
          <w:lang w:val="en-US"/>
        </w:rPr>
        <w:t xml:space="preserve"> 3.</w:t>
      </w:r>
    </w:p>
    <w:p w14:paraId="1D37644E" w14:textId="77777777" w:rsidR="003D271F" w:rsidRPr="00D5724D" w:rsidRDefault="00406DFC">
      <w:pPr>
        <w:shd w:val="clear" w:color="auto" w:fill="E0E0E0"/>
        <w:spacing w:before="160" w:after="0" w:line="240" w:lineRule="auto"/>
        <w:rPr>
          <w:lang w:val="en-US"/>
        </w:rPr>
      </w:pPr>
      <w:bookmarkStart w:id="1915" w:name="d5e2782"/>
      <w:bookmarkStart w:id="1916" w:name="d5e2096"/>
      <w:bookmarkEnd w:id="1913"/>
      <w:bookmarkEnd w:id="1914"/>
      <w:r w:rsidRPr="00D5724D">
        <w:rPr>
          <w:rFonts w:ascii="Ubuntu Mono" w:hAnsi="Ubuntu Mono"/>
          <w:color w:val="000000"/>
          <w:sz w:val="16"/>
          <w:shd w:val="clear" w:color="auto" w:fill="E0E0E0"/>
          <w:lang w:val="en-US"/>
        </w:rPr>
        <w:t>&lt;?xml version="1.0" encoding="UTF-</w:t>
      </w:r>
      <w:r w:rsidRPr="00D5724D">
        <w:rPr>
          <w:rFonts w:ascii="Ubuntu Mono" w:hAnsi="Ubuntu Mono"/>
          <w:color w:val="000000"/>
          <w:sz w:val="16"/>
          <w:shd w:val="clear" w:color="auto" w:fill="E0E0E0"/>
          <w:lang w:val="en-US"/>
        </w:rPr>
        <w:t>8" standalone="yes"?&gt;</w:t>
      </w:r>
      <w:r w:rsidRPr="00D5724D">
        <w:rPr>
          <w:rFonts w:ascii="Ubuntu Mono" w:hAnsi="Ubuntu Mono"/>
          <w:color w:val="000000"/>
          <w:sz w:val="16"/>
          <w:shd w:val="clear" w:color="auto" w:fill="E0E0E0"/>
          <w:lang w:val="en-US"/>
        </w:rPr>
        <w:br/>
        <w:t>&lt;Request ToBranch="00000" Type="SCCreateDocs"&gt;</w:t>
      </w:r>
      <w:r w:rsidRPr="00D5724D">
        <w:rPr>
          <w:rFonts w:ascii="Ubuntu Mono" w:hAnsi="Ubuntu Mono"/>
          <w:color w:val="000000"/>
          <w:sz w:val="16"/>
          <w:shd w:val="clear" w:color="auto" w:fill="E0E0E0"/>
          <w:lang w:val="en-US"/>
        </w:rPr>
        <w:br/>
        <w:t xml:space="preserve">    &lt;Bis-Data&gt;</w:t>
      </w:r>
      <w:r w:rsidRPr="00D5724D">
        <w:rPr>
          <w:rFonts w:ascii="Ubuntu Mono" w:hAnsi="Ubuntu Mono"/>
          <w:color w:val="000000"/>
          <w:sz w:val="16"/>
          <w:shd w:val="clear" w:color="auto" w:fill="E0E0E0"/>
          <w:lang w:val="en-US"/>
        </w:rPr>
        <w:br/>
        <w:t xml:space="preserve">        &lt;BranchId Value="00000"/&gt;</w:t>
      </w:r>
      <w:r w:rsidRPr="00D5724D">
        <w:rPr>
          <w:rFonts w:ascii="Ubuntu Mono" w:hAnsi="Ubuntu Mono"/>
          <w:color w:val="000000"/>
          <w:sz w:val="16"/>
          <w:shd w:val="clear" w:color="auto" w:fill="E0E0E0"/>
          <w:lang w:val="en-US"/>
        </w:rPr>
        <w:br/>
        <w:t xml:space="preserve">        &lt;Who Value="TTT"/&gt;</w:t>
      </w:r>
      <w:r w:rsidRPr="00D5724D">
        <w:rPr>
          <w:rFonts w:ascii="Ubuntu Mono" w:hAnsi="Ubuntu Mono"/>
          <w:color w:val="000000"/>
          <w:sz w:val="16"/>
          <w:shd w:val="clear" w:color="auto" w:fill="E0E0E0"/>
          <w:lang w:val="en-US"/>
        </w:rPr>
        <w:br/>
        <w:t xml:space="preserve">        &lt;XmlBroker Value=""/&gt;</w:t>
      </w:r>
      <w:r w:rsidRPr="00D5724D">
        <w:rPr>
          <w:rFonts w:ascii="Ubuntu Mono" w:hAnsi="Ubuntu Mono"/>
          <w:color w:val="000000"/>
          <w:sz w:val="16"/>
          <w:shd w:val="clear" w:color="auto" w:fill="E0E0E0"/>
          <w:lang w:val="en-US"/>
        </w:rPr>
        <w:br/>
        <w:t xml:space="preserve">        &lt;Z-Code Value=""/&gt;</w:t>
      </w:r>
      <w:r w:rsidRPr="00D5724D">
        <w:rPr>
          <w:rFonts w:ascii="Ubuntu Mono" w:hAnsi="Ubuntu Mono"/>
          <w:color w:val="000000"/>
          <w:sz w:val="16"/>
          <w:shd w:val="clear" w:color="auto" w:fill="E0E0E0"/>
          <w:lang w:val="en-US"/>
        </w:rPr>
        <w:br/>
        <w:t xml:space="preserve">        &lt;Z-Id Value="SUBO_OperJournalExtId"/&gt;</w:t>
      </w:r>
      <w:r w:rsidRPr="00D5724D">
        <w:rPr>
          <w:rFonts w:ascii="Ubuntu Mono" w:hAnsi="Ubuntu Mono"/>
          <w:color w:val="000000"/>
          <w:sz w:val="16"/>
          <w:shd w:val="clear" w:color="auto" w:fill="E0E0E0"/>
          <w:lang w:val="en-US"/>
        </w:rPr>
        <w:br/>
      </w:r>
      <w:r w:rsidRPr="00D5724D">
        <w:rPr>
          <w:rFonts w:ascii="Ubuntu Mono" w:hAnsi="Ubuntu Mono"/>
          <w:color w:val="000000"/>
          <w:sz w:val="16"/>
          <w:shd w:val="clear" w:color="auto" w:fill="E0E0E0"/>
          <w:lang w:val="en-US"/>
        </w:rPr>
        <w:lastRenderedPageBreak/>
        <w:t xml:space="preserve">        </w:t>
      </w:r>
      <w:r w:rsidRPr="00D5724D">
        <w:rPr>
          <w:rFonts w:ascii="Ubuntu Mono" w:hAnsi="Ubuntu Mono"/>
          <w:color w:val="000000"/>
          <w:sz w:val="16"/>
          <w:shd w:val="clear" w:color="auto" w:fill="E0E0E0"/>
          <w:lang w:val="en-US"/>
        </w:rPr>
        <w:t>&lt;Z-Type Value="SCCreateDocs"/&gt;</w:t>
      </w:r>
      <w:r w:rsidRPr="00D5724D">
        <w:rPr>
          <w:rFonts w:ascii="Ubuntu Mono" w:hAnsi="Ubuntu Mono"/>
          <w:color w:val="000000"/>
          <w:sz w:val="16"/>
          <w:shd w:val="clear" w:color="auto" w:fill="E0E0E0"/>
          <w:lang w:val="en-US"/>
        </w:rPr>
        <w:br/>
        <w:t xml:space="preserve">        &lt;LogicalStage Value="CreateMA"/&gt;</w:t>
      </w:r>
      <w:r w:rsidRPr="00D5724D">
        <w:rPr>
          <w:rFonts w:ascii="Ubuntu Mono" w:hAnsi="Ubuntu Mono"/>
          <w:color w:val="000000"/>
          <w:sz w:val="16"/>
          <w:shd w:val="clear" w:color="auto" w:fill="E0E0E0"/>
          <w:lang w:val="en-US"/>
        </w:rPr>
        <w:br/>
        <w:t xml:space="preserve">        &lt;transID Value="00000-SUBO_OperJournalExtId"/&gt;</w:t>
      </w:r>
      <w:r w:rsidRPr="00D5724D">
        <w:rPr>
          <w:rFonts w:ascii="Ubuntu Mono" w:hAnsi="Ubuntu Mono"/>
          <w:color w:val="000000"/>
          <w:sz w:val="16"/>
          <w:shd w:val="clear" w:color="auto" w:fill="E0E0E0"/>
          <w:lang w:val="en-US"/>
        </w:rPr>
        <w:br/>
        <w:t xml:space="preserve">    &lt;/Bis-Data&gt;</w:t>
      </w:r>
      <w:r w:rsidRPr="00D5724D">
        <w:rPr>
          <w:rFonts w:ascii="Ubuntu Mono" w:hAnsi="Ubuntu Mono"/>
          <w:color w:val="000000"/>
          <w:sz w:val="16"/>
          <w:shd w:val="clear" w:color="auto" w:fill="E0E0E0"/>
          <w:lang w:val="en-US"/>
        </w:rPr>
        <w:br/>
        <w:t xml:space="preserve">    &lt;App-Data&gt;</w:t>
      </w:r>
      <w:r w:rsidRPr="00D5724D">
        <w:rPr>
          <w:rFonts w:ascii="Ubuntu Mono" w:hAnsi="Ubuntu Mono"/>
          <w:color w:val="000000"/>
          <w:sz w:val="16"/>
          <w:shd w:val="clear" w:color="auto" w:fill="E0E0E0"/>
          <w:lang w:val="en-US"/>
        </w:rPr>
        <w:br/>
        <w:t xml:space="preserve">        &lt;ScExport-req&gt;</w:t>
      </w:r>
      <w:r w:rsidRPr="00D5724D">
        <w:rPr>
          <w:rFonts w:ascii="Ubuntu Mono" w:hAnsi="Ubuntu Mono"/>
          <w:color w:val="000000"/>
          <w:sz w:val="16"/>
          <w:shd w:val="clear" w:color="auto" w:fill="E0E0E0"/>
          <w:lang w:val="en-US"/>
        </w:rPr>
        <w:br/>
        <w:t xml:space="preserve">            &lt;ScDoc-req&gt;</w:t>
      </w:r>
      <w:r w:rsidRPr="00D5724D">
        <w:rPr>
          <w:rFonts w:ascii="Ubuntu Mono" w:hAnsi="Ubuntu Mono"/>
          <w:color w:val="000000"/>
          <w:sz w:val="16"/>
          <w:shd w:val="clear" w:color="auto" w:fill="E0E0E0"/>
          <w:lang w:val="en-US"/>
        </w:rPr>
        <w:br/>
        <w:t xml:space="preserve">                &lt;ScRequestID&gt;SUBO_OperJournalExtId&lt;</w:t>
      </w:r>
      <w:r w:rsidRPr="00D5724D">
        <w:rPr>
          <w:rFonts w:ascii="Ubuntu Mono" w:hAnsi="Ubuntu Mono"/>
          <w:color w:val="000000"/>
          <w:sz w:val="16"/>
          <w:shd w:val="clear" w:color="auto" w:fill="E0E0E0"/>
          <w:lang w:val="en-US"/>
        </w:rPr>
        <w:t>/ScRequestID&gt;</w:t>
      </w:r>
      <w:r w:rsidRPr="00D5724D">
        <w:rPr>
          <w:rFonts w:ascii="Ubuntu Mono" w:hAnsi="Ubuntu Mono"/>
          <w:color w:val="000000"/>
          <w:sz w:val="16"/>
          <w:shd w:val="clear" w:color="auto" w:fill="E0E0E0"/>
          <w:lang w:val="en-US"/>
        </w:rPr>
        <w:br/>
        <w:t xml:space="preserve">                &lt;LogicalStage&gt;CreateMA&lt;/LogicalStage&gt;</w:t>
      </w:r>
      <w:r w:rsidRPr="00D5724D">
        <w:rPr>
          <w:rFonts w:ascii="Ubuntu Mono" w:hAnsi="Ubuntu Mono"/>
          <w:color w:val="000000"/>
          <w:sz w:val="16"/>
          <w:shd w:val="clear" w:color="auto" w:fill="E0E0E0"/>
          <w:lang w:val="en-US"/>
        </w:rPr>
        <w:br/>
        <w:t xml:space="preserve">                &lt;TransID&gt;00000-SUBO_OperJournalExtId&lt;/TransID&gt;</w:t>
      </w:r>
      <w:r w:rsidRPr="00D5724D">
        <w:rPr>
          <w:rFonts w:ascii="Ubuntu Mono" w:hAnsi="Ubuntu Mono"/>
          <w:color w:val="000000"/>
          <w:sz w:val="16"/>
          <w:shd w:val="clear" w:color="auto" w:fill="E0E0E0"/>
          <w:lang w:val="en-US"/>
        </w:rPr>
        <w:br/>
        <w:t xml:space="preserve">                &lt;Debet&gt;47422840800000000003&lt;/Debet&gt;</w:t>
      </w:r>
      <w:r w:rsidRPr="00D5724D">
        <w:rPr>
          <w:rFonts w:ascii="Ubuntu Mono" w:hAnsi="Ubuntu Mono"/>
          <w:color w:val="000000"/>
          <w:sz w:val="16"/>
          <w:shd w:val="clear" w:color="auto" w:fill="E0E0E0"/>
          <w:lang w:val="en-US"/>
        </w:rPr>
        <w:br/>
        <w:t xml:space="preserve">                &lt;Credit&gt;20202840857000000002&lt;/Credit&gt;</w:t>
      </w:r>
      <w:r w:rsidRPr="00D5724D">
        <w:rPr>
          <w:rFonts w:ascii="Ubuntu Mono" w:hAnsi="Ubuntu Mono"/>
          <w:color w:val="000000"/>
          <w:sz w:val="16"/>
          <w:shd w:val="clear" w:color="auto" w:fill="E0E0E0"/>
          <w:lang w:val="en-US"/>
        </w:rPr>
        <w:br/>
        <w:t xml:space="preserve">                &lt;Cu</w:t>
      </w:r>
      <w:r w:rsidRPr="00D5724D">
        <w:rPr>
          <w:rFonts w:ascii="Ubuntu Mono" w:hAnsi="Ubuntu Mono"/>
          <w:color w:val="000000"/>
          <w:sz w:val="16"/>
          <w:shd w:val="clear" w:color="auto" w:fill="E0E0E0"/>
          <w:lang w:val="en-US"/>
        </w:rPr>
        <w:t>rrDb&gt;840&lt;/CurrDb&gt;</w:t>
      </w:r>
      <w:r w:rsidRPr="00D5724D">
        <w:rPr>
          <w:rFonts w:ascii="Ubuntu Mono" w:hAnsi="Ubuntu Mono"/>
          <w:color w:val="000000"/>
          <w:sz w:val="16"/>
          <w:shd w:val="clear" w:color="auto" w:fill="E0E0E0"/>
          <w:lang w:val="en-US"/>
        </w:rPr>
        <w:br/>
        <w:t xml:space="preserve">                &lt;CurrCr&gt;840&lt;/CurrCr&gt;</w:t>
      </w:r>
      <w:r w:rsidRPr="00D5724D">
        <w:rPr>
          <w:rFonts w:ascii="Ubuntu Mono" w:hAnsi="Ubuntu Mono"/>
          <w:color w:val="000000"/>
          <w:sz w:val="16"/>
          <w:shd w:val="clear" w:color="auto" w:fill="E0E0E0"/>
          <w:lang w:val="en-US"/>
        </w:rPr>
        <w:br/>
        <w:t xml:space="preserve">                &lt;AmountDb&gt;1000&lt;/AmountDb&gt;</w:t>
      </w:r>
      <w:r w:rsidRPr="00D5724D">
        <w:rPr>
          <w:rFonts w:ascii="Ubuntu Mono" w:hAnsi="Ubuntu Mono"/>
          <w:color w:val="000000"/>
          <w:sz w:val="16"/>
          <w:shd w:val="clear" w:color="auto" w:fill="E0E0E0"/>
          <w:lang w:val="en-US"/>
        </w:rPr>
        <w:br/>
        <w:t xml:space="preserve">                &lt;AmountCr&gt;1000&lt;/AmountCr&gt;</w:t>
      </w:r>
      <w:r w:rsidRPr="00D5724D">
        <w:rPr>
          <w:rFonts w:ascii="Ubuntu Mono" w:hAnsi="Ubuntu Mono"/>
          <w:color w:val="000000"/>
          <w:sz w:val="16"/>
          <w:shd w:val="clear" w:color="auto" w:fill="E0E0E0"/>
          <w:lang w:val="en-US"/>
        </w:rPr>
        <w:br/>
        <w:t xml:space="preserve">                &lt;Number&gt;129999&lt;/Number&gt;</w:t>
      </w:r>
      <w:r w:rsidRPr="00D5724D">
        <w:rPr>
          <w:rFonts w:ascii="Ubuntu Mono" w:hAnsi="Ubuntu Mono"/>
          <w:color w:val="000000"/>
          <w:sz w:val="16"/>
          <w:shd w:val="clear" w:color="auto" w:fill="E0E0E0"/>
          <w:lang w:val="en-US"/>
        </w:rPr>
        <w:br/>
        <w:t xml:space="preserve">                &lt;DocType&gt;03</w:t>
      </w:r>
      <w:r>
        <w:rPr>
          <w:rFonts w:ascii="Ubuntu Mono" w:hAnsi="Ubuntu Mono"/>
          <w:color w:val="000000"/>
          <w:sz w:val="16"/>
          <w:shd w:val="clear" w:color="auto" w:fill="E0E0E0"/>
        </w:rPr>
        <w:t>рк</w:t>
      </w:r>
      <w:r w:rsidRPr="00D5724D">
        <w:rPr>
          <w:rFonts w:ascii="Ubuntu Mono" w:hAnsi="Ubuntu Mono"/>
          <w:color w:val="000000"/>
          <w:sz w:val="16"/>
          <w:shd w:val="clear" w:color="auto" w:fill="E0E0E0"/>
          <w:lang w:val="en-US"/>
        </w:rPr>
        <w:t>&lt;/DocType&gt;</w:t>
      </w:r>
      <w:r w:rsidRPr="00D5724D">
        <w:rPr>
          <w:rFonts w:ascii="Ubuntu Mono" w:hAnsi="Ubuntu Mono"/>
          <w:color w:val="000000"/>
          <w:sz w:val="16"/>
          <w:shd w:val="clear" w:color="auto" w:fill="E0E0E0"/>
          <w:lang w:val="en-US"/>
        </w:rPr>
        <w:br/>
        <w:t xml:space="preserve">                &lt;OpDate&gt;2021-05-28&lt;/O</w:t>
      </w:r>
      <w:r w:rsidRPr="00D5724D">
        <w:rPr>
          <w:rFonts w:ascii="Ubuntu Mono" w:hAnsi="Ubuntu Mono"/>
          <w:color w:val="000000"/>
          <w:sz w:val="16"/>
          <w:shd w:val="clear" w:color="auto" w:fill="E0E0E0"/>
          <w:lang w:val="en-US"/>
        </w:rPr>
        <w:t>pDate&gt;</w:t>
      </w:r>
      <w:r w:rsidRPr="00D5724D">
        <w:rPr>
          <w:rFonts w:ascii="Ubuntu Mono" w:hAnsi="Ubuntu Mono"/>
          <w:color w:val="000000"/>
          <w:sz w:val="16"/>
          <w:shd w:val="clear" w:color="auto" w:fill="E0E0E0"/>
          <w:lang w:val="en-US"/>
        </w:rPr>
        <w:br/>
        <w:t xml:space="preserve">                &lt;DocDate&gt;2021-05-28&lt;/DocDate&gt;</w:t>
      </w:r>
      <w:r w:rsidRPr="00D5724D">
        <w:rPr>
          <w:rFonts w:ascii="Ubuntu Mono" w:hAnsi="Ubuntu Mono"/>
          <w:color w:val="000000"/>
          <w:sz w:val="16"/>
          <w:shd w:val="clear" w:color="auto" w:fill="E0E0E0"/>
          <w:lang w:val="en-US"/>
        </w:rPr>
        <w:br/>
        <w:t xml:space="preserve">                &lt;PlanDate&gt;2021-05-28&lt;/PlanDate&gt;</w:t>
      </w:r>
      <w:r w:rsidRPr="00D5724D">
        <w:rPr>
          <w:rFonts w:ascii="Ubuntu Mono" w:hAnsi="Ubuntu Mono"/>
          <w:color w:val="000000"/>
          <w:sz w:val="16"/>
          <w:shd w:val="clear" w:color="auto" w:fill="E0E0E0"/>
          <w:lang w:val="en-US"/>
        </w:rPr>
        <w:br/>
        <w:t xml:space="preserve">                &lt;Description&gt;</w:t>
      </w:r>
      <w:r>
        <w:rPr>
          <w:rFonts w:ascii="Ubuntu Mono" w:hAnsi="Ubuntu Mono"/>
          <w:color w:val="000000"/>
          <w:sz w:val="16"/>
          <w:shd w:val="clear" w:color="auto" w:fill="E0E0E0"/>
        </w:rPr>
        <w:t>Снятие</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наличных</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с</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банковского</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счета</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На</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основании</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договор</w:t>
      </w:r>
      <w:r w:rsidRPr="00D5724D">
        <w:rPr>
          <w:rFonts w:ascii="Ubuntu Mono" w:hAnsi="Ubuntu Mono"/>
          <w:color w:val="000000"/>
          <w:sz w:val="16"/>
          <w:shd w:val="clear" w:color="auto" w:fill="E0E0E0"/>
          <w:lang w:val="en-US"/>
        </w:rPr>
        <w:t xml:space="preserve"> No 40817840901004025318&lt;/Description&gt;</w:t>
      </w:r>
      <w:r w:rsidRPr="00D5724D">
        <w:rPr>
          <w:rFonts w:ascii="Ubuntu Mono" w:hAnsi="Ubuntu Mono"/>
          <w:color w:val="000000"/>
          <w:sz w:val="16"/>
          <w:shd w:val="clear" w:color="auto" w:fill="E0E0E0"/>
          <w:lang w:val="en-US"/>
        </w:rPr>
        <w:br/>
        <w:t xml:space="preserve">                &lt;DocStatus&gt;√&lt;/</w:t>
      </w:r>
      <w:r w:rsidRPr="00D5724D">
        <w:rPr>
          <w:rFonts w:ascii="Ubuntu Mono" w:hAnsi="Ubuntu Mono"/>
          <w:color w:val="000000"/>
          <w:sz w:val="16"/>
          <w:shd w:val="clear" w:color="auto" w:fill="E0E0E0"/>
          <w:lang w:val="en-US"/>
        </w:rPr>
        <w:t>DocStatus&gt;</w:t>
      </w:r>
      <w:r w:rsidRPr="00D5724D">
        <w:rPr>
          <w:rFonts w:ascii="Ubuntu Mono" w:hAnsi="Ubuntu Mono"/>
          <w:color w:val="000000"/>
          <w:sz w:val="16"/>
          <w:shd w:val="clear" w:color="auto" w:fill="E0E0E0"/>
          <w:lang w:val="en-US"/>
        </w:rPr>
        <w:br/>
        <w:t xml:space="preserve">                &lt;RmkCode&gt;&lt;/RmkCode&gt;</w:t>
      </w:r>
      <w:r w:rsidRPr="00D5724D">
        <w:rPr>
          <w:rFonts w:ascii="Ubuntu Mono" w:hAnsi="Ubuntu Mono"/>
          <w:color w:val="000000"/>
          <w:sz w:val="16"/>
          <w:shd w:val="clear" w:color="auto" w:fill="E0E0E0"/>
          <w:lang w:val="en-US"/>
        </w:rPr>
        <w:br/>
        <w:t xml:space="preserve">                &lt;BisUser&gt;TTT&lt;/BisUser&gt;</w:t>
      </w:r>
      <w:r w:rsidRPr="00D5724D">
        <w:rPr>
          <w:rFonts w:ascii="Ubuntu Mono" w:hAnsi="Ubuntu Mono"/>
          <w:color w:val="000000"/>
          <w:sz w:val="16"/>
          <w:shd w:val="clear" w:color="auto" w:fill="E0E0E0"/>
          <w:lang w:val="en-US"/>
        </w:rPr>
        <w:br/>
        <w:t xml:space="preserve">                &lt;BisValue&gt;2,1&lt;/BisValue&gt;</w:t>
      </w:r>
      <w:r w:rsidRPr="00D5724D">
        <w:rPr>
          <w:rFonts w:ascii="Ubuntu Mono" w:hAnsi="Ubuntu Mono"/>
          <w:color w:val="000000"/>
          <w:sz w:val="16"/>
          <w:shd w:val="clear" w:color="auto" w:fill="E0E0E0"/>
          <w:lang w:val="en-US"/>
        </w:rPr>
        <w:br/>
        <w:t xml:space="preserve">                &lt;Course&gt;1&lt;/Course&gt;</w:t>
      </w:r>
      <w:r w:rsidRPr="00D5724D">
        <w:rPr>
          <w:rFonts w:ascii="Ubuntu Mono" w:hAnsi="Ubuntu Mono"/>
          <w:color w:val="000000"/>
          <w:sz w:val="16"/>
          <w:shd w:val="clear" w:color="auto" w:fill="E0E0E0"/>
          <w:lang w:val="en-US"/>
        </w:rPr>
        <w:br/>
        <w:t xml:space="preserve">                &lt;Subdivision&gt;5700&lt;/Subdivision&gt;</w:t>
      </w:r>
      <w:r w:rsidRPr="00D5724D">
        <w:rPr>
          <w:rFonts w:ascii="Ubuntu Mono" w:hAnsi="Ubuntu Mono"/>
          <w:color w:val="000000"/>
          <w:sz w:val="16"/>
          <w:shd w:val="clear" w:color="auto" w:fill="E0E0E0"/>
          <w:lang w:val="en-US"/>
        </w:rPr>
        <w:br/>
        <w:t xml:space="preserve">                &lt;Kbo&gt;711110-01&lt;/Kbo&gt;</w:t>
      </w:r>
      <w:r w:rsidRPr="00D5724D">
        <w:rPr>
          <w:rFonts w:ascii="Ubuntu Mono" w:hAnsi="Ubuntu Mono"/>
          <w:color w:val="000000"/>
          <w:sz w:val="16"/>
          <w:shd w:val="clear" w:color="auto" w:fill="E0E0E0"/>
          <w:lang w:val="en-US"/>
        </w:rPr>
        <w:br/>
        <w:t xml:space="preserve">         </w:t>
      </w:r>
      <w:r w:rsidRPr="00D5724D">
        <w:rPr>
          <w:rFonts w:ascii="Ubuntu Mono" w:hAnsi="Ubuntu Mono"/>
          <w:color w:val="000000"/>
          <w:sz w:val="16"/>
          <w:shd w:val="clear" w:color="auto" w:fill="E0E0E0"/>
          <w:lang w:val="en-US"/>
        </w:rPr>
        <w:t xml:space="preserve">   &lt;/ScDoc-req&gt;</w:t>
      </w:r>
      <w:r w:rsidRPr="00D5724D">
        <w:rPr>
          <w:rFonts w:ascii="Ubuntu Mono" w:hAnsi="Ubuntu Mono"/>
          <w:color w:val="000000"/>
          <w:sz w:val="16"/>
          <w:shd w:val="clear" w:color="auto" w:fill="E0E0E0"/>
          <w:lang w:val="en-US"/>
        </w:rPr>
        <w:br/>
        <w:t xml:space="preserve">            &lt;ExtInfo-req&gt;</w:t>
      </w:r>
      <w:r w:rsidRPr="00D5724D">
        <w:rPr>
          <w:rFonts w:ascii="Ubuntu Mono" w:hAnsi="Ubuntu Mono"/>
          <w:color w:val="000000"/>
          <w:sz w:val="16"/>
          <w:shd w:val="clear" w:color="auto" w:fill="E0E0E0"/>
          <w:lang w:val="en-US"/>
        </w:rPr>
        <w:br/>
        <w:t xml:space="preserve">                &lt;BankType&gt;</w:t>
      </w:r>
      <w:r>
        <w:rPr>
          <w:rFonts w:ascii="Ubuntu Mono" w:hAnsi="Ubuntu Mono"/>
          <w:color w:val="000000"/>
          <w:sz w:val="16"/>
          <w:shd w:val="clear" w:color="auto" w:fill="E0E0E0"/>
        </w:rPr>
        <w:t>МФО</w:t>
      </w:r>
      <w:r w:rsidRPr="00D5724D">
        <w:rPr>
          <w:rFonts w:ascii="Ubuntu Mono" w:hAnsi="Ubuntu Mono"/>
          <w:color w:val="000000"/>
          <w:sz w:val="16"/>
          <w:shd w:val="clear" w:color="auto" w:fill="E0E0E0"/>
          <w:lang w:val="en-US"/>
        </w:rPr>
        <w:t>-9&lt;/BankType&gt;</w:t>
      </w:r>
      <w:r w:rsidRPr="00D5724D">
        <w:rPr>
          <w:rFonts w:ascii="Ubuntu Mono" w:hAnsi="Ubuntu Mono"/>
          <w:color w:val="000000"/>
          <w:sz w:val="16"/>
          <w:shd w:val="clear" w:color="auto" w:fill="E0E0E0"/>
          <w:lang w:val="en-US"/>
        </w:rPr>
        <w:br/>
        <w:t xml:space="preserve">                &lt;BankID&gt;&lt;/BankID&gt;</w:t>
      </w:r>
      <w:r w:rsidRPr="00D5724D">
        <w:rPr>
          <w:rFonts w:ascii="Ubuntu Mono" w:hAnsi="Ubuntu Mono"/>
          <w:color w:val="000000"/>
          <w:sz w:val="16"/>
          <w:shd w:val="clear" w:color="auto" w:fill="E0E0E0"/>
          <w:lang w:val="en-US"/>
        </w:rPr>
        <w:br/>
        <w:t xml:space="preserve">                &lt;order-pay&gt;5&lt;/order-pay&gt;</w:t>
      </w:r>
      <w:r w:rsidRPr="00D5724D">
        <w:rPr>
          <w:rFonts w:ascii="Ubuntu Mono" w:hAnsi="Ubuntu Mono"/>
          <w:color w:val="000000"/>
          <w:sz w:val="16"/>
          <w:shd w:val="clear" w:color="auto" w:fill="E0E0E0"/>
          <w:lang w:val="en-US"/>
        </w:rPr>
        <w:br/>
        <w:t xml:space="preserve">                &lt;isclient&gt;3&lt;/isclient&gt;</w:t>
      </w:r>
      <w:r w:rsidRPr="00D5724D">
        <w:rPr>
          <w:rFonts w:ascii="Ubuntu Mono" w:hAnsi="Ubuntu Mono"/>
          <w:color w:val="000000"/>
          <w:sz w:val="16"/>
          <w:shd w:val="clear" w:color="auto" w:fill="E0E0E0"/>
          <w:lang w:val="en-US"/>
        </w:rPr>
        <w:br/>
        <w:t xml:space="preserve">            &lt;/ExtInfo-req&gt;</w:t>
      </w:r>
      <w:r w:rsidRPr="00D5724D">
        <w:rPr>
          <w:rFonts w:ascii="Ubuntu Mono" w:hAnsi="Ubuntu Mono"/>
          <w:color w:val="000000"/>
          <w:sz w:val="16"/>
          <w:shd w:val="clear" w:color="auto" w:fill="E0E0E0"/>
          <w:lang w:val="en-US"/>
        </w:rPr>
        <w:br/>
        <w:t xml:space="preserve">            &lt;Signs-req&gt;</w:t>
      </w:r>
      <w:r w:rsidRPr="00D5724D">
        <w:rPr>
          <w:rFonts w:ascii="Ubuntu Mono" w:hAnsi="Ubuntu Mono"/>
          <w:color w:val="000000"/>
          <w:sz w:val="16"/>
          <w:shd w:val="clear" w:color="auto" w:fill="E0E0E0"/>
          <w:lang w:val="en-US"/>
        </w:rPr>
        <w:br/>
        <w:t xml:space="preserve">      </w:t>
      </w:r>
      <w:r w:rsidRPr="00D5724D">
        <w:rPr>
          <w:rFonts w:ascii="Ubuntu Mono" w:hAnsi="Ubuntu Mono"/>
          <w:color w:val="000000"/>
          <w:sz w:val="16"/>
          <w:shd w:val="clear" w:color="auto" w:fill="E0E0E0"/>
          <w:lang w:val="en-US"/>
        </w:rPr>
        <w:t xml:space="preserve">          &lt;code&gt;inn-send&lt;/code&gt;</w:t>
      </w:r>
      <w:r w:rsidRPr="00D5724D">
        <w:rPr>
          <w:rFonts w:ascii="Ubuntu Mono" w:hAnsi="Ubuntu Mono"/>
          <w:color w:val="000000"/>
          <w:sz w:val="16"/>
          <w:shd w:val="clear" w:color="auto" w:fill="E0E0E0"/>
          <w:lang w:val="en-US"/>
        </w:rPr>
        <w:br/>
        <w:t xml:space="preserve">                &lt;surrogate&gt;&lt;/surrogate&gt;</w:t>
      </w:r>
      <w:r w:rsidRPr="00D5724D">
        <w:rPr>
          <w:rFonts w:ascii="Ubuntu Mono" w:hAnsi="Ubuntu Mono"/>
          <w:color w:val="000000"/>
          <w:sz w:val="16"/>
          <w:shd w:val="clear" w:color="auto" w:fill="E0E0E0"/>
          <w:lang w:val="en-US"/>
        </w:rPr>
        <w:br/>
        <w:t xml:space="preserve">                &lt;file-name&gt;op&lt;/file-name&gt;</w:t>
      </w:r>
      <w:r w:rsidRPr="00D5724D">
        <w:rPr>
          <w:rFonts w:ascii="Ubuntu Mono" w:hAnsi="Ubuntu Mono"/>
          <w:color w:val="000000"/>
          <w:sz w:val="16"/>
          <w:shd w:val="clear" w:color="auto" w:fill="E0E0E0"/>
          <w:lang w:val="en-US"/>
        </w:rPr>
        <w:br/>
        <w:t xml:space="preserve">            &lt;/Signs-req&gt;</w:t>
      </w:r>
      <w:r w:rsidRPr="00D5724D">
        <w:rPr>
          <w:rFonts w:ascii="Ubuntu Mono" w:hAnsi="Ubuntu Mono"/>
          <w:color w:val="000000"/>
          <w:sz w:val="16"/>
          <w:shd w:val="clear" w:color="auto" w:fill="E0E0E0"/>
          <w:lang w:val="en-US"/>
        </w:rPr>
        <w:br/>
        <w:t xml:space="preserve">            &lt;Signs-req&gt;</w:t>
      </w:r>
      <w:r w:rsidRPr="00D5724D">
        <w:rPr>
          <w:rFonts w:ascii="Ubuntu Mono" w:hAnsi="Ubuntu Mono"/>
          <w:color w:val="000000"/>
          <w:sz w:val="16"/>
          <w:shd w:val="clear" w:color="auto" w:fill="E0E0E0"/>
          <w:lang w:val="en-US"/>
        </w:rPr>
        <w:br/>
        <w:t xml:space="preserve">                &lt;code&gt;name-send&lt;/code&gt;</w:t>
      </w:r>
      <w:r w:rsidRPr="00D5724D">
        <w:rPr>
          <w:rFonts w:ascii="Ubuntu Mono" w:hAnsi="Ubuntu Mono"/>
          <w:color w:val="000000"/>
          <w:sz w:val="16"/>
          <w:shd w:val="clear" w:color="auto" w:fill="E0E0E0"/>
          <w:lang w:val="en-US"/>
        </w:rPr>
        <w:br/>
        <w:t xml:space="preserve">                &lt;code-value&gt;</w:t>
      </w:r>
      <w:r>
        <w:rPr>
          <w:rFonts w:ascii="Ubuntu Mono" w:hAnsi="Ubuntu Mono"/>
          <w:color w:val="000000"/>
          <w:sz w:val="16"/>
          <w:shd w:val="clear" w:color="auto" w:fill="E0E0E0"/>
        </w:rPr>
        <w:t>ФИЛИАЛ</w:t>
      </w:r>
      <w:r w:rsidRPr="00D5724D">
        <w:rPr>
          <w:rFonts w:ascii="Ubuntu Mono" w:hAnsi="Ubuntu Mono"/>
          <w:color w:val="000000"/>
          <w:sz w:val="16"/>
          <w:shd w:val="clear" w:color="auto" w:fill="E0E0E0"/>
          <w:lang w:val="en-US"/>
        </w:rPr>
        <w:t xml:space="preserve"> № 7701 </w:t>
      </w:r>
      <w:r>
        <w:rPr>
          <w:rFonts w:ascii="Ubuntu Mono" w:hAnsi="Ubuntu Mono"/>
          <w:color w:val="000000"/>
          <w:sz w:val="16"/>
          <w:shd w:val="clear" w:color="auto" w:fill="E0E0E0"/>
        </w:rPr>
        <w:t>БАНКА</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ВТБ</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П</w:t>
      </w:r>
      <w:r>
        <w:rPr>
          <w:rFonts w:ascii="Ubuntu Mono" w:hAnsi="Ubuntu Mono"/>
          <w:color w:val="000000"/>
          <w:sz w:val="16"/>
          <w:shd w:val="clear" w:color="auto" w:fill="E0E0E0"/>
        </w:rPr>
        <w:t>АО</w:t>
      </w:r>
      <w:r w:rsidRPr="00D5724D">
        <w:rPr>
          <w:rFonts w:ascii="Ubuntu Mono" w:hAnsi="Ubuntu Mono"/>
          <w:color w:val="000000"/>
          <w:sz w:val="16"/>
          <w:shd w:val="clear" w:color="auto" w:fill="E0E0E0"/>
          <w:lang w:val="en-US"/>
        </w:rPr>
        <w:t>)//</w:t>
      </w:r>
      <w:r>
        <w:rPr>
          <w:rFonts w:ascii="Ubuntu Mono" w:hAnsi="Ubuntu Mono"/>
          <w:color w:val="000000"/>
          <w:sz w:val="16"/>
          <w:shd w:val="clear" w:color="auto" w:fill="E0E0E0"/>
        </w:rPr>
        <w:t>БОРИСОВ</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АНДРЕЙ</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ЮРЬЕВИЧ</w:t>
      </w:r>
      <w:r w:rsidRPr="00D5724D">
        <w:rPr>
          <w:rFonts w:ascii="Ubuntu Mono" w:hAnsi="Ubuntu Mono"/>
          <w:color w:val="000000"/>
          <w:sz w:val="16"/>
          <w:shd w:val="clear" w:color="auto" w:fill="E0E0E0"/>
          <w:lang w:val="en-US"/>
        </w:rPr>
        <w:t>//129999//&lt;/code-value&gt;</w:t>
      </w:r>
      <w:r w:rsidRPr="00D5724D">
        <w:rPr>
          <w:rFonts w:ascii="Ubuntu Mono" w:hAnsi="Ubuntu Mono"/>
          <w:color w:val="000000"/>
          <w:sz w:val="16"/>
          <w:shd w:val="clear" w:color="auto" w:fill="E0E0E0"/>
          <w:lang w:val="en-US"/>
        </w:rPr>
        <w:br/>
        <w:t xml:space="preserve">                &lt;surrogate&gt;&lt;/surrogate&gt;</w:t>
      </w:r>
      <w:r w:rsidRPr="00D5724D">
        <w:rPr>
          <w:rFonts w:ascii="Ubuntu Mono" w:hAnsi="Ubuntu Mono"/>
          <w:color w:val="000000"/>
          <w:sz w:val="16"/>
          <w:shd w:val="clear" w:color="auto" w:fill="E0E0E0"/>
          <w:lang w:val="en-US"/>
        </w:rPr>
        <w:br/>
        <w:t xml:space="preserve">                &lt;file-name&gt;op&lt;/file-name&gt;</w:t>
      </w:r>
      <w:r w:rsidRPr="00D5724D">
        <w:rPr>
          <w:rFonts w:ascii="Ubuntu Mono" w:hAnsi="Ubuntu Mono"/>
          <w:color w:val="000000"/>
          <w:sz w:val="16"/>
          <w:shd w:val="clear" w:color="auto" w:fill="E0E0E0"/>
          <w:lang w:val="en-US"/>
        </w:rPr>
        <w:br/>
        <w:t xml:space="preserve">            &lt;/Signs-req&gt;</w:t>
      </w:r>
      <w:r w:rsidRPr="00D5724D">
        <w:rPr>
          <w:rFonts w:ascii="Ubuntu Mono" w:hAnsi="Ubuntu Mono"/>
          <w:color w:val="000000"/>
          <w:sz w:val="16"/>
          <w:shd w:val="clear" w:color="auto" w:fill="E0E0E0"/>
          <w:lang w:val="en-US"/>
        </w:rPr>
        <w:br/>
        <w:t xml:space="preserve">        &lt;/ScExport-req&gt;</w:t>
      </w:r>
      <w:r w:rsidRPr="00D5724D">
        <w:rPr>
          <w:rFonts w:ascii="Ubuntu Mono" w:hAnsi="Ubuntu Mono"/>
          <w:color w:val="000000"/>
          <w:sz w:val="16"/>
          <w:shd w:val="clear" w:color="auto" w:fill="E0E0E0"/>
          <w:lang w:val="en-US"/>
        </w:rPr>
        <w:br/>
        <w:t xml:space="preserve">    &lt;/App-Data&gt;</w:t>
      </w:r>
      <w:r w:rsidRPr="00D5724D">
        <w:rPr>
          <w:rFonts w:ascii="Ubuntu Mono" w:hAnsi="Ubuntu Mono"/>
          <w:color w:val="000000"/>
          <w:sz w:val="16"/>
          <w:shd w:val="clear" w:color="auto" w:fill="E0E0E0"/>
          <w:lang w:val="en-US"/>
        </w:rPr>
        <w:br/>
        <w:t>&lt;/Request&gt;</w:t>
      </w:r>
      <w:r w:rsidRPr="00D5724D">
        <w:rPr>
          <w:rFonts w:ascii="Ubuntu Mono" w:hAnsi="Ubuntu Mono"/>
          <w:color w:val="000000"/>
          <w:sz w:val="16"/>
          <w:shd w:val="clear" w:color="auto" w:fill="E0E0E0"/>
          <w:lang w:val="en-US"/>
        </w:rPr>
        <w:br/>
      </w:r>
    </w:p>
    <w:p w14:paraId="710FD362" w14:textId="77777777" w:rsidR="003D271F" w:rsidRDefault="00406DFC">
      <w:pPr>
        <w:spacing w:before="415" w:after="0" w:line="240" w:lineRule="auto"/>
      </w:pPr>
      <w:bookmarkStart w:id="1917" w:name="exam"/>
      <w:bookmarkEnd w:id="1915"/>
      <w:bookmarkEnd w:id="1916"/>
      <w:r>
        <w:rPr>
          <w:rFonts w:ascii="Arial" w:hAnsi="Arial"/>
          <w:b/>
          <w:color w:val="000000"/>
          <w:sz w:val="41"/>
        </w:rPr>
        <w:t>Примеры запросов на создание операций</w:t>
      </w:r>
    </w:p>
    <w:bookmarkEnd w:id="1917"/>
    <w:p w14:paraId="072D48A5" w14:textId="77777777" w:rsidR="003D271F" w:rsidRDefault="00406DFC">
      <w:pPr>
        <w:spacing w:before="200" w:after="0" w:line="240" w:lineRule="auto"/>
      </w:pPr>
      <w:r>
        <w:rPr>
          <w:rFonts w:ascii="Times New Roman" w:hAnsi="Times New Roman"/>
          <w:color w:val="000000"/>
          <w:sz w:val="20"/>
        </w:rPr>
        <w:t xml:space="preserve">После создании </w:t>
      </w:r>
      <w:r>
        <w:rPr>
          <w:rFonts w:ascii="Times New Roman" w:hAnsi="Times New Roman"/>
          <w:i/>
          <w:color w:val="000000"/>
          <w:sz w:val="20"/>
        </w:rPr>
        <w:t>Операции снятия наличных, импортированная из СУБО</w:t>
      </w:r>
      <w:r>
        <w:rPr>
          <w:rFonts w:ascii="Times New Roman" w:hAnsi="Times New Roman"/>
          <w:color w:val="000000"/>
          <w:sz w:val="20"/>
        </w:rPr>
        <w:t>:</w:t>
      </w:r>
    </w:p>
    <w:p w14:paraId="6F48A719" w14:textId="77777777" w:rsidR="003D271F" w:rsidRDefault="00406DFC">
      <w:pPr>
        <w:shd w:val="clear" w:color="auto" w:fill="E0E0E0"/>
        <w:spacing w:before="160" w:after="0" w:line="240" w:lineRule="auto"/>
      </w:pPr>
      <w:bookmarkStart w:id="1918" w:name="d5e2787"/>
      <w:bookmarkStart w:id="1919" w:name="d5e2101"/>
      <w:r>
        <w:rPr>
          <w:rFonts w:ascii="Ubuntu Mono" w:hAnsi="Ubuntu Mono"/>
          <w:color w:val="000000"/>
          <w:sz w:val="16"/>
          <w:shd w:val="clear" w:color="auto" w:fill="E0E0E0"/>
        </w:rPr>
        <w:t>&lt;soap:Envelope xmlns:soap="http://www.w3.org/2003/05/soap-envelope" xmlns:jour="http://journal.ws.spectrum" xmlns:xsd="http://model.ws.spectrum/xsd"&gt;</w:t>
      </w:r>
      <w:r>
        <w:rPr>
          <w:rFonts w:ascii="Ubuntu Mono" w:hAnsi="Ubuntu Mono"/>
          <w:color w:val="000000"/>
          <w:sz w:val="16"/>
          <w:shd w:val="clear" w:color="auto" w:fill="E0E0E0"/>
        </w:rPr>
        <w:br/>
        <w:t xml:space="preserve">   &lt;soap:Header/&gt;</w:t>
      </w:r>
      <w:r>
        <w:rPr>
          <w:rFonts w:ascii="Ubuntu Mono" w:hAnsi="Ubuntu Mono"/>
          <w:color w:val="000000"/>
          <w:sz w:val="16"/>
          <w:shd w:val="clear" w:color="auto" w:fill="E0E0E0"/>
        </w:rPr>
        <w:br/>
        <w:t xml:space="preserve">   &lt;soap:Body&gt;</w:t>
      </w:r>
      <w:r>
        <w:rPr>
          <w:rFonts w:ascii="Ubuntu Mono" w:hAnsi="Ubuntu Mono"/>
          <w:color w:val="000000"/>
          <w:sz w:val="16"/>
          <w:shd w:val="clear" w:color="auto" w:fill="E0E0E0"/>
        </w:rPr>
        <w:br/>
        <w:t xml:space="preserve">      &lt;</w:t>
      </w:r>
      <w:r>
        <w:rPr>
          <w:rFonts w:ascii="Ubuntu Mono" w:hAnsi="Ubuntu Mono"/>
          <w:color w:val="000000"/>
          <w:sz w:val="16"/>
          <w:shd w:val="clear" w:color="auto" w:fill="E0E0E0"/>
        </w:rPr>
        <w:t>jour:create&gt;</w:t>
      </w:r>
      <w:r>
        <w:rPr>
          <w:rFonts w:ascii="Ubuntu Mono" w:hAnsi="Ubuntu Mono"/>
          <w:color w:val="000000"/>
          <w:sz w:val="16"/>
          <w:shd w:val="clear" w:color="auto" w:fill="E0E0E0"/>
        </w:rPr>
        <w:br/>
        <w:t xml:space="preserve">         &lt;jour:request&gt;</w:t>
      </w:r>
      <w:r>
        <w:rPr>
          <w:rFonts w:ascii="Ubuntu Mono" w:hAnsi="Ubuntu Mono"/>
          <w:color w:val="000000"/>
          <w:sz w:val="16"/>
          <w:shd w:val="clear" w:color="auto" w:fill="E0E0E0"/>
        </w:rPr>
        <w:br/>
        <w:t xml:space="preserve">            &lt;xsd:operationEntity&gt;</w:t>
      </w:r>
      <w:r>
        <w:rPr>
          <w:rFonts w:ascii="Ubuntu Mono" w:hAnsi="Ubuntu Mono"/>
          <w:color w:val="000000"/>
          <w:sz w:val="16"/>
          <w:shd w:val="clear" w:color="auto" w:fill="E0E0E0"/>
        </w:rPr>
        <w:br/>
        <w:t xml:space="preserve">               &lt;xsd:client&gt;</w:t>
      </w:r>
      <w:r>
        <w:rPr>
          <w:rFonts w:ascii="Ubuntu Mono" w:hAnsi="Ubuntu Mono"/>
          <w:color w:val="000000"/>
          <w:sz w:val="16"/>
          <w:shd w:val="clear" w:color="auto" w:fill="E0E0E0"/>
        </w:rPr>
        <w:br/>
        <w:t xml:space="preserve">                  &lt;xsd:clientTypeEnum&gt;0&lt;/xsd:clientTypeEnum&gt;</w:t>
      </w:r>
      <w:r>
        <w:rPr>
          <w:rFonts w:ascii="Ubuntu Mono" w:hAnsi="Ubuntu Mono"/>
          <w:color w:val="000000"/>
          <w:sz w:val="16"/>
          <w:shd w:val="clear" w:color="auto" w:fill="E0E0E0"/>
        </w:rPr>
        <w:br/>
        <w:t xml:space="preserve">                  &lt;xsd:clientExtId&gt;5555-89-siebel&lt;/xsd:clientExtId&gt;</w:t>
      </w:r>
      <w:r>
        <w:rPr>
          <w:rFonts w:ascii="Ubuntu Mono" w:hAnsi="Ubuntu Mono"/>
          <w:color w:val="000000"/>
          <w:sz w:val="16"/>
          <w:shd w:val="clear" w:color="auto" w:fill="E0E0E0"/>
        </w:rPr>
        <w:br/>
        <w:t xml:space="preserve">                  &lt;xsd:clien</w:t>
      </w:r>
      <w:r>
        <w:rPr>
          <w:rFonts w:ascii="Ubuntu Mono" w:hAnsi="Ubuntu Mono"/>
          <w:color w:val="000000"/>
          <w:sz w:val="16"/>
          <w:shd w:val="clear" w:color="auto" w:fill="E0E0E0"/>
        </w:rPr>
        <w:t>tIdSys&gt;SBL_FR&lt;/xsd:clientIdSys&gt;                                 &lt;!--чтоб запрос в docsVision уходил--&gt;</w:t>
      </w:r>
      <w:r>
        <w:rPr>
          <w:rFonts w:ascii="Ubuntu Mono" w:hAnsi="Ubuntu Mono"/>
          <w:color w:val="000000"/>
          <w:sz w:val="16"/>
          <w:shd w:val="clear" w:color="auto" w:fill="E0E0E0"/>
        </w:rPr>
        <w:br/>
        <w:t xml:space="preserve">                  &lt;xsd:icIssueAutority&gt;ПВО ОВД Таганского района города Москвы кп 772-118&lt;/xsd:icIssueAutority&gt;</w:t>
      </w:r>
      <w:r>
        <w:rPr>
          <w:rFonts w:ascii="Ubuntu Mono" w:hAnsi="Ubuntu Mono"/>
          <w:color w:val="000000"/>
          <w:sz w:val="16"/>
          <w:shd w:val="clear" w:color="auto" w:fill="E0E0E0"/>
        </w:rPr>
        <w:br/>
        <w:t xml:space="preserve">                  &lt;xsd:icIssueDate&gt;2005-0</w:t>
      </w:r>
      <w:r>
        <w:rPr>
          <w:rFonts w:ascii="Ubuntu Mono" w:hAnsi="Ubuntu Mono"/>
          <w:color w:val="000000"/>
          <w:sz w:val="16"/>
          <w:shd w:val="clear" w:color="auto" w:fill="E0E0E0"/>
        </w:rPr>
        <w:t>9-06&lt;/xsd:icIssueDate&gt;</w:t>
      </w:r>
      <w:r>
        <w:rPr>
          <w:rFonts w:ascii="Ubuntu Mono" w:hAnsi="Ubuntu Mono"/>
          <w:color w:val="000000"/>
          <w:sz w:val="16"/>
          <w:shd w:val="clear" w:color="auto" w:fill="E0E0E0"/>
        </w:rPr>
        <w:br/>
        <w:t xml:space="preserve">                  &lt;xsd:icNum&gt;787878&lt;/xsd:icNum&gt;</w:t>
      </w:r>
      <w:r>
        <w:rPr>
          <w:rFonts w:ascii="Ubuntu Mono" w:hAnsi="Ubuntu Mono"/>
          <w:color w:val="000000"/>
          <w:sz w:val="16"/>
          <w:shd w:val="clear" w:color="auto" w:fill="E0E0E0"/>
        </w:rPr>
        <w:br/>
        <w:t xml:space="preserve">                  &lt;xsd:icSeries&gt;6969&lt;/xsd:icSeries&gt;</w:t>
      </w:r>
      <w:r>
        <w:rPr>
          <w:rFonts w:ascii="Ubuntu Mono" w:hAnsi="Ubuntu Mono"/>
          <w:color w:val="000000"/>
          <w:sz w:val="16"/>
          <w:shd w:val="clear" w:color="auto" w:fill="E0E0E0"/>
        </w:rPr>
        <w:br/>
        <w:t xml:space="preserve">                  &lt;xsd:identityCardTypeId&gt;21&lt;/xsd:identityCardTypeId&gt;</w:t>
      </w:r>
      <w:r>
        <w:rPr>
          <w:rFonts w:ascii="Ubuntu Mono" w:hAnsi="Ubuntu Mono"/>
          <w:color w:val="000000"/>
          <w:sz w:val="16"/>
          <w:shd w:val="clear" w:color="auto" w:fill="E0E0E0"/>
        </w:rPr>
        <w:br/>
        <w:t xml:space="preserve">                  &lt;xsd:personFirstName&gt;АНДРЕЙ&lt;/xsd:personFirstN</w:t>
      </w:r>
      <w:r>
        <w:rPr>
          <w:rFonts w:ascii="Ubuntu Mono" w:hAnsi="Ubuntu Mono"/>
          <w:color w:val="000000"/>
          <w:sz w:val="16"/>
          <w:shd w:val="clear" w:color="auto" w:fill="E0E0E0"/>
        </w:rPr>
        <w:t>ame&gt;</w:t>
      </w:r>
      <w:r>
        <w:rPr>
          <w:rFonts w:ascii="Ubuntu Mono" w:hAnsi="Ubuntu Mono"/>
          <w:color w:val="000000"/>
          <w:sz w:val="16"/>
          <w:shd w:val="clear" w:color="auto" w:fill="E0E0E0"/>
        </w:rPr>
        <w:br/>
        <w:t xml:space="preserve">                  &lt;xsd:personPatronymic&gt;ЮРЬЕВИЧ&lt;/xsd:personPatronymic&gt;</w:t>
      </w:r>
      <w:r>
        <w:rPr>
          <w:rFonts w:ascii="Ubuntu Mono" w:hAnsi="Ubuntu Mono"/>
          <w:color w:val="000000"/>
          <w:sz w:val="16"/>
          <w:shd w:val="clear" w:color="auto" w:fill="E0E0E0"/>
        </w:rPr>
        <w:br/>
        <w:t xml:space="preserve">                  &lt;xsd:personSurname&gt;БОРИСОВ&lt;/xsd:personSurname&gt;                  </w:t>
      </w:r>
      <w:r>
        <w:rPr>
          <w:rFonts w:ascii="Ubuntu Mono" w:hAnsi="Ubuntu Mono"/>
          <w:color w:val="000000"/>
          <w:sz w:val="16"/>
          <w:shd w:val="clear" w:color="auto" w:fill="E0E0E0"/>
        </w:rPr>
        <w:br/>
        <w:t xml:space="preserve">                  &lt;xsd:personCitizenCountryCode&gt;643&lt;/xsd:personCitizenCountryCode&gt;</w:t>
      </w:r>
      <w:r>
        <w:rPr>
          <w:rFonts w:ascii="Ubuntu Mono" w:hAnsi="Ubuntu Mono"/>
          <w:color w:val="000000"/>
          <w:sz w:val="16"/>
          <w:shd w:val="clear" w:color="auto" w:fill="E0E0E0"/>
        </w:rPr>
        <w:br/>
        <w:t xml:space="preserve">              </w:t>
      </w:r>
      <w:r>
        <w:rPr>
          <w:rFonts w:ascii="Ubuntu Mono" w:hAnsi="Ubuntu Mono"/>
          <w:color w:val="000000"/>
          <w:sz w:val="16"/>
          <w:shd w:val="clear" w:color="auto" w:fill="E0E0E0"/>
        </w:rPr>
        <w:t xml:space="preserve">    &lt;!--&lt;xsd:personStatelessFlag&gt;&lt;/xsd:personStatelessFlag&gt;--&gt;</w:t>
      </w:r>
      <w:r>
        <w:rPr>
          <w:rFonts w:ascii="Ubuntu Mono" w:hAnsi="Ubuntu Mono"/>
          <w:color w:val="000000"/>
          <w:sz w:val="16"/>
          <w:shd w:val="clear" w:color="auto" w:fill="E0E0E0"/>
        </w:rPr>
        <w:br/>
        <w:t xml:space="preserve">               &lt;/xsd:client&gt;</w:t>
      </w:r>
      <w:r>
        <w:rPr>
          <w:rFonts w:ascii="Ubuntu Mono" w:hAnsi="Ubuntu Mono"/>
          <w:color w:val="000000"/>
          <w:sz w:val="16"/>
          <w:shd w:val="clear" w:color="auto" w:fill="E0E0E0"/>
        </w:rPr>
        <w:br/>
        <w:t xml:space="preserve">               &lt;xsd:deptCode&gt;5700&lt;/xsd:deptCode&gt;</w:t>
      </w:r>
      <w:r>
        <w:rPr>
          <w:rFonts w:ascii="Ubuntu Mono" w:hAnsi="Ubuntu Mono"/>
          <w:color w:val="000000"/>
          <w:sz w:val="16"/>
          <w:shd w:val="clear" w:color="auto" w:fill="E0E0E0"/>
        </w:rPr>
        <w:br/>
        <w:t xml:space="preserve">               &lt;!--&lt;xsd:operJournalStatusEnum&gt;3&lt;/xsd:operJournalStatusEnum&gt;--&gt;                &lt;!--если на </w:t>
      </w:r>
      <w:r>
        <w:rPr>
          <w:rFonts w:ascii="Ubuntu Mono" w:hAnsi="Ubuntu Mono"/>
          <w:color w:val="000000"/>
          <w:sz w:val="16"/>
          <w:shd w:val="clear" w:color="auto" w:fill="E0E0E0"/>
        </w:rPr>
        <w:lastRenderedPageBreak/>
        <w:t>контроль,</w:t>
      </w:r>
      <w:r>
        <w:rPr>
          <w:rFonts w:ascii="Ubuntu Mono" w:hAnsi="Ubuntu Mono"/>
          <w:color w:val="000000"/>
          <w:sz w:val="16"/>
          <w:shd w:val="clear" w:color="auto" w:fill="E0E0E0"/>
        </w:rPr>
        <w:t xml:space="preserve"> то тег нужен--&gt;</w:t>
      </w:r>
      <w:r>
        <w:rPr>
          <w:rFonts w:ascii="Ubuntu Mono" w:hAnsi="Ubuntu Mono"/>
          <w:color w:val="000000"/>
          <w:sz w:val="16"/>
          <w:shd w:val="clear" w:color="auto" w:fill="E0E0E0"/>
        </w:rPr>
        <w:br/>
        <w:t xml:space="preserve">               &lt;xsd:</w:t>
      </w:r>
      <w:ins w:id="1920" w:author="Yulia A. Trifonova" w:date="2021-08-09T23:51:00Z">
        <w:r>
          <w:rPr>
            <w:rFonts w:ascii="Ubuntu Mono" w:hAnsi="Ubuntu Mono"/>
            <w:color w:val="000000"/>
            <w:sz w:val="16"/>
            <w:shd w:val="clear" w:color="auto" w:fill="E0E0E0"/>
          </w:rPr>
          <w:t>extFee&gt;</w:t>
        </w:r>
        <w:r>
          <w:rPr>
            <w:rFonts w:ascii="Ubuntu Mono" w:hAnsi="Ubuntu Mono"/>
            <w:color w:val="000000"/>
            <w:sz w:val="16"/>
            <w:shd w:val="clear" w:color="auto" w:fill="E0E0E0"/>
          </w:rPr>
          <w:br/>
          <w:t xml:space="preserve">                  &lt;xsd:currency&gt;RUB&lt;/xsd:currency&gt;</w:t>
        </w:r>
        <w:r>
          <w:rPr>
            <w:rFonts w:ascii="Ubuntu Mono" w:hAnsi="Ubuntu Mono"/>
            <w:color w:val="000000"/>
            <w:sz w:val="16"/>
            <w:shd w:val="clear" w:color="auto" w:fill="E0E0E0"/>
          </w:rPr>
          <w:br/>
          <w:t xml:space="preserve">                  &lt;xsd:summa&gt;112&lt;/xsd:summa&gt;</w:t>
        </w:r>
        <w:r>
          <w:rPr>
            <w:rFonts w:ascii="Ubuntu Mono" w:hAnsi="Ubuntu Mono"/>
            <w:color w:val="000000"/>
            <w:sz w:val="16"/>
            <w:shd w:val="clear" w:color="auto" w:fill="E0E0E0"/>
          </w:rPr>
          <w:br/>
          <w:t xml:space="preserve">               &lt;/xsd:extFee&gt;</w:t>
        </w:r>
        <w:r>
          <w:rPr>
            <w:rFonts w:ascii="Ubuntu Mono" w:hAnsi="Ubuntu Mono"/>
            <w:color w:val="000000"/>
            <w:sz w:val="16"/>
            <w:shd w:val="clear" w:color="auto" w:fill="E0E0E0"/>
          </w:rPr>
          <w:br/>
          <w:t xml:space="preserve">               &lt;xsd:</w:t>
        </w:r>
      </w:ins>
      <w:r>
        <w:rPr>
          <w:rFonts w:ascii="Ubuntu Mono" w:hAnsi="Ubuntu Mono"/>
          <w:color w:val="000000"/>
          <w:sz w:val="16"/>
          <w:shd w:val="clear" w:color="auto" w:fill="E0E0E0"/>
        </w:rPr>
        <w:t>documents&gt;</w:t>
      </w:r>
      <w:r>
        <w:rPr>
          <w:rFonts w:ascii="Ubuntu Mono" w:hAnsi="Ubuntu Mono"/>
          <w:color w:val="000000"/>
          <w:sz w:val="16"/>
          <w:shd w:val="clear" w:color="auto" w:fill="E0E0E0"/>
        </w:rPr>
        <w:br/>
        <w:t xml:space="preserve">                  &lt;xsd:analyticAttributes&gt;             </w:t>
      </w:r>
      <w:r>
        <w:rPr>
          <w:rFonts w:ascii="Ubuntu Mono" w:hAnsi="Ubuntu Mono"/>
          <w:color w:val="000000"/>
          <w:sz w:val="16"/>
          <w:shd w:val="clear" w:color="auto" w:fill="E0E0E0"/>
        </w:rPr>
        <w:t xml:space="preserve">                              &lt;!--КБО--&gt;</w:t>
      </w:r>
      <w:r>
        <w:rPr>
          <w:rFonts w:ascii="Ubuntu Mono" w:hAnsi="Ubuntu Mono"/>
          <w:color w:val="000000"/>
          <w:sz w:val="16"/>
          <w:shd w:val="clear" w:color="auto" w:fill="E0E0E0"/>
        </w:rPr>
        <w:br/>
        <w:t xml:space="preserve">                     &lt;xsd:code&gt;CBO_CODE&lt;/xsd:code&gt;</w:t>
      </w:r>
      <w:r>
        <w:rPr>
          <w:rFonts w:ascii="Ubuntu Mono" w:hAnsi="Ubuntu Mono"/>
          <w:color w:val="000000"/>
          <w:sz w:val="16"/>
          <w:shd w:val="clear" w:color="auto" w:fill="E0E0E0"/>
        </w:rPr>
        <w:br/>
        <w:t xml:space="preserve">                     &lt;xsd:value&gt;711110-00&lt;/xsd:value&gt;</w:t>
      </w:r>
      <w:r>
        <w:rPr>
          <w:rFonts w:ascii="Ubuntu Mono" w:hAnsi="Ubuntu Mono"/>
          <w:color w:val="000000"/>
          <w:sz w:val="16"/>
          <w:shd w:val="clear" w:color="auto" w:fill="E0E0E0"/>
        </w:rPr>
        <w:br/>
        <w:t xml:space="preserve">                  &lt;/xsd:analyticAttributes&gt;</w:t>
      </w:r>
      <w:r>
        <w:rPr>
          <w:rFonts w:ascii="Ubuntu Mono" w:hAnsi="Ubuntu Mono"/>
          <w:color w:val="000000"/>
          <w:sz w:val="16"/>
          <w:shd w:val="clear" w:color="auto" w:fill="E0E0E0"/>
        </w:rPr>
        <w:br/>
        <w:t xml:space="preserve">                  &lt;xsd:cashSymbols&gt;</w:t>
      </w:r>
      <w:r>
        <w:rPr>
          <w:rFonts w:ascii="Ubuntu Mono" w:hAnsi="Ubuntu Mono"/>
          <w:color w:val="000000"/>
          <w:sz w:val="16"/>
          <w:shd w:val="clear" w:color="auto" w:fill="E0E0E0"/>
        </w:rPr>
        <w:br/>
        <w:t xml:space="preserve">                     &lt;xsd:cash</w:t>
      </w:r>
      <w:r>
        <w:rPr>
          <w:rFonts w:ascii="Ubuntu Mono" w:hAnsi="Ubuntu Mono"/>
          <w:color w:val="000000"/>
          <w:sz w:val="16"/>
          <w:shd w:val="clear" w:color="auto" w:fill="E0E0E0"/>
        </w:rPr>
        <w:t>SymbolCode&gt;51&lt;/xsd:cashSymbolCode&gt;</w:t>
      </w:r>
      <w:r>
        <w:rPr>
          <w:rFonts w:ascii="Ubuntu Mono" w:hAnsi="Ubuntu Mono"/>
          <w:color w:val="000000"/>
          <w:sz w:val="16"/>
          <w:shd w:val="clear" w:color="auto" w:fill="E0E0E0"/>
        </w:rPr>
        <w:br/>
        <w:t xml:space="preserve">                     &lt;xsd:summa&gt;</w:t>
      </w:r>
      <w:r>
        <w:rPr>
          <w:rFonts w:ascii="Ubuntu Mono" w:hAnsi="Ubuntu Mono"/>
          <w:color w:val="000000"/>
          <w:sz w:val="16"/>
          <w:shd w:val="clear" w:color="auto" w:fill="E0E0E0"/>
        </w:rPr>
        <w:br/>
        <w:t xml:space="preserve">                        &lt;xsd:currency&gt;RUB&lt;/xsd:currency&gt;</w:t>
      </w:r>
      <w:r>
        <w:rPr>
          <w:rFonts w:ascii="Ubuntu Mono" w:hAnsi="Ubuntu Mono"/>
          <w:color w:val="000000"/>
          <w:sz w:val="16"/>
          <w:shd w:val="clear" w:color="auto" w:fill="E0E0E0"/>
        </w:rPr>
        <w:br/>
        <w:t xml:space="preserve">                        &lt;xsd:summa&gt;1000.2&lt;/xsd:summa&gt;</w:t>
      </w:r>
      <w:r>
        <w:rPr>
          <w:rFonts w:ascii="Ubuntu Mono" w:hAnsi="Ubuntu Mono"/>
          <w:color w:val="000000"/>
          <w:sz w:val="16"/>
          <w:shd w:val="clear" w:color="auto" w:fill="E0E0E0"/>
        </w:rPr>
        <w:br/>
        <w:t xml:space="preserve">                     &lt;/xsd:summa&gt;</w:t>
      </w:r>
      <w:r>
        <w:rPr>
          <w:rFonts w:ascii="Ubuntu Mono" w:hAnsi="Ubuntu Mono"/>
          <w:color w:val="000000"/>
          <w:sz w:val="16"/>
          <w:shd w:val="clear" w:color="auto" w:fill="E0E0E0"/>
        </w:rPr>
        <w:br/>
        <w:t xml:space="preserve">                  &lt;/xsd:cashSymbols&gt;</w:t>
      </w:r>
      <w:r>
        <w:rPr>
          <w:rFonts w:ascii="Ubuntu Mono" w:hAnsi="Ubuntu Mono"/>
          <w:color w:val="000000"/>
          <w:sz w:val="16"/>
          <w:shd w:val="clear" w:color="auto" w:fill="E0E0E0"/>
        </w:rPr>
        <w:br/>
        <w:t xml:space="preserve">      </w:t>
      </w:r>
      <w:r>
        <w:rPr>
          <w:rFonts w:ascii="Ubuntu Mono" w:hAnsi="Ubuntu Mono"/>
          <w:color w:val="000000"/>
          <w:sz w:val="16"/>
          <w:shd w:val="clear" w:color="auto" w:fill="E0E0E0"/>
        </w:rPr>
        <w:t xml:space="preserve">            &lt;xsd:creditSumma&gt;</w:t>
      </w:r>
      <w:r>
        <w:rPr>
          <w:rFonts w:ascii="Ubuntu Mono" w:hAnsi="Ubuntu Mono"/>
          <w:color w:val="000000"/>
          <w:sz w:val="16"/>
          <w:shd w:val="clear" w:color="auto" w:fill="E0E0E0"/>
        </w:rPr>
        <w:br/>
        <w:t xml:space="preserve">                     &lt;xsd:currency&gt;RUR&lt;/xsd:currency&gt;</w:t>
      </w:r>
      <w:r>
        <w:rPr>
          <w:rFonts w:ascii="Ubuntu Mono" w:hAnsi="Ubuntu Mono"/>
          <w:color w:val="000000"/>
          <w:sz w:val="16"/>
          <w:shd w:val="clear" w:color="auto" w:fill="E0E0E0"/>
        </w:rPr>
        <w:br/>
        <w:t xml:space="preserve">                     &lt;xsd:summa&gt;1000.2&lt;/xsd:summa&gt;</w:t>
      </w:r>
      <w:r>
        <w:rPr>
          <w:rFonts w:ascii="Ubuntu Mono" w:hAnsi="Ubuntu Mono"/>
          <w:color w:val="000000"/>
          <w:sz w:val="16"/>
          <w:shd w:val="clear" w:color="auto" w:fill="E0E0E0"/>
        </w:rPr>
        <w:br/>
        <w:t xml:space="preserve">                  &lt;/xsd:creditSumma&gt;</w:t>
      </w:r>
      <w:r>
        <w:rPr>
          <w:rFonts w:ascii="Ubuntu Mono" w:hAnsi="Ubuntu Mono"/>
          <w:color w:val="000000"/>
          <w:sz w:val="16"/>
          <w:shd w:val="clear" w:color="auto" w:fill="E0E0E0"/>
        </w:rPr>
        <w:br/>
        <w:t xml:space="preserve">                  &lt;xsd:debitAccountEntity&gt;</w:t>
      </w:r>
      <w:r>
        <w:rPr>
          <w:rFonts w:ascii="Ubuntu Mono" w:hAnsi="Ubuntu Mono"/>
          <w:color w:val="000000"/>
          <w:sz w:val="16"/>
          <w:shd w:val="clear" w:color="auto" w:fill="E0E0E0"/>
        </w:rPr>
        <w:br/>
        <w:t xml:space="preserve">                     &lt;xsd:accountIdSys&gt;99</w:t>
      </w:r>
      <w:r>
        <w:rPr>
          <w:rFonts w:ascii="Ubuntu Mono" w:hAnsi="Ubuntu Mono"/>
          <w:color w:val="000000"/>
          <w:sz w:val="16"/>
          <w:shd w:val="clear" w:color="auto" w:fill="E0E0E0"/>
        </w:rPr>
        <w:t>995&lt;/xsd:accountIdSys&gt;</w:t>
      </w:r>
      <w:r>
        <w:rPr>
          <w:rFonts w:ascii="Ubuntu Mono" w:hAnsi="Ubuntu Mono"/>
          <w:color w:val="000000"/>
          <w:sz w:val="16"/>
          <w:shd w:val="clear" w:color="auto" w:fill="E0E0E0"/>
        </w:rPr>
        <w:br/>
        <w:t xml:space="preserve">                     &lt;xsd:accountNum&gt;40817810901004025318&lt;/xsd:accountNum&gt;</w:t>
      </w:r>
      <w:r>
        <w:rPr>
          <w:rFonts w:ascii="Ubuntu Mono" w:hAnsi="Ubuntu Mono"/>
          <w:color w:val="000000"/>
          <w:sz w:val="16"/>
          <w:shd w:val="clear" w:color="auto" w:fill="E0E0E0"/>
        </w:rPr>
        <w:br/>
        <w:t xml:space="preserve">                     &lt;xsd:deptCode&gt;1056&lt;/xsd:deptCode&gt;</w:t>
      </w:r>
      <w:r>
        <w:rPr>
          <w:rFonts w:ascii="Ubuntu Mono" w:hAnsi="Ubuntu Mono"/>
          <w:color w:val="000000"/>
          <w:sz w:val="16"/>
          <w:shd w:val="clear" w:color="auto" w:fill="E0E0E0"/>
        </w:rPr>
        <w:br/>
        <w:t xml:space="preserve">                  &lt;/xsd:debitAccountEntity&gt;</w:t>
      </w:r>
      <w:r>
        <w:rPr>
          <w:rFonts w:ascii="Ubuntu Mono" w:hAnsi="Ubuntu Mono"/>
          <w:color w:val="000000"/>
          <w:sz w:val="16"/>
          <w:shd w:val="clear" w:color="auto" w:fill="E0E0E0"/>
        </w:rPr>
        <w:br/>
        <w:t xml:space="preserve">                  &lt;xsd:debitSumma&gt;</w:t>
      </w:r>
      <w:r>
        <w:rPr>
          <w:rFonts w:ascii="Ubuntu Mono" w:hAnsi="Ubuntu Mono"/>
          <w:color w:val="000000"/>
          <w:sz w:val="16"/>
          <w:shd w:val="clear" w:color="auto" w:fill="E0E0E0"/>
        </w:rPr>
        <w:br/>
        <w:t xml:space="preserve">                     &lt;xs</w:t>
      </w:r>
      <w:r>
        <w:rPr>
          <w:rFonts w:ascii="Ubuntu Mono" w:hAnsi="Ubuntu Mono"/>
          <w:color w:val="000000"/>
          <w:sz w:val="16"/>
          <w:shd w:val="clear" w:color="auto" w:fill="E0E0E0"/>
        </w:rPr>
        <w:t>d:currency&gt;RUR&lt;/xsd:currency&gt;</w:t>
      </w:r>
      <w:r>
        <w:rPr>
          <w:rFonts w:ascii="Ubuntu Mono" w:hAnsi="Ubuntu Mono"/>
          <w:color w:val="000000"/>
          <w:sz w:val="16"/>
          <w:shd w:val="clear" w:color="auto" w:fill="E0E0E0"/>
        </w:rPr>
        <w:br/>
        <w:t xml:space="preserve">                     &lt;xsd:summa&gt;1000.2&lt;/xsd:summa&gt;</w:t>
      </w:r>
      <w:r>
        <w:rPr>
          <w:rFonts w:ascii="Ubuntu Mono" w:hAnsi="Ubuntu Mono"/>
          <w:color w:val="000000"/>
          <w:sz w:val="16"/>
          <w:shd w:val="clear" w:color="auto" w:fill="E0E0E0"/>
        </w:rPr>
        <w:br/>
        <w:t xml:space="preserve">                  &lt;/xsd:debitSumma&gt;</w:t>
      </w:r>
      <w:r>
        <w:rPr>
          <w:rFonts w:ascii="Ubuntu Mono" w:hAnsi="Ubuntu Mono"/>
          <w:color w:val="000000"/>
          <w:sz w:val="16"/>
          <w:shd w:val="clear" w:color="auto" w:fill="E0E0E0"/>
        </w:rPr>
        <w:br/>
        <w:t xml:space="preserve">                  &lt;xsd:description&gt;Снятие наличных с банковского счета</w:t>
      </w:r>
      <w:r>
        <w:rPr>
          <w:rFonts w:ascii="Ubuntu Mono" w:hAnsi="Ubuntu Mono"/>
          <w:color w:val="000000"/>
          <w:sz w:val="16"/>
          <w:shd w:val="clear" w:color="auto" w:fill="E0E0E0"/>
        </w:rPr>
        <w:br/>
        <w:t>На основании: договор No 40817810901004025318&lt;/xsd:description&gt;</w:t>
      </w:r>
      <w:r>
        <w:rPr>
          <w:rFonts w:ascii="Ubuntu Mono" w:hAnsi="Ubuntu Mono"/>
          <w:color w:val="000000"/>
          <w:sz w:val="16"/>
          <w:shd w:val="clear" w:color="auto" w:fill="E0E0E0"/>
        </w:rPr>
        <w:br/>
        <w:t xml:space="preserve">    </w:t>
      </w:r>
      <w:r>
        <w:rPr>
          <w:rFonts w:ascii="Ubuntu Mono" w:hAnsi="Ubuntu Mono"/>
          <w:color w:val="000000"/>
          <w:sz w:val="16"/>
          <w:shd w:val="clear" w:color="auto" w:fill="E0E0E0"/>
        </w:rPr>
        <w:t xml:space="preserve">              &lt;xsd:docNumber&gt;1277&lt;/xsd:docNumber&gt;</w:t>
      </w:r>
      <w:r>
        <w:rPr>
          <w:rFonts w:ascii="Ubuntu Mono" w:hAnsi="Ubuntu Mono"/>
          <w:color w:val="000000"/>
          <w:sz w:val="16"/>
          <w:shd w:val="clear" w:color="auto" w:fill="E0E0E0"/>
        </w:rPr>
        <w:br/>
        <w:t xml:space="preserve">               &lt;/xsd:documents&gt;</w:t>
      </w:r>
      <w:r>
        <w:rPr>
          <w:rFonts w:ascii="Ubuntu Mono" w:hAnsi="Ubuntu Mono"/>
          <w:color w:val="000000"/>
          <w:sz w:val="16"/>
          <w:shd w:val="clear" w:color="auto" w:fill="E0E0E0"/>
        </w:rPr>
        <w:br/>
        <w:t xml:space="preserve">               &lt;xsd:login&gt;T5700&lt;/xsd:login&gt;              &lt;!--пока по текущей реализации - табельник в ТП, логин бисквита или логин в AD--&gt;</w:t>
      </w:r>
      <w:r>
        <w:rPr>
          <w:rFonts w:ascii="Ubuntu Mono" w:hAnsi="Ubuntu Mono"/>
          <w:color w:val="000000"/>
          <w:sz w:val="16"/>
          <w:shd w:val="clear" w:color="auto" w:fill="E0E0E0"/>
        </w:rPr>
        <w:br/>
        <w:t xml:space="preserve">               &lt;xsd:idSys&gt;99995&lt;/xs</w:t>
      </w:r>
      <w:r>
        <w:rPr>
          <w:rFonts w:ascii="Ubuntu Mono" w:hAnsi="Ubuntu Mono"/>
          <w:color w:val="000000"/>
          <w:sz w:val="16"/>
          <w:shd w:val="clear" w:color="auto" w:fill="E0E0E0"/>
        </w:rPr>
        <w:t>d:idSys&gt;</w:t>
      </w:r>
      <w:r>
        <w:rPr>
          <w:rFonts w:ascii="Ubuntu Mono" w:hAnsi="Ubuntu Mono"/>
          <w:color w:val="000000"/>
          <w:sz w:val="16"/>
          <w:shd w:val="clear" w:color="auto" w:fill="E0E0E0"/>
        </w:rPr>
        <w:br/>
        <w:t xml:space="preserve">               &lt;xsd:operJournalExtId&gt;SUBO_OperJournalExtId&lt;/xsd:operJournalExtId&gt;</w:t>
      </w:r>
      <w:r>
        <w:rPr>
          <w:rFonts w:ascii="Ubuntu Mono" w:hAnsi="Ubuntu Mono"/>
          <w:color w:val="000000"/>
          <w:sz w:val="16"/>
          <w:shd w:val="clear" w:color="auto" w:fill="E0E0E0"/>
        </w:rPr>
        <w:br/>
        <w:t xml:space="preserve">               &lt;xsd:operationCode&gt;1061&lt;/xsd:operationCode&gt;</w:t>
      </w:r>
      <w:r>
        <w:rPr>
          <w:rFonts w:ascii="Ubuntu Mono" w:hAnsi="Ubuntu Mono"/>
          <w:color w:val="000000"/>
          <w:sz w:val="16"/>
          <w:shd w:val="clear" w:color="auto" w:fill="E0E0E0"/>
        </w:rPr>
        <w:br/>
        <w:t xml:space="preserve">               &lt;!--&lt;xsd:operationRegDate&gt;2020-01-17T10:00:00&lt;/xsd:operationRegDate&gt; --&gt;              &lt;!--н</w:t>
      </w:r>
      <w:r>
        <w:rPr>
          <w:rFonts w:ascii="Ubuntu Mono" w:hAnsi="Ubuntu Mono"/>
          <w:color w:val="000000"/>
          <w:sz w:val="16"/>
          <w:shd w:val="clear" w:color="auto" w:fill="E0E0E0"/>
        </w:rPr>
        <w:t>ет необходимости передавать--&gt;</w:t>
      </w:r>
      <w:r>
        <w:rPr>
          <w:rFonts w:ascii="Ubuntu Mono" w:hAnsi="Ubuntu Mono"/>
          <w:color w:val="000000"/>
          <w:sz w:val="16"/>
          <w:shd w:val="clear" w:color="auto" w:fill="E0E0E0"/>
        </w:rPr>
        <w:br/>
        <w:t xml:space="preserve">            &lt;/xsd:operationEntity&gt;</w:t>
      </w:r>
      <w:r>
        <w:rPr>
          <w:rFonts w:ascii="Ubuntu Mono" w:hAnsi="Ubuntu Mono"/>
          <w:color w:val="000000"/>
          <w:sz w:val="16"/>
          <w:shd w:val="clear" w:color="auto" w:fill="E0E0E0"/>
        </w:rPr>
        <w:br/>
        <w:t xml:space="preserve">            &lt;xsd:requestInfo&gt;</w:t>
      </w:r>
      <w:r>
        <w:rPr>
          <w:rFonts w:ascii="Ubuntu Mono" w:hAnsi="Ubuntu Mono"/>
          <w:color w:val="000000"/>
          <w:sz w:val="16"/>
          <w:shd w:val="clear" w:color="auto" w:fill="E0E0E0"/>
        </w:rPr>
        <w:br/>
        <w:t xml:space="preserve">              &lt;xsd:messageId&gt;235689&lt;/xsd:messageId&gt;</w:t>
      </w:r>
      <w:r>
        <w:rPr>
          <w:rFonts w:ascii="Ubuntu Mono" w:hAnsi="Ubuntu Mono"/>
          <w:color w:val="000000"/>
          <w:sz w:val="16"/>
          <w:shd w:val="clear" w:color="auto" w:fill="E0E0E0"/>
        </w:rPr>
        <w:br/>
        <w:t xml:space="preserve">            &lt;/xsd:requestInfo&gt;</w:t>
      </w:r>
      <w:r>
        <w:rPr>
          <w:rFonts w:ascii="Ubuntu Mono" w:hAnsi="Ubuntu Mono"/>
          <w:color w:val="000000"/>
          <w:sz w:val="16"/>
          <w:shd w:val="clear" w:color="auto" w:fill="E0E0E0"/>
        </w:rPr>
        <w:br/>
        <w:t xml:space="preserve">         &lt;/jour:request&gt;</w:t>
      </w:r>
      <w:r>
        <w:rPr>
          <w:rFonts w:ascii="Ubuntu Mono" w:hAnsi="Ubuntu Mono"/>
          <w:color w:val="000000"/>
          <w:sz w:val="16"/>
          <w:shd w:val="clear" w:color="auto" w:fill="E0E0E0"/>
        </w:rPr>
        <w:br/>
        <w:t xml:space="preserve">      &lt;/jour:create&gt;</w:t>
      </w:r>
      <w:r>
        <w:rPr>
          <w:rFonts w:ascii="Ubuntu Mono" w:hAnsi="Ubuntu Mono"/>
          <w:color w:val="000000"/>
          <w:sz w:val="16"/>
          <w:shd w:val="clear" w:color="auto" w:fill="E0E0E0"/>
        </w:rPr>
        <w:br/>
        <w:t xml:space="preserve">   &lt;/soap:Body&gt;</w:t>
      </w:r>
      <w:r>
        <w:rPr>
          <w:rFonts w:ascii="Ubuntu Mono" w:hAnsi="Ubuntu Mono"/>
          <w:color w:val="000000"/>
          <w:sz w:val="16"/>
          <w:shd w:val="clear" w:color="auto" w:fill="E0E0E0"/>
        </w:rPr>
        <w:br/>
        <w:t>&lt;/soap:Envelope</w:t>
      </w:r>
      <w:r>
        <w:rPr>
          <w:rFonts w:ascii="Ubuntu Mono" w:hAnsi="Ubuntu Mono"/>
          <w:color w:val="000000"/>
          <w:sz w:val="16"/>
          <w:shd w:val="clear" w:color="auto" w:fill="E0E0E0"/>
        </w:rPr>
        <w:t>&gt;</w:t>
      </w:r>
    </w:p>
    <w:p w14:paraId="513F5D05" w14:textId="77777777" w:rsidR="003D271F" w:rsidRDefault="00406DFC">
      <w:pPr>
        <w:shd w:val="clear" w:color="auto" w:fill="E0E0E0"/>
        <w:spacing w:before="160" w:after="0" w:line="240" w:lineRule="auto"/>
      </w:pPr>
      <w:bookmarkStart w:id="1921" w:name="d5e2788"/>
      <w:bookmarkStart w:id="1922" w:name="d5e2102"/>
      <w:bookmarkEnd w:id="1918"/>
      <w:bookmarkEnd w:id="1919"/>
      <w:r>
        <w:rPr>
          <w:rFonts w:ascii="Ubuntu Mono" w:hAnsi="Ubuntu Mono"/>
          <w:color w:val="000000"/>
          <w:sz w:val="16"/>
          <w:shd w:val="clear" w:color="auto" w:fill="E0E0E0"/>
        </w:rPr>
        <w:t>&lt;soap:Envelope xmlns:soap="http://www.w3.org/2003/05/soap-envelope" xmlns:jour="http://journal.ws.spectrum" xmlns:xsd="http://model.ws.spectrum/xsd"&gt;</w:t>
      </w:r>
      <w:r>
        <w:rPr>
          <w:rFonts w:ascii="Ubuntu Mono" w:hAnsi="Ubuntu Mono"/>
          <w:color w:val="000000"/>
          <w:sz w:val="16"/>
          <w:shd w:val="clear" w:color="auto" w:fill="E0E0E0"/>
        </w:rPr>
        <w:br/>
        <w:t xml:space="preserve">   &lt;soap:Header/&gt;</w:t>
      </w:r>
      <w:r>
        <w:rPr>
          <w:rFonts w:ascii="Ubuntu Mono" w:hAnsi="Ubuntu Mono"/>
          <w:color w:val="000000"/>
          <w:sz w:val="16"/>
          <w:shd w:val="clear" w:color="auto" w:fill="E0E0E0"/>
        </w:rPr>
        <w:br/>
        <w:t xml:space="preserve">   &lt;soap:Body&gt;</w:t>
      </w:r>
      <w:r>
        <w:rPr>
          <w:rFonts w:ascii="Ubuntu Mono" w:hAnsi="Ubuntu Mono"/>
          <w:color w:val="000000"/>
          <w:sz w:val="16"/>
          <w:shd w:val="clear" w:color="auto" w:fill="E0E0E0"/>
        </w:rPr>
        <w:br/>
        <w:t xml:space="preserve">      &lt;jour:create&gt;</w:t>
      </w:r>
      <w:r>
        <w:rPr>
          <w:rFonts w:ascii="Ubuntu Mono" w:hAnsi="Ubuntu Mono"/>
          <w:color w:val="000000"/>
          <w:sz w:val="16"/>
          <w:shd w:val="clear" w:color="auto" w:fill="E0E0E0"/>
        </w:rPr>
        <w:br/>
        <w:t xml:space="preserve">         &lt;jour:request&gt;</w:t>
      </w:r>
      <w:r>
        <w:rPr>
          <w:rFonts w:ascii="Ubuntu Mono" w:hAnsi="Ubuntu Mono"/>
          <w:color w:val="000000"/>
          <w:sz w:val="16"/>
          <w:shd w:val="clear" w:color="auto" w:fill="E0E0E0"/>
        </w:rPr>
        <w:br/>
        <w:t xml:space="preserve">            &lt;xsd:operationE</w:t>
      </w:r>
      <w:r>
        <w:rPr>
          <w:rFonts w:ascii="Ubuntu Mono" w:hAnsi="Ubuntu Mono"/>
          <w:color w:val="000000"/>
          <w:sz w:val="16"/>
          <w:shd w:val="clear" w:color="auto" w:fill="E0E0E0"/>
        </w:rPr>
        <w:t>ntity&gt;</w:t>
      </w:r>
      <w:r>
        <w:rPr>
          <w:rFonts w:ascii="Ubuntu Mono" w:hAnsi="Ubuntu Mono"/>
          <w:color w:val="000000"/>
          <w:sz w:val="16"/>
          <w:shd w:val="clear" w:color="auto" w:fill="E0E0E0"/>
        </w:rPr>
        <w:br/>
        <w:t xml:space="preserve">               &lt;xsd:client&gt;</w:t>
      </w:r>
      <w:r>
        <w:rPr>
          <w:rFonts w:ascii="Ubuntu Mono" w:hAnsi="Ubuntu Mono"/>
          <w:color w:val="000000"/>
          <w:sz w:val="16"/>
          <w:shd w:val="clear" w:color="auto" w:fill="E0E0E0"/>
        </w:rPr>
        <w:br/>
        <w:t xml:space="preserve">                  &lt;xsd:clientTypeEnum&gt;0&lt;/xsd:clientTypeEnum&gt;</w:t>
      </w:r>
      <w:r>
        <w:rPr>
          <w:rFonts w:ascii="Ubuntu Mono" w:hAnsi="Ubuntu Mono"/>
          <w:color w:val="000000"/>
          <w:sz w:val="16"/>
          <w:shd w:val="clear" w:color="auto" w:fill="E0E0E0"/>
        </w:rPr>
        <w:br/>
        <w:t xml:space="preserve">                  &lt;xsd:clientExtId&gt;5555-89-siebel&lt;/xsd:clientExtId&gt;</w:t>
      </w:r>
      <w:r>
        <w:rPr>
          <w:rFonts w:ascii="Ubuntu Mono" w:hAnsi="Ubuntu Mono"/>
          <w:color w:val="000000"/>
          <w:sz w:val="16"/>
          <w:shd w:val="clear" w:color="auto" w:fill="E0E0E0"/>
        </w:rPr>
        <w:br/>
        <w:t xml:space="preserve">                  &lt;xsd:clientIdSys&gt;SBL_FR&lt;/xsd:clientIdSys&gt;                                 </w:t>
      </w:r>
      <w:r>
        <w:rPr>
          <w:rFonts w:ascii="Ubuntu Mono" w:hAnsi="Ubuntu Mono"/>
          <w:color w:val="000000"/>
          <w:sz w:val="16"/>
          <w:shd w:val="clear" w:color="auto" w:fill="E0E0E0"/>
        </w:rPr>
        <w:t>&lt;!--чтоб запрос в docsVision уходил--&gt;</w:t>
      </w:r>
      <w:r>
        <w:rPr>
          <w:rFonts w:ascii="Ubuntu Mono" w:hAnsi="Ubuntu Mono"/>
          <w:color w:val="000000"/>
          <w:sz w:val="16"/>
          <w:shd w:val="clear" w:color="auto" w:fill="E0E0E0"/>
        </w:rPr>
        <w:br/>
        <w:t xml:space="preserve">                  &lt;xsd:icIssueAutority&gt;ПВО ОВД Таганского района города Москвы кп 772-118&lt;/xsd:icIssueAutority&gt;</w:t>
      </w:r>
      <w:r>
        <w:rPr>
          <w:rFonts w:ascii="Ubuntu Mono" w:hAnsi="Ubuntu Mono"/>
          <w:color w:val="000000"/>
          <w:sz w:val="16"/>
          <w:shd w:val="clear" w:color="auto" w:fill="E0E0E0"/>
        </w:rPr>
        <w:br/>
        <w:t xml:space="preserve">                  &lt;xsd:icIssueDate&gt;2005-09-06&lt;/xsd:icIssueDate&gt;</w:t>
      </w:r>
      <w:r>
        <w:rPr>
          <w:rFonts w:ascii="Ubuntu Mono" w:hAnsi="Ubuntu Mono"/>
          <w:color w:val="000000"/>
          <w:sz w:val="16"/>
          <w:shd w:val="clear" w:color="auto" w:fill="E0E0E0"/>
        </w:rPr>
        <w:br/>
        <w:t xml:space="preserve">                  &lt;xsd:icNum&gt;787878&lt;/xsd:</w:t>
      </w:r>
      <w:r>
        <w:rPr>
          <w:rFonts w:ascii="Ubuntu Mono" w:hAnsi="Ubuntu Mono"/>
          <w:color w:val="000000"/>
          <w:sz w:val="16"/>
          <w:shd w:val="clear" w:color="auto" w:fill="E0E0E0"/>
        </w:rPr>
        <w:t>icNum&gt;</w:t>
      </w:r>
      <w:r>
        <w:rPr>
          <w:rFonts w:ascii="Ubuntu Mono" w:hAnsi="Ubuntu Mono"/>
          <w:color w:val="000000"/>
          <w:sz w:val="16"/>
          <w:shd w:val="clear" w:color="auto" w:fill="E0E0E0"/>
        </w:rPr>
        <w:br/>
        <w:t xml:space="preserve">                  &lt;xsd:icSeries&gt;6969&lt;/xsd:icSeries&gt;</w:t>
      </w:r>
      <w:r>
        <w:rPr>
          <w:rFonts w:ascii="Ubuntu Mono" w:hAnsi="Ubuntu Mono"/>
          <w:color w:val="000000"/>
          <w:sz w:val="16"/>
          <w:shd w:val="clear" w:color="auto" w:fill="E0E0E0"/>
        </w:rPr>
        <w:br/>
        <w:t xml:space="preserve">                  &lt;xsd:identityCardTypeId&gt;21&lt;/xsd:identityCardTypeId&gt;</w:t>
      </w:r>
      <w:r>
        <w:rPr>
          <w:rFonts w:ascii="Ubuntu Mono" w:hAnsi="Ubuntu Mono"/>
          <w:color w:val="000000"/>
          <w:sz w:val="16"/>
          <w:shd w:val="clear" w:color="auto" w:fill="E0E0E0"/>
        </w:rPr>
        <w:br/>
        <w:t xml:space="preserve">                  &lt;xsd:personFirstName&gt;АНДРЕЙ&lt;/xsd:personFirstName&gt;</w:t>
      </w:r>
      <w:r>
        <w:rPr>
          <w:rFonts w:ascii="Ubuntu Mono" w:hAnsi="Ubuntu Mono"/>
          <w:color w:val="000000"/>
          <w:sz w:val="16"/>
          <w:shd w:val="clear" w:color="auto" w:fill="E0E0E0"/>
        </w:rPr>
        <w:br/>
        <w:t xml:space="preserve">                  &lt;xsd:personPatronymic&gt;ЮРЬЕВИЧ&lt;/xsd:person</w:t>
      </w:r>
      <w:r>
        <w:rPr>
          <w:rFonts w:ascii="Ubuntu Mono" w:hAnsi="Ubuntu Mono"/>
          <w:color w:val="000000"/>
          <w:sz w:val="16"/>
          <w:shd w:val="clear" w:color="auto" w:fill="E0E0E0"/>
        </w:rPr>
        <w:t>Patronymic&gt;</w:t>
      </w:r>
      <w:r>
        <w:rPr>
          <w:rFonts w:ascii="Ubuntu Mono" w:hAnsi="Ubuntu Mono"/>
          <w:color w:val="000000"/>
          <w:sz w:val="16"/>
          <w:shd w:val="clear" w:color="auto" w:fill="E0E0E0"/>
        </w:rPr>
        <w:br/>
        <w:t xml:space="preserve">                  &lt;xsd:personSurname&gt;БОРИСОВ&lt;/xsd:personSurname&gt;</w:t>
      </w:r>
      <w:r>
        <w:rPr>
          <w:rFonts w:ascii="Ubuntu Mono" w:hAnsi="Ubuntu Mono"/>
          <w:color w:val="000000"/>
          <w:sz w:val="16"/>
          <w:shd w:val="clear" w:color="auto" w:fill="E0E0E0"/>
        </w:rPr>
        <w:br/>
        <w:t xml:space="preserve">                  &lt;!--&lt;xsd:personCitizenCountryCode&gt;&lt;/xsd:personCitizenCountryCode&gt;</w:t>
      </w:r>
      <w:r>
        <w:rPr>
          <w:rFonts w:ascii="Ubuntu Mono" w:hAnsi="Ubuntu Mono"/>
          <w:color w:val="000000"/>
          <w:sz w:val="16"/>
          <w:shd w:val="clear" w:color="auto" w:fill="E0E0E0"/>
        </w:rPr>
        <w:br/>
        <w:t xml:space="preserve">                  &lt;xsd:personStatelessFlag&gt;&lt;/xsd:personStatelessFlag&gt;--&gt;</w:t>
      </w:r>
      <w:r>
        <w:rPr>
          <w:rFonts w:ascii="Ubuntu Mono" w:hAnsi="Ubuntu Mono"/>
          <w:color w:val="000000"/>
          <w:sz w:val="16"/>
          <w:shd w:val="clear" w:color="auto" w:fill="E0E0E0"/>
        </w:rPr>
        <w:br/>
        <w:t xml:space="preserve">               &lt;/xsd:c</w:t>
      </w:r>
      <w:r>
        <w:rPr>
          <w:rFonts w:ascii="Ubuntu Mono" w:hAnsi="Ubuntu Mono"/>
          <w:color w:val="000000"/>
          <w:sz w:val="16"/>
          <w:shd w:val="clear" w:color="auto" w:fill="E0E0E0"/>
        </w:rPr>
        <w:t>lient&gt;</w:t>
      </w:r>
      <w:r>
        <w:rPr>
          <w:rFonts w:ascii="Ubuntu Mono" w:hAnsi="Ubuntu Mono"/>
          <w:color w:val="000000"/>
          <w:sz w:val="16"/>
          <w:shd w:val="clear" w:color="auto" w:fill="E0E0E0"/>
        </w:rPr>
        <w:br/>
        <w:t xml:space="preserve">               &lt;xsd:deptCode&gt;5700&lt;/xsd:deptCode&gt;</w:t>
      </w:r>
      <w:r>
        <w:rPr>
          <w:rFonts w:ascii="Ubuntu Mono" w:hAnsi="Ubuntu Mono"/>
          <w:color w:val="000000"/>
          <w:sz w:val="16"/>
          <w:shd w:val="clear" w:color="auto" w:fill="E0E0E0"/>
        </w:rPr>
        <w:br/>
        <w:t xml:space="preserve">               &lt;!--&lt;xsd:operJournalStatusEnum&gt;3&lt;/xsd:operJournalStatusEnum&gt;--&gt;              &lt;!--если на контроль, то тег нужен--&gt;</w:t>
      </w:r>
      <w:r>
        <w:rPr>
          <w:rFonts w:ascii="Ubuntu Mono" w:hAnsi="Ubuntu Mono"/>
          <w:color w:val="000000"/>
          <w:sz w:val="16"/>
          <w:shd w:val="clear" w:color="auto" w:fill="E0E0E0"/>
        </w:rPr>
        <w:br/>
        <w:t xml:space="preserve">               &lt;xsd:</w:t>
      </w:r>
      <w:ins w:id="1923" w:author="Yulia A. Trifonova" w:date="2021-08-09T23:51:00Z">
        <w:r>
          <w:rPr>
            <w:rFonts w:ascii="Ubuntu Mono" w:hAnsi="Ubuntu Mono"/>
            <w:color w:val="000000"/>
            <w:sz w:val="16"/>
            <w:shd w:val="clear" w:color="auto" w:fill="E0E0E0"/>
          </w:rPr>
          <w:t>extFee&gt;</w:t>
        </w:r>
        <w:r>
          <w:rPr>
            <w:rFonts w:ascii="Ubuntu Mono" w:hAnsi="Ubuntu Mono"/>
            <w:color w:val="000000"/>
            <w:sz w:val="16"/>
            <w:shd w:val="clear" w:color="auto" w:fill="E0E0E0"/>
          </w:rPr>
          <w:br/>
          <w:t xml:space="preserve">                  &lt;xsd:currency&gt;USD&lt;/xsd:c</w:t>
        </w:r>
        <w:r>
          <w:rPr>
            <w:rFonts w:ascii="Ubuntu Mono" w:hAnsi="Ubuntu Mono"/>
            <w:color w:val="000000"/>
            <w:sz w:val="16"/>
            <w:shd w:val="clear" w:color="auto" w:fill="E0E0E0"/>
          </w:rPr>
          <w:t>urrency&gt;</w:t>
        </w:r>
        <w:r>
          <w:rPr>
            <w:rFonts w:ascii="Ubuntu Mono" w:hAnsi="Ubuntu Mono"/>
            <w:color w:val="000000"/>
            <w:sz w:val="16"/>
            <w:shd w:val="clear" w:color="auto" w:fill="E0E0E0"/>
          </w:rPr>
          <w:br/>
          <w:t xml:space="preserve">                  &lt;xsd:summa&gt;2&lt;/xsd:summa&gt;</w:t>
        </w:r>
        <w:r>
          <w:rPr>
            <w:rFonts w:ascii="Ubuntu Mono" w:hAnsi="Ubuntu Mono"/>
            <w:color w:val="000000"/>
            <w:sz w:val="16"/>
            <w:shd w:val="clear" w:color="auto" w:fill="E0E0E0"/>
          </w:rPr>
          <w:br/>
          <w:t xml:space="preserve">               &lt;/xsd:extFee&gt;</w:t>
        </w:r>
        <w:r>
          <w:rPr>
            <w:rFonts w:ascii="Ubuntu Mono" w:hAnsi="Ubuntu Mono"/>
            <w:color w:val="000000"/>
            <w:sz w:val="16"/>
            <w:shd w:val="clear" w:color="auto" w:fill="E0E0E0"/>
          </w:rPr>
          <w:br/>
          <w:t xml:space="preserve">               &lt;xsd:</w:t>
        </w:r>
      </w:ins>
      <w:r>
        <w:rPr>
          <w:rFonts w:ascii="Ubuntu Mono" w:hAnsi="Ubuntu Mono"/>
          <w:color w:val="000000"/>
          <w:sz w:val="16"/>
          <w:shd w:val="clear" w:color="auto" w:fill="E0E0E0"/>
        </w:rPr>
        <w:t>documents&gt;</w:t>
      </w:r>
      <w:r>
        <w:rPr>
          <w:rFonts w:ascii="Ubuntu Mono" w:hAnsi="Ubuntu Mono"/>
          <w:color w:val="000000"/>
          <w:sz w:val="16"/>
          <w:shd w:val="clear" w:color="auto" w:fill="E0E0E0"/>
        </w:rPr>
        <w:br/>
        <w:t xml:space="preserve">                  &lt;xsd:analyticAttributes&gt;                                           &lt;!--КБО тут--&gt;</w:t>
      </w:r>
      <w:r>
        <w:rPr>
          <w:rFonts w:ascii="Ubuntu Mono" w:hAnsi="Ubuntu Mono"/>
          <w:color w:val="000000"/>
          <w:sz w:val="16"/>
          <w:shd w:val="clear" w:color="auto" w:fill="E0E0E0"/>
        </w:rPr>
        <w:br/>
        <w:t xml:space="preserve">                     &lt;xsd:code&gt;CBO_CODE&lt;/xsd</w:t>
      </w:r>
      <w:r>
        <w:rPr>
          <w:rFonts w:ascii="Ubuntu Mono" w:hAnsi="Ubuntu Mono"/>
          <w:color w:val="000000"/>
          <w:sz w:val="16"/>
          <w:shd w:val="clear" w:color="auto" w:fill="E0E0E0"/>
        </w:rPr>
        <w:t>:code&gt;</w:t>
      </w:r>
      <w:r>
        <w:rPr>
          <w:rFonts w:ascii="Ubuntu Mono" w:hAnsi="Ubuntu Mono"/>
          <w:color w:val="000000"/>
          <w:sz w:val="16"/>
          <w:shd w:val="clear" w:color="auto" w:fill="E0E0E0"/>
        </w:rPr>
        <w:br/>
        <w:t xml:space="preserve">                     &lt;xsd:value&gt;711110-00&lt;/xsd:value&gt;</w:t>
      </w:r>
      <w:r>
        <w:rPr>
          <w:rFonts w:ascii="Ubuntu Mono" w:hAnsi="Ubuntu Mono"/>
          <w:color w:val="000000"/>
          <w:sz w:val="16"/>
          <w:shd w:val="clear" w:color="auto" w:fill="E0E0E0"/>
        </w:rPr>
        <w:br/>
        <w:t xml:space="preserve">                  &lt;/xsd:analyticAttributes&gt;</w:t>
      </w:r>
      <w:r>
        <w:rPr>
          <w:rFonts w:ascii="Ubuntu Mono" w:hAnsi="Ubuntu Mono"/>
          <w:color w:val="000000"/>
          <w:sz w:val="16"/>
          <w:shd w:val="clear" w:color="auto" w:fill="E0E0E0"/>
        </w:rPr>
        <w:br/>
        <w:t xml:space="preserve">                  &lt;xsd:creditSumma&gt;</w:t>
      </w:r>
      <w:r>
        <w:rPr>
          <w:rFonts w:ascii="Ubuntu Mono" w:hAnsi="Ubuntu Mono"/>
          <w:color w:val="000000"/>
          <w:sz w:val="16"/>
          <w:shd w:val="clear" w:color="auto" w:fill="E0E0E0"/>
        </w:rPr>
        <w:br/>
        <w:t xml:space="preserve">                     &lt;xsd:currency&gt;USD&lt;/xsd:currency&gt;</w:t>
      </w:r>
      <w:r>
        <w:rPr>
          <w:rFonts w:ascii="Ubuntu Mono" w:hAnsi="Ubuntu Mono"/>
          <w:color w:val="000000"/>
          <w:sz w:val="16"/>
          <w:shd w:val="clear" w:color="auto" w:fill="E0E0E0"/>
        </w:rPr>
        <w:br/>
      </w:r>
      <w:r>
        <w:rPr>
          <w:rFonts w:ascii="Ubuntu Mono" w:hAnsi="Ubuntu Mono"/>
          <w:color w:val="000000"/>
          <w:sz w:val="16"/>
          <w:shd w:val="clear" w:color="auto" w:fill="E0E0E0"/>
        </w:rPr>
        <w:lastRenderedPageBreak/>
        <w:t xml:space="preserve">                     &lt;xsd:summa&gt;1000&lt;/xsd:summa&gt;</w:t>
      </w:r>
      <w:r>
        <w:rPr>
          <w:rFonts w:ascii="Ubuntu Mono" w:hAnsi="Ubuntu Mono"/>
          <w:color w:val="000000"/>
          <w:sz w:val="16"/>
          <w:shd w:val="clear" w:color="auto" w:fill="E0E0E0"/>
        </w:rPr>
        <w:br/>
        <w:t xml:space="preserve">            </w:t>
      </w:r>
      <w:r>
        <w:rPr>
          <w:rFonts w:ascii="Ubuntu Mono" w:hAnsi="Ubuntu Mono"/>
          <w:color w:val="000000"/>
          <w:sz w:val="16"/>
          <w:shd w:val="clear" w:color="auto" w:fill="E0E0E0"/>
        </w:rPr>
        <w:t xml:space="preserve">      &lt;/xsd:creditSumma&gt;</w:t>
      </w:r>
      <w:r>
        <w:rPr>
          <w:rFonts w:ascii="Ubuntu Mono" w:hAnsi="Ubuntu Mono"/>
          <w:color w:val="000000"/>
          <w:sz w:val="16"/>
          <w:shd w:val="clear" w:color="auto" w:fill="E0E0E0"/>
        </w:rPr>
        <w:br/>
        <w:t xml:space="preserve">                  &lt;xsd:debitAccountEntity&gt;</w:t>
      </w:r>
      <w:r>
        <w:rPr>
          <w:rFonts w:ascii="Ubuntu Mono" w:hAnsi="Ubuntu Mono"/>
          <w:color w:val="000000"/>
          <w:sz w:val="16"/>
          <w:shd w:val="clear" w:color="auto" w:fill="E0E0E0"/>
        </w:rPr>
        <w:br/>
        <w:t xml:space="preserve">                     &lt;xsd:accountIdSys&gt;99995&lt;/xsd:accountIdSys&gt;</w:t>
      </w:r>
      <w:r>
        <w:rPr>
          <w:rFonts w:ascii="Ubuntu Mono" w:hAnsi="Ubuntu Mono"/>
          <w:color w:val="000000"/>
          <w:sz w:val="16"/>
          <w:shd w:val="clear" w:color="auto" w:fill="E0E0E0"/>
        </w:rPr>
        <w:br/>
        <w:t xml:space="preserve">                     &lt;xsd:accountNum&gt;40817840901004025318&lt;/xsd:accountNum&gt;</w:t>
      </w:r>
      <w:r>
        <w:rPr>
          <w:rFonts w:ascii="Ubuntu Mono" w:hAnsi="Ubuntu Mono"/>
          <w:color w:val="000000"/>
          <w:sz w:val="16"/>
          <w:shd w:val="clear" w:color="auto" w:fill="E0E0E0"/>
        </w:rPr>
        <w:br/>
        <w:t xml:space="preserve">                     &lt;xsd:deptCode&gt;1056&lt;/xsd:dept</w:t>
      </w:r>
      <w:r>
        <w:rPr>
          <w:rFonts w:ascii="Ubuntu Mono" w:hAnsi="Ubuntu Mono"/>
          <w:color w:val="000000"/>
          <w:sz w:val="16"/>
          <w:shd w:val="clear" w:color="auto" w:fill="E0E0E0"/>
        </w:rPr>
        <w:t>Code&gt;</w:t>
      </w:r>
      <w:r>
        <w:rPr>
          <w:rFonts w:ascii="Ubuntu Mono" w:hAnsi="Ubuntu Mono"/>
          <w:color w:val="000000"/>
          <w:sz w:val="16"/>
          <w:shd w:val="clear" w:color="auto" w:fill="E0E0E0"/>
        </w:rPr>
        <w:br/>
        <w:t xml:space="preserve">                  &lt;/xsd:debitAccountEntity&gt;</w:t>
      </w:r>
      <w:r>
        <w:rPr>
          <w:rFonts w:ascii="Ubuntu Mono" w:hAnsi="Ubuntu Mono"/>
          <w:color w:val="000000"/>
          <w:sz w:val="16"/>
          <w:shd w:val="clear" w:color="auto" w:fill="E0E0E0"/>
        </w:rPr>
        <w:br/>
        <w:t xml:space="preserve">                  &lt;xsd:debitSumma&gt;</w:t>
      </w:r>
      <w:r>
        <w:rPr>
          <w:rFonts w:ascii="Ubuntu Mono" w:hAnsi="Ubuntu Mono"/>
          <w:color w:val="000000"/>
          <w:sz w:val="16"/>
          <w:shd w:val="clear" w:color="auto" w:fill="E0E0E0"/>
        </w:rPr>
        <w:br/>
        <w:t xml:space="preserve">                     &lt;xsd:currency&gt;USD&lt;/xsd:currency&gt;</w:t>
      </w:r>
      <w:r>
        <w:rPr>
          <w:rFonts w:ascii="Ubuntu Mono" w:hAnsi="Ubuntu Mono"/>
          <w:color w:val="000000"/>
          <w:sz w:val="16"/>
          <w:shd w:val="clear" w:color="auto" w:fill="E0E0E0"/>
        </w:rPr>
        <w:br/>
        <w:t xml:space="preserve">                     &lt;xsd:summa&gt;1000&lt;/xsd:summa&gt;</w:t>
      </w:r>
      <w:r>
        <w:rPr>
          <w:rFonts w:ascii="Ubuntu Mono" w:hAnsi="Ubuntu Mono"/>
          <w:color w:val="000000"/>
          <w:sz w:val="16"/>
          <w:shd w:val="clear" w:color="auto" w:fill="E0E0E0"/>
        </w:rPr>
        <w:br/>
        <w:t xml:space="preserve">                  &lt;/xsd:debitSumma&gt;</w:t>
      </w:r>
      <w:r>
        <w:rPr>
          <w:rFonts w:ascii="Ubuntu Mono" w:hAnsi="Ubuntu Mono"/>
          <w:color w:val="000000"/>
          <w:sz w:val="16"/>
          <w:shd w:val="clear" w:color="auto" w:fill="E0E0E0"/>
        </w:rPr>
        <w:br/>
        <w:t xml:space="preserve">                  &lt;xsd:descripti</w:t>
      </w:r>
      <w:r>
        <w:rPr>
          <w:rFonts w:ascii="Ubuntu Mono" w:hAnsi="Ubuntu Mono"/>
          <w:color w:val="000000"/>
          <w:sz w:val="16"/>
          <w:shd w:val="clear" w:color="auto" w:fill="E0E0E0"/>
        </w:rPr>
        <w:t>on&gt;Снятие наличных с банковского счета</w:t>
      </w:r>
      <w:r>
        <w:rPr>
          <w:rFonts w:ascii="Ubuntu Mono" w:hAnsi="Ubuntu Mono"/>
          <w:color w:val="000000"/>
          <w:sz w:val="16"/>
          <w:shd w:val="clear" w:color="auto" w:fill="E0E0E0"/>
        </w:rPr>
        <w:br/>
        <w:t>На основании: договор No 40817840901004025318&lt;/xsd:description&gt;</w:t>
      </w:r>
      <w:r>
        <w:rPr>
          <w:rFonts w:ascii="Ubuntu Mono" w:hAnsi="Ubuntu Mono"/>
          <w:color w:val="000000"/>
          <w:sz w:val="16"/>
          <w:shd w:val="clear" w:color="auto" w:fill="E0E0E0"/>
        </w:rPr>
        <w:br/>
        <w:t xml:space="preserve">                  &lt;xsd:docNumber&gt;129999&lt;/xsd:docNumber&gt;</w:t>
      </w:r>
      <w:r>
        <w:rPr>
          <w:rFonts w:ascii="Ubuntu Mono" w:hAnsi="Ubuntu Mono"/>
          <w:color w:val="000000"/>
          <w:sz w:val="16"/>
          <w:shd w:val="clear" w:color="auto" w:fill="E0E0E0"/>
        </w:rPr>
        <w:br/>
        <w:t xml:space="preserve">               &lt;/xsd:documents&gt;</w:t>
      </w:r>
      <w:r>
        <w:rPr>
          <w:rFonts w:ascii="Ubuntu Mono" w:hAnsi="Ubuntu Mono"/>
          <w:color w:val="000000"/>
          <w:sz w:val="16"/>
          <w:shd w:val="clear" w:color="auto" w:fill="E0E0E0"/>
        </w:rPr>
        <w:br/>
        <w:t xml:space="preserve">               &lt;xsd:login&gt;T5700&lt;/xsd:login&gt;</w:t>
      </w:r>
      <w:r>
        <w:rPr>
          <w:rFonts w:ascii="Ubuntu Mono" w:hAnsi="Ubuntu Mono"/>
          <w:color w:val="000000"/>
          <w:sz w:val="16"/>
          <w:shd w:val="clear" w:color="auto" w:fill="E0E0E0"/>
        </w:rPr>
        <w:br/>
        <w:t xml:space="preserve"> &lt;!--пока по текущей </w:t>
      </w:r>
      <w:r>
        <w:rPr>
          <w:rFonts w:ascii="Ubuntu Mono" w:hAnsi="Ubuntu Mono"/>
          <w:color w:val="000000"/>
          <w:sz w:val="16"/>
          <w:shd w:val="clear" w:color="auto" w:fill="E0E0E0"/>
        </w:rPr>
        <w:t>реализации - табельник в ТП, логин бисквита или логин в AD--&gt;</w:t>
      </w:r>
      <w:r>
        <w:rPr>
          <w:rFonts w:ascii="Ubuntu Mono" w:hAnsi="Ubuntu Mono"/>
          <w:color w:val="000000"/>
          <w:sz w:val="16"/>
          <w:shd w:val="clear" w:color="auto" w:fill="E0E0E0"/>
        </w:rPr>
        <w:br/>
        <w:t xml:space="preserve">               &lt;xsd:idSys&gt;99995&lt;/xsd:idSys&gt;</w:t>
      </w:r>
      <w:r>
        <w:rPr>
          <w:rFonts w:ascii="Ubuntu Mono" w:hAnsi="Ubuntu Mono"/>
          <w:color w:val="000000"/>
          <w:sz w:val="16"/>
          <w:shd w:val="clear" w:color="auto" w:fill="E0E0E0"/>
        </w:rPr>
        <w:br/>
        <w:t xml:space="preserve">               &lt;xsd:operJournalExtId&gt;SUBO_OperJournalExtId&lt;/xsd:operJournalExtId&gt;</w:t>
      </w:r>
      <w:r>
        <w:rPr>
          <w:rFonts w:ascii="Ubuntu Mono" w:hAnsi="Ubuntu Mono"/>
          <w:color w:val="000000"/>
          <w:sz w:val="16"/>
          <w:shd w:val="clear" w:color="auto" w:fill="E0E0E0"/>
        </w:rPr>
        <w:br/>
        <w:t xml:space="preserve">               &lt;xsd:operationCode&gt;1061&lt;/xsd:operationCode&gt;</w:t>
      </w:r>
      <w:r>
        <w:rPr>
          <w:rFonts w:ascii="Ubuntu Mono" w:hAnsi="Ubuntu Mono"/>
          <w:color w:val="000000"/>
          <w:sz w:val="16"/>
          <w:shd w:val="clear" w:color="auto" w:fill="E0E0E0"/>
        </w:rPr>
        <w:br/>
        <w:t xml:space="preserve">         </w:t>
      </w:r>
      <w:r>
        <w:rPr>
          <w:rFonts w:ascii="Ubuntu Mono" w:hAnsi="Ubuntu Mono"/>
          <w:color w:val="000000"/>
          <w:sz w:val="16"/>
          <w:shd w:val="clear" w:color="auto" w:fill="E0E0E0"/>
        </w:rPr>
        <w:t xml:space="preserve">      &lt;!--&lt;xsd:operationRegDate&gt;2020-01-17T10:00:00&lt;/xsd:operationRegDate&gt;--&gt;</w:t>
      </w:r>
      <w:r>
        <w:rPr>
          <w:rFonts w:ascii="Ubuntu Mono" w:hAnsi="Ubuntu Mono"/>
          <w:color w:val="000000"/>
          <w:sz w:val="16"/>
          <w:shd w:val="clear" w:color="auto" w:fill="E0E0E0"/>
        </w:rPr>
        <w:br/>
        <w:t xml:space="preserve">    &lt;!--нет необходимости передавать--&gt;</w:t>
      </w:r>
      <w:r>
        <w:rPr>
          <w:rFonts w:ascii="Ubuntu Mono" w:hAnsi="Ubuntu Mono"/>
          <w:color w:val="000000"/>
          <w:sz w:val="16"/>
          <w:shd w:val="clear" w:color="auto" w:fill="E0E0E0"/>
        </w:rPr>
        <w:br/>
        <w:t xml:space="preserve">            &lt;/xsd:operationEntity&gt;</w:t>
      </w:r>
      <w:r>
        <w:rPr>
          <w:rFonts w:ascii="Ubuntu Mono" w:hAnsi="Ubuntu Mono"/>
          <w:color w:val="000000"/>
          <w:sz w:val="16"/>
          <w:shd w:val="clear" w:color="auto" w:fill="E0E0E0"/>
        </w:rPr>
        <w:br/>
        <w:t xml:space="preserve">            &lt;xsd:requestInfo&gt;</w:t>
      </w:r>
      <w:r>
        <w:rPr>
          <w:rFonts w:ascii="Ubuntu Mono" w:hAnsi="Ubuntu Mono"/>
          <w:color w:val="000000"/>
          <w:sz w:val="16"/>
          <w:shd w:val="clear" w:color="auto" w:fill="E0E0E0"/>
        </w:rPr>
        <w:br/>
        <w:t xml:space="preserve">               &lt;xsd:messageId&gt;235684&lt;/xsd:messageId&gt;</w:t>
      </w:r>
      <w:r>
        <w:rPr>
          <w:rFonts w:ascii="Ubuntu Mono" w:hAnsi="Ubuntu Mono"/>
          <w:color w:val="000000"/>
          <w:sz w:val="16"/>
          <w:shd w:val="clear" w:color="auto" w:fill="E0E0E0"/>
        </w:rPr>
        <w:br/>
        <w:t xml:space="preserve">            &lt;/xsd:re</w:t>
      </w:r>
      <w:r>
        <w:rPr>
          <w:rFonts w:ascii="Ubuntu Mono" w:hAnsi="Ubuntu Mono"/>
          <w:color w:val="000000"/>
          <w:sz w:val="16"/>
          <w:shd w:val="clear" w:color="auto" w:fill="E0E0E0"/>
        </w:rPr>
        <w:t>questInfo&gt;</w:t>
      </w:r>
      <w:r>
        <w:rPr>
          <w:rFonts w:ascii="Ubuntu Mono" w:hAnsi="Ubuntu Mono"/>
          <w:color w:val="000000"/>
          <w:sz w:val="16"/>
          <w:shd w:val="clear" w:color="auto" w:fill="E0E0E0"/>
        </w:rPr>
        <w:br/>
        <w:t xml:space="preserve">         &lt;/jour:request&gt;</w:t>
      </w:r>
      <w:r>
        <w:rPr>
          <w:rFonts w:ascii="Ubuntu Mono" w:hAnsi="Ubuntu Mono"/>
          <w:color w:val="000000"/>
          <w:sz w:val="16"/>
          <w:shd w:val="clear" w:color="auto" w:fill="E0E0E0"/>
        </w:rPr>
        <w:br/>
        <w:t xml:space="preserve">      &lt;/jour:create&gt;</w:t>
      </w:r>
      <w:r>
        <w:rPr>
          <w:rFonts w:ascii="Ubuntu Mono" w:hAnsi="Ubuntu Mono"/>
          <w:color w:val="000000"/>
          <w:sz w:val="16"/>
          <w:shd w:val="clear" w:color="auto" w:fill="E0E0E0"/>
        </w:rPr>
        <w:br/>
        <w:t xml:space="preserve">   &lt;/soap:Body&gt;</w:t>
      </w:r>
      <w:r>
        <w:rPr>
          <w:rFonts w:ascii="Ubuntu Mono" w:hAnsi="Ubuntu Mono"/>
          <w:color w:val="000000"/>
          <w:sz w:val="16"/>
          <w:shd w:val="clear" w:color="auto" w:fill="E0E0E0"/>
        </w:rPr>
        <w:br/>
        <w:t>&lt;/soap:Envelope&gt;</w:t>
      </w:r>
    </w:p>
    <w:p w14:paraId="06E07B3C" w14:textId="77777777" w:rsidR="003D271F" w:rsidRDefault="00406DFC">
      <w:pPr>
        <w:spacing w:before="415" w:after="0" w:line="240" w:lineRule="auto"/>
      </w:pPr>
      <w:bookmarkStart w:id="1924" w:name="d5e2789"/>
      <w:bookmarkStart w:id="1925" w:name="d5e2103"/>
      <w:bookmarkEnd w:id="1921"/>
      <w:bookmarkEnd w:id="1922"/>
      <w:r>
        <w:rPr>
          <w:rFonts w:ascii="Arial" w:hAnsi="Arial"/>
          <w:b/>
          <w:color w:val="000000"/>
          <w:sz w:val="41"/>
        </w:rPr>
        <w:t>Примеры запросов в УСБС</w:t>
      </w:r>
    </w:p>
    <w:bookmarkEnd w:id="1924"/>
    <w:bookmarkEnd w:id="1925"/>
    <w:p w14:paraId="6CE46E48" w14:textId="77777777" w:rsidR="003D271F" w:rsidRDefault="00406DFC">
      <w:pPr>
        <w:spacing w:before="200" w:after="0" w:line="240" w:lineRule="auto"/>
      </w:pPr>
      <w:r>
        <w:rPr>
          <w:rFonts w:ascii="Times New Roman" w:hAnsi="Times New Roman"/>
          <w:color w:val="000000"/>
          <w:sz w:val="20"/>
        </w:rPr>
        <w:t>Приведены примеры запросов CheckForDebit (проверка счета на возможность списания денежных средств), hold (резервирование денежных средств на с</w:t>
      </w:r>
      <w:r>
        <w:rPr>
          <w:rFonts w:ascii="Times New Roman" w:hAnsi="Times New Roman"/>
          <w:color w:val="000000"/>
          <w:sz w:val="20"/>
        </w:rPr>
        <w:t>чете списания) и post (списание зарезервированных на счете денежных средств) в УСБС:</w:t>
      </w:r>
    </w:p>
    <w:p w14:paraId="1267B6EC" w14:textId="77777777" w:rsidR="003D271F" w:rsidRPr="00D5724D" w:rsidRDefault="00406DFC">
      <w:pPr>
        <w:shd w:val="clear" w:color="auto" w:fill="E0E0E0"/>
        <w:spacing w:before="160" w:after="0" w:line="240" w:lineRule="auto"/>
        <w:rPr>
          <w:lang w:val="en-US"/>
        </w:rPr>
      </w:pPr>
      <w:bookmarkStart w:id="1926" w:name="d5e2792"/>
      <w:bookmarkStart w:id="1927" w:name="d5e2106"/>
      <w:r w:rsidRPr="00D5724D">
        <w:rPr>
          <w:rFonts w:ascii="Ubuntu Mono" w:hAnsi="Ubuntu Mono"/>
          <w:color w:val="000000"/>
          <w:sz w:val="16"/>
          <w:shd w:val="clear" w:color="auto" w:fill="E0E0E0"/>
          <w:lang w:val="en-US"/>
        </w:rPr>
        <w:t>&lt;?xml version="1.0" encoding="UTF-8"?&gt;</w:t>
      </w:r>
      <w:r w:rsidRPr="00D5724D">
        <w:rPr>
          <w:rFonts w:ascii="Ubuntu Mono" w:hAnsi="Ubuntu Mono"/>
          <w:color w:val="000000"/>
          <w:sz w:val="16"/>
          <w:shd w:val="clear" w:color="auto" w:fill="E0E0E0"/>
          <w:lang w:val="en-US"/>
        </w:rPr>
        <w:br/>
        <w:t>&lt;v1:checkForDebitRequestMsg xmlns:v1="http://www.vtb24.ru/IT/ULBS/TRSFinOperationTypes/v1.0"&gt;</w:t>
      </w:r>
      <w:r w:rsidRPr="00D5724D">
        <w:rPr>
          <w:rFonts w:ascii="Ubuntu Mono" w:hAnsi="Ubuntu Mono"/>
          <w:color w:val="000000"/>
          <w:sz w:val="16"/>
          <w:shd w:val="clear" w:color="auto" w:fill="E0E0E0"/>
          <w:lang w:val="en-US"/>
        </w:rPr>
        <w:br/>
        <w:t xml:space="preserve">  &lt;v1:messageInfo&gt;</w:t>
      </w:r>
      <w:r w:rsidRPr="00D5724D">
        <w:rPr>
          <w:rFonts w:ascii="Ubuntu Mono" w:hAnsi="Ubuntu Mono"/>
          <w:color w:val="000000"/>
          <w:sz w:val="16"/>
          <w:shd w:val="clear" w:color="auto" w:fill="E0E0E0"/>
          <w:lang w:val="en-US"/>
        </w:rPr>
        <w:br/>
        <w:t xml:space="preserve">    &lt;v1:messageId&gt;2</w:t>
      </w:r>
      <w:r w:rsidRPr="00D5724D">
        <w:rPr>
          <w:rFonts w:ascii="Ubuntu Mono" w:hAnsi="Ubuntu Mono"/>
          <w:color w:val="000000"/>
          <w:sz w:val="16"/>
          <w:shd w:val="clear" w:color="auto" w:fill="E0E0E0"/>
          <w:lang w:val="en-US"/>
        </w:rPr>
        <w:t>47067&lt;/v1:messageId&gt;</w:t>
      </w:r>
      <w:r w:rsidRPr="00D5724D">
        <w:rPr>
          <w:rFonts w:ascii="Ubuntu Mono" w:hAnsi="Ubuntu Mono"/>
          <w:color w:val="000000"/>
          <w:sz w:val="16"/>
          <w:shd w:val="clear" w:color="auto" w:fill="E0E0E0"/>
          <w:lang w:val="en-US"/>
        </w:rPr>
        <w:br/>
        <w:t xml:space="preserve">    &lt;v1:messageDate&gt;2021-06-17T21:10:52.000+03:00&lt;/v1:messageDate&gt;</w:t>
      </w:r>
      <w:r w:rsidRPr="00D5724D">
        <w:rPr>
          <w:rFonts w:ascii="Ubuntu Mono" w:hAnsi="Ubuntu Mono"/>
          <w:color w:val="000000"/>
          <w:sz w:val="16"/>
          <w:shd w:val="clear" w:color="auto" w:fill="E0E0E0"/>
          <w:lang w:val="en-US"/>
        </w:rPr>
        <w:br/>
        <w:t xml:space="preserve">    &lt;v1:sourceSystem&gt;</w:t>
      </w:r>
      <w:r w:rsidRPr="00D5724D">
        <w:rPr>
          <w:rFonts w:ascii="Ubuntu Mono" w:hAnsi="Ubuntu Mono"/>
          <w:color w:val="000000"/>
          <w:sz w:val="16"/>
          <w:shd w:val="clear" w:color="auto" w:fill="E0E0E0"/>
          <w:lang w:val="en-US"/>
        </w:rPr>
        <w:br/>
        <w:t xml:space="preserve">      &lt;v1:instanceId&gt;FTS&lt;/v1:instanceId</w:t>
      </w:r>
      <w:r w:rsidRPr="00D5724D">
        <w:rPr>
          <w:rFonts w:ascii="Ubuntu Mono" w:hAnsi="Ubuntu Mono"/>
          <w:color w:val="000000"/>
          <w:sz w:val="16"/>
          <w:shd w:val="clear" w:color="auto" w:fill="E0E0E0"/>
          <w:lang w:val="en-US"/>
        </w:rPr>
        <w:br/>
        <w:t xml:space="preserve">    &lt;/v1:sourceSystem&gt;</w:t>
      </w:r>
      <w:r w:rsidRPr="00D5724D">
        <w:rPr>
          <w:rFonts w:ascii="Ubuntu Mono" w:hAnsi="Ubuntu Mono"/>
          <w:color w:val="000000"/>
          <w:sz w:val="16"/>
          <w:shd w:val="clear" w:color="auto" w:fill="E0E0E0"/>
          <w:lang w:val="en-US"/>
        </w:rPr>
        <w:br/>
        <w:t xml:space="preserve">    &lt;v1:targetSystems&gt;</w:t>
      </w:r>
      <w:r w:rsidRPr="00D5724D">
        <w:rPr>
          <w:rFonts w:ascii="Ubuntu Mono" w:hAnsi="Ubuntu Mono"/>
          <w:color w:val="000000"/>
          <w:sz w:val="16"/>
          <w:shd w:val="clear" w:color="auto" w:fill="E0E0E0"/>
          <w:lang w:val="en-US"/>
        </w:rPr>
        <w:br/>
        <w:t xml:space="preserve">      &lt;v1:targetSystem&gt;</w:t>
      </w:r>
      <w:r w:rsidRPr="00D5724D">
        <w:rPr>
          <w:rFonts w:ascii="Ubuntu Mono" w:hAnsi="Ubuntu Mono"/>
          <w:color w:val="000000"/>
          <w:sz w:val="16"/>
          <w:shd w:val="clear" w:color="auto" w:fill="E0E0E0"/>
          <w:lang w:val="en-US"/>
        </w:rPr>
        <w:br/>
        <w:t xml:space="preserve">        &lt;v1:instanceId&gt;ULBS&lt;/v1:inst</w:t>
      </w:r>
      <w:r w:rsidRPr="00D5724D">
        <w:rPr>
          <w:rFonts w:ascii="Ubuntu Mono" w:hAnsi="Ubuntu Mono"/>
          <w:color w:val="000000"/>
          <w:sz w:val="16"/>
          <w:shd w:val="clear" w:color="auto" w:fill="E0E0E0"/>
          <w:lang w:val="en-US"/>
        </w:rPr>
        <w:t>anceId&gt;</w:t>
      </w:r>
      <w:r w:rsidRPr="00D5724D">
        <w:rPr>
          <w:rFonts w:ascii="Ubuntu Mono" w:hAnsi="Ubuntu Mono"/>
          <w:color w:val="000000"/>
          <w:sz w:val="16"/>
          <w:shd w:val="clear" w:color="auto" w:fill="E0E0E0"/>
          <w:lang w:val="en-US"/>
        </w:rPr>
        <w:br/>
        <w:t xml:space="preserve">      &lt;/v1:targetSystem&gt;</w:t>
      </w:r>
      <w:r w:rsidRPr="00D5724D">
        <w:rPr>
          <w:rFonts w:ascii="Ubuntu Mono" w:hAnsi="Ubuntu Mono"/>
          <w:color w:val="000000"/>
          <w:sz w:val="16"/>
          <w:shd w:val="clear" w:color="auto" w:fill="E0E0E0"/>
          <w:lang w:val="en-US"/>
        </w:rPr>
        <w:br/>
        <w:t xml:space="preserve">    &lt;/v1:targetSystems&gt;</w:t>
      </w:r>
      <w:r w:rsidRPr="00D5724D">
        <w:rPr>
          <w:rFonts w:ascii="Ubuntu Mono" w:hAnsi="Ubuntu Mono"/>
          <w:color w:val="000000"/>
          <w:sz w:val="16"/>
          <w:shd w:val="clear" w:color="auto" w:fill="E0E0E0"/>
          <w:lang w:val="en-US"/>
        </w:rPr>
        <w:br/>
        <w:t xml:space="preserve">  &lt;/v1:messageInfo&gt;</w:t>
      </w:r>
      <w:r w:rsidRPr="00D5724D">
        <w:rPr>
          <w:rFonts w:ascii="Ubuntu Mono" w:hAnsi="Ubuntu Mono"/>
          <w:color w:val="000000"/>
          <w:sz w:val="16"/>
          <w:shd w:val="clear" w:color="auto" w:fill="E0E0E0"/>
          <w:lang w:val="en-US"/>
        </w:rPr>
        <w:br/>
        <w:t xml:space="preserve">  &lt;v1:checkForDebitRequest&gt;</w:t>
      </w:r>
      <w:r w:rsidRPr="00D5724D">
        <w:rPr>
          <w:rFonts w:ascii="Ubuntu Mono" w:hAnsi="Ubuntu Mono"/>
          <w:color w:val="000000"/>
          <w:sz w:val="16"/>
          <w:shd w:val="clear" w:color="auto" w:fill="E0E0E0"/>
          <w:lang w:val="en-US"/>
        </w:rPr>
        <w:br/>
        <w:t xml:space="preserve">    &lt;v1:operationID&gt;SUBO_OperJournalExtId&lt;/v1:operationID&gt;                                                                     </w:t>
      </w:r>
      <w:r w:rsidRPr="00D5724D">
        <w:rPr>
          <w:rFonts w:ascii="Ubuntu Mono" w:hAnsi="Ubuntu Mono"/>
          <w:color w:val="000000"/>
          <w:sz w:val="16"/>
          <w:shd w:val="clear" w:color="auto" w:fill="E0E0E0"/>
          <w:lang w:val="en-US"/>
        </w:rPr>
        <w:br/>
        <w:t xml:space="preserve">    &lt;v1:objectExecuteSy</w:t>
      </w:r>
      <w:r w:rsidRPr="00D5724D">
        <w:rPr>
          <w:rFonts w:ascii="Ubuntu Mono" w:hAnsi="Ubuntu Mono"/>
          <w:color w:val="000000"/>
          <w:sz w:val="16"/>
          <w:shd w:val="clear" w:color="auto" w:fill="E0E0E0"/>
          <w:lang w:val="en-US"/>
        </w:rPr>
        <w:t xml:space="preserve">stemID&gt;99995&lt;/v1:objectExecuteSystemID&gt;                                                                     </w:t>
      </w:r>
      <w:r w:rsidRPr="00D5724D">
        <w:rPr>
          <w:rFonts w:ascii="Ubuntu Mono" w:hAnsi="Ubuntu Mono"/>
          <w:color w:val="000000"/>
          <w:sz w:val="16"/>
          <w:shd w:val="clear" w:color="auto" w:fill="E0E0E0"/>
          <w:lang w:val="en-US"/>
        </w:rPr>
        <w:br/>
        <w:t xml:space="preserve">    &lt;v1:bankOperationCode&gt;711110-00&lt;/v1:bankOperationCode&gt;                                                                     </w:t>
      </w:r>
      <w:r w:rsidRPr="00D5724D">
        <w:rPr>
          <w:rFonts w:ascii="Ubuntu Mono" w:hAnsi="Ubuntu Mono"/>
          <w:color w:val="000000"/>
          <w:sz w:val="16"/>
          <w:shd w:val="clear" w:color="auto" w:fill="E0E0E0"/>
          <w:lang w:val="en-US"/>
        </w:rPr>
        <w:br/>
        <w:t xml:space="preserve">    &lt;v1:operationDe</w:t>
      </w:r>
      <w:r w:rsidRPr="00D5724D">
        <w:rPr>
          <w:rFonts w:ascii="Ubuntu Mono" w:hAnsi="Ubuntu Mono"/>
          <w:color w:val="000000"/>
          <w:sz w:val="16"/>
          <w:shd w:val="clear" w:color="auto" w:fill="E0E0E0"/>
          <w:lang w:val="en-US"/>
        </w:rPr>
        <w:t>tail&gt;</w:t>
      </w:r>
      <w:r w:rsidRPr="00D5724D">
        <w:rPr>
          <w:rFonts w:ascii="Ubuntu Mono" w:hAnsi="Ubuntu Mono"/>
          <w:color w:val="000000"/>
          <w:sz w:val="16"/>
          <w:shd w:val="clear" w:color="auto" w:fill="E0E0E0"/>
          <w:lang w:val="en-US"/>
        </w:rPr>
        <w:br/>
        <w:t xml:space="preserve">      &lt;v1:isCredentialsOperation&gt;false&lt;/v1:isCredentialsOperation&gt;</w:t>
      </w:r>
      <w:r w:rsidRPr="00D5724D">
        <w:rPr>
          <w:rFonts w:ascii="Ubuntu Mono" w:hAnsi="Ubuntu Mono"/>
          <w:color w:val="000000"/>
          <w:sz w:val="16"/>
          <w:shd w:val="clear" w:color="auto" w:fill="E0E0E0"/>
          <w:lang w:val="en-US"/>
        </w:rPr>
        <w:br/>
        <w:t xml:space="preserve">    &lt;/v1:operationDetail&gt;</w:t>
      </w:r>
      <w:r w:rsidRPr="00D5724D">
        <w:rPr>
          <w:rFonts w:ascii="Ubuntu Mono" w:hAnsi="Ubuntu Mono"/>
          <w:color w:val="000000"/>
          <w:sz w:val="16"/>
          <w:shd w:val="clear" w:color="auto" w:fill="E0E0E0"/>
          <w:lang w:val="en-US"/>
        </w:rPr>
        <w:br/>
        <w:t xml:space="preserve">    &lt;v1:accInfo&gt;</w:t>
      </w:r>
      <w:r w:rsidRPr="00D5724D">
        <w:rPr>
          <w:rFonts w:ascii="Ubuntu Mono" w:hAnsi="Ubuntu Mono"/>
          <w:color w:val="000000"/>
          <w:sz w:val="16"/>
          <w:shd w:val="clear" w:color="auto" w:fill="E0E0E0"/>
          <w:lang w:val="en-US"/>
        </w:rPr>
        <w:br/>
        <w:t xml:space="preserve">      &lt;v1:accOwnerSystemId&gt;99995&lt;/v1:accOwnerSystemId&gt; </w:t>
      </w:r>
      <w:r w:rsidRPr="00D5724D">
        <w:rPr>
          <w:rFonts w:ascii="Ubuntu Mono" w:hAnsi="Ubuntu Mono"/>
          <w:color w:val="000000"/>
          <w:sz w:val="16"/>
          <w:shd w:val="clear" w:color="auto" w:fill="E0E0E0"/>
          <w:lang w:val="en-US"/>
        </w:rPr>
        <w:br/>
        <w:t xml:space="preserve">      &lt;v1:objectType&gt;0&lt;/v1:objectType&gt;</w:t>
      </w:r>
      <w:r w:rsidRPr="00D5724D">
        <w:rPr>
          <w:rFonts w:ascii="Ubuntu Mono" w:hAnsi="Ubuntu Mono"/>
          <w:color w:val="000000"/>
          <w:sz w:val="16"/>
          <w:shd w:val="clear" w:color="auto" w:fill="E0E0E0"/>
          <w:lang w:val="en-US"/>
        </w:rPr>
        <w:br/>
        <w:t xml:space="preserve">      &lt;v1:internalPayment&gt;</w:t>
      </w:r>
      <w:r w:rsidRPr="00D5724D">
        <w:rPr>
          <w:rFonts w:ascii="Ubuntu Mono" w:hAnsi="Ubuntu Mono"/>
          <w:color w:val="000000"/>
          <w:sz w:val="16"/>
          <w:shd w:val="clear" w:color="auto" w:fill="E0E0E0"/>
          <w:lang w:val="en-US"/>
        </w:rPr>
        <w:br/>
        <w:t xml:space="preserve">        &lt;v1:accoun</w:t>
      </w:r>
      <w:r w:rsidRPr="00D5724D">
        <w:rPr>
          <w:rFonts w:ascii="Ubuntu Mono" w:hAnsi="Ubuntu Mono"/>
          <w:color w:val="000000"/>
          <w:sz w:val="16"/>
          <w:shd w:val="clear" w:color="auto" w:fill="E0E0E0"/>
          <w:lang w:val="en-US"/>
        </w:rPr>
        <w:t xml:space="preserve">tNumber&gt;40817810901004025318&lt;/v1:accountNumber&gt; </w:t>
      </w:r>
      <w:r w:rsidRPr="00D5724D">
        <w:rPr>
          <w:rFonts w:ascii="Ubuntu Mono" w:hAnsi="Ubuntu Mono"/>
          <w:color w:val="000000"/>
          <w:sz w:val="16"/>
          <w:shd w:val="clear" w:color="auto" w:fill="E0E0E0"/>
          <w:lang w:val="en-US"/>
        </w:rPr>
        <w:br/>
        <w:t xml:space="preserve">        &lt;v1:BIC&gt;040813713&lt;/v1:BIC&gt; </w:t>
      </w:r>
      <w:r w:rsidRPr="00D5724D">
        <w:rPr>
          <w:rFonts w:ascii="Ubuntu Mono" w:hAnsi="Ubuntu Mono"/>
          <w:color w:val="000000"/>
          <w:sz w:val="16"/>
          <w:shd w:val="clear" w:color="auto" w:fill="E0E0E0"/>
          <w:lang w:val="en-US"/>
        </w:rPr>
        <w:br/>
        <w:t xml:space="preserve">      &lt;/v1:internalPayment&gt;</w:t>
      </w:r>
      <w:r w:rsidRPr="00D5724D">
        <w:rPr>
          <w:rFonts w:ascii="Ubuntu Mono" w:hAnsi="Ubuntu Mono"/>
          <w:color w:val="000000"/>
          <w:sz w:val="16"/>
          <w:shd w:val="clear" w:color="auto" w:fill="E0E0E0"/>
          <w:lang w:val="en-US"/>
        </w:rPr>
        <w:br/>
        <w:t xml:space="preserve">    &lt;/v1:accInfo&gt;</w:t>
      </w:r>
      <w:r w:rsidRPr="00D5724D">
        <w:rPr>
          <w:rFonts w:ascii="Ubuntu Mono" w:hAnsi="Ubuntu Mono"/>
          <w:color w:val="000000"/>
          <w:sz w:val="16"/>
          <w:shd w:val="clear" w:color="auto" w:fill="E0E0E0"/>
          <w:lang w:val="en-US"/>
        </w:rPr>
        <w:br/>
        <w:t xml:space="preserve">    &lt;v1:finDetail&gt;</w:t>
      </w:r>
      <w:r w:rsidRPr="00D5724D">
        <w:rPr>
          <w:rFonts w:ascii="Ubuntu Mono" w:hAnsi="Ubuntu Mono"/>
          <w:color w:val="000000"/>
          <w:sz w:val="16"/>
          <w:shd w:val="clear" w:color="auto" w:fill="E0E0E0"/>
          <w:lang w:val="en-US"/>
        </w:rPr>
        <w:br/>
        <w:t xml:space="preserve">      &lt;v1:amount&gt;100020&lt;/v1:amount&gt; </w:t>
      </w:r>
      <w:r w:rsidRPr="00D5724D">
        <w:rPr>
          <w:rFonts w:ascii="Ubuntu Mono" w:hAnsi="Ubuntu Mono"/>
          <w:color w:val="000000"/>
          <w:sz w:val="16"/>
          <w:shd w:val="clear" w:color="auto" w:fill="E0E0E0"/>
          <w:lang w:val="en-US"/>
        </w:rPr>
        <w:br/>
        <w:t xml:space="preserve">      &lt;v1:currency&gt;RUB&lt;/v1:currency&gt;</w:t>
      </w:r>
      <w:r w:rsidRPr="00D5724D">
        <w:rPr>
          <w:rFonts w:ascii="Ubuntu Mono" w:hAnsi="Ubuntu Mono"/>
          <w:color w:val="000000"/>
          <w:sz w:val="16"/>
          <w:shd w:val="clear" w:color="auto" w:fill="E0E0E0"/>
          <w:lang w:val="en-US"/>
        </w:rPr>
        <w:br/>
        <w:t xml:space="preserve">    &lt;/v1:finDetail&gt;</w:t>
      </w:r>
      <w:r w:rsidRPr="00D5724D">
        <w:rPr>
          <w:rFonts w:ascii="Ubuntu Mono" w:hAnsi="Ubuntu Mono"/>
          <w:color w:val="000000"/>
          <w:sz w:val="16"/>
          <w:shd w:val="clear" w:color="auto" w:fill="E0E0E0"/>
          <w:lang w:val="en-US"/>
        </w:rPr>
        <w:br/>
        <w:t xml:space="preserve">    &lt;v1:paym</w:t>
      </w:r>
      <w:r w:rsidRPr="00D5724D">
        <w:rPr>
          <w:rFonts w:ascii="Ubuntu Mono" w:hAnsi="Ubuntu Mono"/>
          <w:color w:val="000000"/>
          <w:sz w:val="16"/>
          <w:shd w:val="clear" w:color="auto" w:fill="E0E0E0"/>
          <w:lang w:val="en-US"/>
        </w:rPr>
        <w:t>entDescription&gt;</w:t>
      </w:r>
      <w:r>
        <w:rPr>
          <w:rFonts w:ascii="Ubuntu Mono" w:hAnsi="Ubuntu Mono"/>
          <w:color w:val="000000"/>
          <w:sz w:val="16"/>
          <w:shd w:val="clear" w:color="auto" w:fill="E0E0E0"/>
        </w:rPr>
        <w:t>Снятие</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наличных</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с</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банковского</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счета</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На</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основании</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договор</w:t>
      </w:r>
      <w:r w:rsidRPr="00D5724D">
        <w:rPr>
          <w:rFonts w:ascii="Ubuntu Mono" w:hAnsi="Ubuntu Mono"/>
          <w:color w:val="000000"/>
          <w:sz w:val="16"/>
          <w:shd w:val="clear" w:color="auto" w:fill="E0E0E0"/>
          <w:lang w:val="en-US"/>
        </w:rPr>
        <w:t xml:space="preserve"> No 40817810901004025318&lt;/v1:paymentDescription&gt;</w:t>
      </w:r>
      <w:r w:rsidRPr="00D5724D">
        <w:rPr>
          <w:rFonts w:ascii="Ubuntu Mono" w:hAnsi="Ubuntu Mono"/>
          <w:color w:val="000000"/>
          <w:sz w:val="16"/>
          <w:shd w:val="clear" w:color="auto" w:fill="E0E0E0"/>
          <w:lang w:val="en-US"/>
        </w:rPr>
        <w:br/>
        <w:t xml:space="preserve">    &lt;v1:operationDateTime&gt;2021-06-17T21:10:49.000+03:00&lt;/v1:operationDateTime&gt;</w:t>
      </w:r>
      <w:r w:rsidRPr="00D5724D">
        <w:rPr>
          <w:rFonts w:ascii="Ubuntu Mono" w:hAnsi="Ubuntu Mono"/>
          <w:color w:val="000000"/>
          <w:sz w:val="16"/>
          <w:shd w:val="clear" w:color="auto" w:fill="E0E0E0"/>
          <w:lang w:val="en-US"/>
        </w:rPr>
        <w:br/>
        <w:t xml:space="preserve">    &lt;v1:operationChannel&gt;</w:t>
      </w:r>
      <w:r w:rsidRPr="00D5724D">
        <w:rPr>
          <w:rFonts w:ascii="Ubuntu Mono" w:hAnsi="Ubuntu Mono"/>
          <w:color w:val="000000"/>
          <w:sz w:val="16"/>
          <w:shd w:val="clear" w:color="auto" w:fill="E0E0E0"/>
          <w:lang w:val="en-US"/>
        </w:rPr>
        <w:br/>
        <w:t xml:space="preserve">      &lt;v1:channel&gt;2&lt;/v1:channe</w:t>
      </w:r>
      <w:r w:rsidRPr="00D5724D">
        <w:rPr>
          <w:rFonts w:ascii="Ubuntu Mono" w:hAnsi="Ubuntu Mono"/>
          <w:color w:val="000000"/>
          <w:sz w:val="16"/>
          <w:shd w:val="clear" w:color="auto" w:fill="E0E0E0"/>
          <w:lang w:val="en-US"/>
        </w:rPr>
        <w:t>l&gt;</w:t>
      </w:r>
      <w:r w:rsidRPr="00D5724D">
        <w:rPr>
          <w:rFonts w:ascii="Ubuntu Mono" w:hAnsi="Ubuntu Mono"/>
          <w:color w:val="000000"/>
          <w:sz w:val="16"/>
          <w:shd w:val="clear" w:color="auto" w:fill="E0E0E0"/>
          <w:lang w:val="en-US"/>
        </w:rPr>
        <w:br/>
        <w:t xml:space="preserve">    &lt;/v1:operationChannel&gt;</w:t>
      </w:r>
      <w:r w:rsidRPr="00D5724D">
        <w:rPr>
          <w:rFonts w:ascii="Ubuntu Mono" w:hAnsi="Ubuntu Mono"/>
          <w:color w:val="000000"/>
          <w:sz w:val="16"/>
          <w:shd w:val="clear" w:color="auto" w:fill="E0E0E0"/>
          <w:lang w:val="en-US"/>
        </w:rPr>
        <w:br/>
        <w:t xml:space="preserve">    &lt;v1:branchCode&gt;5700&lt;/v1:branchCode&gt;</w:t>
      </w:r>
      <w:r w:rsidRPr="00D5724D">
        <w:rPr>
          <w:rFonts w:ascii="Ubuntu Mono" w:hAnsi="Ubuntu Mono"/>
          <w:color w:val="000000"/>
          <w:sz w:val="16"/>
          <w:shd w:val="clear" w:color="auto" w:fill="E0E0E0"/>
          <w:lang w:val="en-US"/>
        </w:rPr>
        <w:br/>
        <w:t xml:space="preserve">  &lt;/v1:checkForDebitRequest&gt;</w:t>
      </w:r>
      <w:r w:rsidRPr="00D5724D">
        <w:rPr>
          <w:rFonts w:ascii="Ubuntu Mono" w:hAnsi="Ubuntu Mono"/>
          <w:color w:val="000000"/>
          <w:sz w:val="16"/>
          <w:shd w:val="clear" w:color="auto" w:fill="E0E0E0"/>
          <w:lang w:val="en-US"/>
        </w:rPr>
        <w:br/>
        <w:t>&lt;/v1:checkForDebitRequestMsg&gt;</w:t>
      </w:r>
    </w:p>
    <w:p w14:paraId="2FE12B77" w14:textId="77777777" w:rsidR="003D271F" w:rsidRPr="00D5724D" w:rsidRDefault="00406DFC">
      <w:pPr>
        <w:shd w:val="clear" w:color="auto" w:fill="E0E0E0"/>
        <w:spacing w:before="160" w:after="0" w:line="240" w:lineRule="auto"/>
        <w:rPr>
          <w:lang w:val="en-US"/>
        </w:rPr>
      </w:pPr>
      <w:bookmarkStart w:id="1928" w:name="d5e2793"/>
      <w:bookmarkStart w:id="1929" w:name="d5e2107"/>
      <w:bookmarkEnd w:id="1926"/>
      <w:bookmarkEnd w:id="1927"/>
      <w:r w:rsidRPr="00D5724D">
        <w:rPr>
          <w:rFonts w:ascii="Ubuntu Mono" w:hAnsi="Ubuntu Mono"/>
          <w:color w:val="000000"/>
          <w:sz w:val="16"/>
          <w:shd w:val="clear" w:color="auto" w:fill="E0E0E0"/>
          <w:lang w:val="en-US"/>
        </w:rPr>
        <w:t>&lt;?xml version="1.0" encoding="UTF-8"?&gt;</w:t>
      </w:r>
      <w:r w:rsidRPr="00D5724D">
        <w:rPr>
          <w:rFonts w:ascii="Ubuntu Mono" w:hAnsi="Ubuntu Mono"/>
          <w:color w:val="000000"/>
          <w:sz w:val="16"/>
          <w:shd w:val="clear" w:color="auto" w:fill="E0E0E0"/>
          <w:lang w:val="en-US"/>
        </w:rPr>
        <w:br/>
        <w:t>&lt;v1:holdRequestMsg xmlns:v1="http://www.vtb24.ru/IT/ULBS/TRSFinOperationTypes/v1.0"&gt;</w:t>
      </w:r>
      <w:r w:rsidRPr="00D5724D">
        <w:rPr>
          <w:rFonts w:ascii="Ubuntu Mono" w:hAnsi="Ubuntu Mono"/>
          <w:color w:val="000000"/>
          <w:sz w:val="16"/>
          <w:shd w:val="clear" w:color="auto" w:fill="E0E0E0"/>
          <w:lang w:val="en-US"/>
        </w:rPr>
        <w:br/>
      </w:r>
      <w:r w:rsidRPr="00D5724D">
        <w:rPr>
          <w:rFonts w:ascii="Ubuntu Mono" w:hAnsi="Ubuntu Mono"/>
          <w:color w:val="000000"/>
          <w:sz w:val="16"/>
          <w:shd w:val="clear" w:color="auto" w:fill="E0E0E0"/>
          <w:lang w:val="en-US"/>
        </w:rPr>
        <w:lastRenderedPageBreak/>
        <w:t xml:space="preserve">  &lt;</w:t>
      </w:r>
      <w:r w:rsidRPr="00D5724D">
        <w:rPr>
          <w:rFonts w:ascii="Ubuntu Mono" w:hAnsi="Ubuntu Mono"/>
          <w:color w:val="000000"/>
          <w:sz w:val="16"/>
          <w:shd w:val="clear" w:color="auto" w:fill="E0E0E0"/>
          <w:lang w:val="en-US"/>
        </w:rPr>
        <w:t>v1:messageInfo&gt;</w:t>
      </w:r>
      <w:r w:rsidRPr="00D5724D">
        <w:rPr>
          <w:rFonts w:ascii="Ubuntu Mono" w:hAnsi="Ubuntu Mono"/>
          <w:color w:val="000000"/>
          <w:sz w:val="16"/>
          <w:shd w:val="clear" w:color="auto" w:fill="E0E0E0"/>
          <w:lang w:val="en-US"/>
        </w:rPr>
        <w:br/>
        <w:t xml:space="preserve">    &lt;v1:messageId&gt;247069&lt;/v1:messageId&gt;</w:t>
      </w:r>
      <w:r w:rsidRPr="00D5724D">
        <w:rPr>
          <w:rFonts w:ascii="Ubuntu Mono" w:hAnsi="Ubuntu Mono"/>
          <w:color w:val="000000"/>
          <w:sz w:val="16"/>
          <w:shd w:val="clear" w:color="auto" w:fill="E0E0E0"/>
          <w:lang w:val="en-US"/>
        </w:rPr>
        <w:br/>
        <w:t xml:space="preserve">    &lt;v1:messageDate&gt;2021-06-17T21:13:56.000+03:00&lt;/v1:messageDate&gt;</w:t>
      </w:r>
      <w:r w:rsidRPr="00D5724D">
        <w:rPr>
          <w:rFonts w:ascii="Ubuntu Mono" w:hAnsi="Ubuntu Mono"/>
          <w:color w:val="000000"/>
          <w:sz w:val="16"/>
          <w:shd w:val="clear" w:color="auto" w:fill="E0E0E0"/>
          <w:lang w:val="en-US"/>
        </w:rPr>
        <w:br/>
        <w:t xml:space="preserve">    &lt;v1:sourceSystem&gt;</w:t>
      </w:r>
      <w:r w:rsidRPr="00D5724D">
        <w:rPr>
          <w:rFonts w:ascii="Ubuntu Mono" w:hAnsi="Ubuntu Mono"/>
          <w:color w:val="000000"/>
          <w:sz w:val="16"/>
          <w:shd w:val="clear" w:color="auto" w:fill="E0E0E0"/>
          <w:lang w:val="en-US"/>
        </w:rPr>
        <w:br/>
        <w:t xml:space="preserve">      &lt;v1:instanceId&gt;FTS&lt;/v1:instanceId&gt;</w:t>
      </w:r>
      <w:r w:rsidRPr="00D5724D">
        <w:rPr>
          <w:rFonts w:ascii="Ubuntu Mono" w:hAnsi="Ubuntu Mono"/>
          <w:color w:val="000000"/>
          <w:sz w:val="16"/>
          <w:shd w:val="clear" w:color="auto" w:fill="E0E0E0"/>
          <w:lang w:val="en-US"/>
        </w:rPr>
        <w:br/>
        <w:t xml:space="preserve">    &lt;/v1:sourceSystem&gt;</w:t>
      </w:r>
      <w:r w:rsidRPr="00D5724D">
        <w:rPr>
          <w:rFonts w:ascii="Ubuntu Mono" w:hAnsi="Ubuntu Mono"/>
          <w:color w:val="000000"/>
          <w:sz w:val="16"/>
          <w:shd w:val="clear" w:color="auto" w:fill="E0E0E0"/>
          <w:lang w:val="en-US"/>
        </w:rPr>
        <w:br/>
        <w:t xml:space="preserve">    &lt;v1:targetSystems&gt;</w:t>
      </w:r>
      <w:r w:rsidRPr="00D5724D">
        <w:rPr>
          <w:rFonts w:ascii="Ubuntu Mono" w:hAnsi="Ubuntu Mono"/>
          <w:color w:val="000000"/>
          <w:sz w:val="16"/>
          <w:shd w:val="clear" w:color="auto" w:fill="E0E0E0"/>
          <w:lang w:val="en-US"/>
        </w:rPr>
        <w:br/>
        <w:t xml:space="preserve">      &lt;v1:targetSystem&gt;</w:t>
      </w:r>
      <w:r w:rsidRPr="00D5724D">
        <w:rPr>
          <w:rFonts w:ascii="Ubuntu Mono" w:hAnsi="Ubuntu Mono"/>
          <w:color w:val="000000"/>
          <w:sz w:val="16"/>
          <w:shd w:val="clear" w:color="auto" w:fill="E0E0E0"/>
          <w:lang w:val="en-US"/>
        </w:rPr>
        <w:br/>
      </w:r>
      <w:r w:rsidRPr="00D5724D">
        <w:rPr>
          <w:rFonts w:ascii="Ubuntu Mono" w:hAnsi="Ubuntu Mono"/>
          <w:color w:val="000000"/>
          <w:sz w:val="16"/>
          <w:shd w:val="clear" w:color="auto" w:fill="E0E0E0"/>
          <w:lang w:val="en-US"/>
        </w:rPr>
        <w:t xml:space="preserve">        &lt;v1:instanceId&gt;ULBS&lt;/v1:instanceId&gt;</w:t>
      </w:r>
      <w:r w:rsidRPr="00D5724D">
        <w:rPr>
          <w:rFonts w:ascii="Ubuntu Mono" w:hAnsi="Ubuntu Mono"/>
          <w:color w:val="000000"/>
          <w:sz w:val="16"/>
          <w:shd w:val="clear" w:color="auto" w:fill="E0E0E0"/>
          <w:lang w:val="en-US"/>
        </w:rPr>
        <w:br/>
        <w:t xml:space="preserve">      &lt;/v1:targetSystem&gt;</w:t>
      </w:r>
      <w:r w:rsidRPr="00D5724D">
        <w:rPr>
          <w:rFonts w:ascii="Ubuntu Mono" w:hAnsi="Ubuntu Mono"/>
          <w:color w:val="000000"/>
          <w:sz w:val="16"/>
          <w:shd w:val="clear" w:color="auto" w:fill="E0E0E0"/>
          <w:lang w:val="en-US"/>
        </w:rPr>
        <w:br/>
        <w:t xml:space="preserve">    &lt;/v1:targetSystems&gt;</w:t>
      </w:r>
      <w:r w:rsidRPr="00D5724D">
        <w:rPr>
          <w:rFonts w:ascii="Ubuntu Mono" w:hAnsi="Ubuntu Mono"/>
          <w:color w:val="000000"/>
          <w:sz w:val="16"/>
          <w:shd w:val="clear" w:color="auto" w:fill="E0E0E0"/>
          <w:lang w:val="en-US"/>
        </w:rPr>
        <w:br/>
        <w:t xml:space="preserve">  &lt;/v1:messageInfo&gt;</w:t>
      </w:r>
      <w:r w:rsidRPr="00D5724D">
        <w:rPr>
          <w:rFonts w:ascii="Ubuntu Mono" w:hAnsi="Ubuntu Mono"/>
          <w:color w:val="000000"/>
          <w:sz w:val="16"/>
          <w:shd w:val="clear" w:color="auto" w:fill="E0E0E0"/>
          <w:lang w:val="en-US"/>
        </w:rPr>
        <w:br/>
        <w:t xml:space="preserve">  &lt;v1:holdRequest&gt;</w:t>
      </w:r>
      <w:r w:rsidRPr="00D5724D">
        <w:rPr>
          <w:rFonts w:ascii="Ubuntu Mono" w:hAnsi="Ubuntu Mono"/>
          <w:color w:val="000000"/>
          <w:sz w:val="16"/>
          <w:shd w:val="clear" w:color="auto" w:fill="E0E0E0"/>
          <w:lang w:val="en-US"/>
        </w:rPr>
        <w:br/>
        <w:t xml:space="preserve">    &lt;v1:operationID&gt;SUBO_OperJournalExtId&lt;/v1:operationID&gt; </w:t>
      </w:r>
      <w:r w:rsidRPr="00D5724D">
        <w:rPr>
          <w:rFonts w:ascii="Ubuntu Mono" w:hAnsi="Ubuntu Mono"/>
          <w:color w:val="000000"/>
          <w:sz w:val="16"/>
          <w:shd w:val="clear" w:color="auto" w:fill="E0E0E0"/>
          <w:lang w:val="en-US"/>
        </w:rPr>
        <w:br/>
        <w:t xml:space="preserve">    &lt;v1:objectExecuteSystemID&gt;99995&lt;/v1:objectExecuteSystemID&gt; </w:t>
      </w:r>
      <w:r w:rsidRPr="00D5724D">
        <w:rPr>
          <w:rFonts w:ascii="Ubuntu Mono" w:hAnsi="Ubuntu Mono"/>
          <w:color w:val="000000"/>
          <w:sz w:val="16"/>
          <w:shd w:val="clear" w:color="auto" w:fill="E0E0E0"/>
          <w:lang w:val="en-US"/>
        </w:rPr>
        <w:br/>
      </w:r>
      <w:r w:rsidRPr="00D5724D">
        <w:rPr>
          <w:rFonts w:ascii="Ubuntu Mono" w:hAnsi="Ubuntu Mono"/>
          <w:color w:val="000000"/>
          <w:sz w:val="16"/>
          <w:shd w:val="clear" w:color="auto" w:fill="E0E0E0"/>
          <w:lang w:val="en-US"/>
        </w:rPr>
        <w:t xml:space="preserve">    &lt;v1:bankOperationCode&gt;711110-01&lt;/v1:bankOperationCode&gt;</w:t>
      </w:r>
      <w:r w:rsidRPr="00D5724D">
        <w:rPr>
          <w:rFonts w:ascii="Ubuntu Mono" w:hAnsi="Ubuntu Mono"/>
          <w:color w:val="000000"/>
          <w:sz w:val="16"/>
          <w:shd w:val="clear" w:color="auto" w:fill="E0E0E0"/>
          <w:lang w:val="en-US"/>
        </w:rPr>
        <w:br/>
        <w:t xml:space="preserve">    &lt;v1:operationDetail&gt;</w:t>
      </w:r>
      <w:r w:rsidRPr="00D5724D">
        <w:rPr>
          <w:rFonts w:ascii="Ubuntu Mono" w:hAnsi="Ubuntu Mono"/>
          <w:color w:val="000000"/>
          <w:sz w:val="16"/>
          <w:shd w:val="clear" w:color="auto" w:fill="E0E0E0"/>
          <w:lang w:val="en-US"/>
        </w:rPr>
        <w:br/>
        <w:t xml:space="preserve">      &lt;v1:isCredentialsOperation&gt;false&lt;/v1:isCredentialsOperation&gt;</w:t>
      </w:r>
      <w:r w:rsidRPr="00D5724D">
        <w:rPr>
          <w:rFonts w:ascii="Ubuntu Mono" w:hAnsi="Ubuntu Mono"/>
          <w:color w:val="000000"/>
          <w:sz w:val="16"/>
          <w:shd w:val="clear" w:color="auto" w:fill="E0E0E0"/>
          <w:lang w:val="en-US"/>
        </w:rPr>
        <w:br/>
        <w:t xml:space="preserve">    &lt;/v1:operationDetail&gt;</w:t>
      </w:r>
      <w:r w:rsidRPr="00D5724D">
        <w:rPr>
          <w:rFonts w:ascii="Ubuntu Mono" w:hAnsi="Ubuntu Mono"/>
          <w:color w:val="000000"/>
          <w:sz w:val="16"/>
          <w:shd w:val="clear" w:color="auto" w:fill="E0E0E0"/>
          <w:lang w:val="en-US"/>
        </w:rPr>
        <w:br/>
        <w:t xml:space="preserve">    &lt;v1:accInfo&gt;</w:t>
      </w:r>
      <w:r w:rsidRPr="00D5724D">
        <w:rPr>
          <w:rFonts w:ascii="Ubuntu Mono" w:hAnsi="Ubuntu Mono"/>
          <w:color w:val="000000"/>
          <w:sz w:val="16"/>
          <w:shd w:val="clear" w:color="auto" w:fill="E0E0E0"/>
          <w:lang w:val="en-US"/>
        </w:rPr>
        <w:br/>
        <w:t xml:space="preserve">      &lt;v1:accOwnerSystemId&gt;99995&lt;/v1:accOwnerSystemId&gt; </w:t>
      </w:r>
      <w:r w:rsidRPr="00D5724D">
        <w:rPr>
          <w:rFonts w:ascii="Ubuntu Mono" w:hAnsi="Ubuntu Mono"/>
          <w:color w:val="000000"/>
          <w:sz w:val="16"/>
          <w:shd w:val="clear" w:color="auto" w:fill="E0E0E0"/>
          <w:lang w:val="en-US"/>
        </w:rPr>
        <w:br/>
        <w:t xml:space="preserve">      </w:t>
      </w:r>
      <w:r w:rsidRPr="00D5724D">
        <w:rPr>
          <w:rFonts w:ascii="Ubuntu Mono" w:hAnsi="Ubuntu Mono"/>
          <w:color w:val="000000"/>
          <w:sz w:val="16"/>
          <w:shd w:val="clear" w:color="auto" w:fill="E0E0E0"/>
          <w:lang w:val="en-US"/>
        </w:rPr>
        <w:t>&lt;v1:objectType&gt;0&lt;/v1:objectType&gt;</w:t>
      </w:r>
      <w:r w:rsidRPr="00D5724D">
        <w:rPr>
          <w:rFonts w:ascii="Ubuntu Mono" w:hAnsi="Ubuntu Mono"/>
          <w:color w:val="000000"/>
          <w:sz w:val="16"/>
          <w:shd w:val="clear" w:color="auto" w:fill="E0E0E0"/>
          <w:lang w:val="en-US"/>
        </w:rPr>
        <w:br/>
        <w:t xml:space="preserve">      &lt;v1:internalPayment&gt;</w:t>
      </w:r>
      <w:r w:rsidRPr="00D5724D">
        <w:rPr>
          <w:rFonts w:ascii="Ubuntu Mono" w:hAnsi="Ubuntu Mono"/>
          <w:color w:val="000000"/>
          <w:sz w:val="16"/>
          <w:shd w:val="clear" w:color="auto" w:fill="E0E0E0"/>
          <w:lang w:val="en-US"/>
        </w:rPr>
        <w:br/>
        <w:t xml:space="preserve">        &lt;v1:accountNumber&gt;40817810901004025318&lt;/v1:accountNumber&gt;</w:t>
      </w:r>
      <w:r w:rsidRPr="00D5724D">
        <w:rPr>
          <w:rFonts w:ascii="Ubuntu Mono" w:hAnsi="Ubuntu Mono"/>
          <w:color w:val="000000"/>
          <w:sz w:val="16"/>
          <w:shd w:val="clear" w:color="auto" w:fill="E0E0E0"/>
          <w:lang w:val="en-US"/>
        </w:rPr>
        <w:br/>
        <w:t xml:space="preserve">        &lt;v1:BIC&gt;040813713&lt;/v1:BIC&gt; </w:t>
      </w:r>
      <w:r w:rsidRPr="00D5724D">
        <w:rPr>
          <w:rFonts w:ascii="Ubuntu Mono" w:hAnsi="Ubuntu Mono"/>
          <w:color w:val="000000"/>
          <w:sz w:val="16"/>
          <w:shd w:val="clear" w:color="auto" w:fill="E0E0E0"/>
          <w:lang w:val="en-US"/>
        </w:rPr>
        <w:br/>
        <w:t xml:space="preserve">      &lt;/v1:internalPayment&gt;</w:t>
      </w:r>
      <w:r w:rsidRPr="00D5724D">
        <w:rPr>
          <w:rFonts w:ascii="Ubuntu Mono" w:hAnsi="Ubuntu Mono"/>
          <w:color w:val="000000"/>
          <w:sz w:val="16"/>
          <w:shd w:val="clear" w:color="auto" w:fill="E0E0E0"/>
          <w:lang w:val="en-US"/>
        </w:rPr>
        <w:br/>
        <w:t xml:space="preserve">    &lt;/v1:accInfo&gt;</w:t>
      </w:r>
      <w:r w:rsidRPr="00D5724D">
        <w:rPr>
          <w:rFonts w:ascii="Ubuntu Mono" w:hAnsi="Ubuntu Mono"/>
          <w:color w:val="000000"/>
          <w:sz w:val="16"/>
          <w:shd w:val="clear" w:color="auto" w:fill="E0E0E0"/>
          <w:lang w:val="en-US"/>
        </w:rPr>
        <w:br/>
        <w:t xml:space="preserve">    &lt;v1:finDetail&gt;</w:t>
      </w:r>
      <w:r w:rsidRPr="00D5724D">
        <w:rPr>
          <w:rFonts w:ascii="Ubuntu Mono" w:hAnsi="Ubuntu Mono"/>
          <w:color w:val="000000"/>
          <w:sz w:val="16"/>
          <w:shd w:val="clear" w:color="auto" w:fill="E0E0E0"/>
          <w:lang w:val="en-US"/>
        </w:rPr>
        <w:br/>
        <w:t xml:space="preserve">      &lt;v1:amount&gt;100020&lt;/v1:a</w:t>
      </w:r>
      <w:r w:rsidRPr="00D5724D">
        <w:rPr>
          <w:rFonts w:ascii="Ubuntu Mono" w:hAnsi="Ubuntu Mono"/>
          <w:color w:val="000000"/>
          <w:sz w:val="16"/>
          <w:shd w:val="clear" w:color="auto" w:fill="E0E0E0"/>
          <w:lang w:val="en-US"/>
        </w:rPr>
        <w:t xml:space="preserve">mount&gt; </w:t>
      </w:r>
      <w:r w:rsidRPr="00D5724D">
        <w:rPr>
          <w:rFonts w:ascii="Ubuntu Mono" w:hAnsi="Ubuntu Mono"/>
          <w:color w:val="000000"/>
          <w:sz w:val="16"/>
          <w:shd w:val="clear" w:color="auto" w:fill="E0E0E0"/>
          <w:lang w:val="en-US"/>
        </w:rPr>
        <w:br/>
        <w:t xml:space="preserve">      &lt;v1:currency&gt;RUB&lt;/v1:currency&gt;</w:t>
      </w:r>
      <w:r w:rsidRPr="00D5724D">
        <w:rPr>
          <w:rFonts w:ascii="Ubuntu Mono" w:hAnsi="Ubuntu Mono"/>
          <w:color w:val="000000"/>
          <w:sz w:val="16"/>
          <w:shd w:val="clear" w:color="auto" w:fill="E0E0E0"/>
          <w:lang w:val="en-US"/>
        </w:rPr>
        <w:br/>
        <w:t xml:space="preserve">    &lt;/v1:finDetail&gt;</w:t>
      </w:r>
      <w:r w:rsidRPr="00D5724D">
        <w:rPr>
          <w:rFonts w:ascii="Ubuntu Mono" w:hAnsi="Ubuntu Mono"/>
          <w:color w:val="000000"/>
          <w:sz w:val="16"/>
          <w:shd w:val="clear" w:color="auto" w:fill="E0E0E0"/>
          <w:lang w:val="en-US"/>
        </w:rPr>
        <w:br/>
        <w:t xml:space="preserve">    &lt;v1:feeDetail&gt;</w:t>
      </w:r>
      <w:r w:rsidRPr="00D5724D">
        <w:rPr>
          <w:rFonts w:ascii="Ubuntu Mono" w:hAnsi="Ubuntu Mono"/>
          <w:color w:val="000000"/>
          <w:sz w:val="16"/>
          <w:shd w:val="clear" w:color="auto" w:fill="E0E0E0"/>
          <w:lang w:val="en-US"/>
        </w:rPr>
        <w:br/>
        <w:t xml:space="preserve">      &lt;v1:amount&gt;1000&lt;/v1:amount&gt;</w:t>
      </w:r>
      <w:r w:rsidRPr="00D5724D">
        <w:rPr>
          <w:rFonts w:ascii="Ubuntu Mono" w:hAnsi="Ubuntu Mono"/>
          <w:color w:val="000000"/>
          <w:sz w:val="16"/>
          <w:shd w:val="clear" w:color="auto" w:fill="E0E0E0"/>
          <w:lang w:val="en-US"/>
        </w:rPr>
        <w:br/>
        <w:t xml:space="preserve">      &lt;v1:currency&gt;RUB&lt;/v1:currency&gt;</w:t>
      </w:r>
      <w:r w:rsidRPr="00D5724D">
        <w:rPr>
          <w:rFonts w:ascii="Ubuntu Mono" w:hAnsi="Ubuntu Mono"/>
          <w:color w:val="000000"/>
          <w:sz w:val="16"/>
          <w:shd w:val="clear" w:color="auto" w:fill="E0E0E0"/>
          <w:lang w:val="en-US"/>
        </w:rPr>
        <w:br/>
        <w:t xml:space="preserve">    &lt;/v1:feeDetail&gt;</w:t>
      </w:r>
      <w:r w:rsidRPr="00D5724D">
        <w:rPr>
          <w:rFonts w:ascii="Ubuntu Mono" w:hAnsi="Ubuntu Mono"/>
          <w:color w:val="000000"/>
          <w:sz w:val="16"/>
          <w:shd w:val="clear" w:color="auto" w:fill="E0E0E0"/>
          <w:lang w:val="en-US"/>
        </w:rPr>
        <w:br/>
        <w:t xml:space="preserve">    &lt;v1:paymentDescription&gt;</w:t>
      </w:r>
      <w:r>
        <w:rPr>
          <w:rFonts w:ascii="Ubuntu Mono" w:hAnsi="Ubuntu Mono"/>
          <w:color w:val="000000"/>
          <w:sz w:val="16"/>
          <w:shd w:val="clear" w:color="auto" w:fill="E0E0E0"/>
        </w:rPr>
        <w:t>Снятие</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наличных</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с</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банковского</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счета</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На</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основании</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дого</w:t>
      </w:r>
      <w:r>
        <w:rPr>
          <w:rFonts w:ascii="Ubuntu Mono" w:hAnsi="Ubuntu Mono"/>
          <w:color w:val="000000"/>
          <w:sz w:val="16"/>
          <w:shd w:val="clear" w:color="auto" w:fill="E0E0E0"/>
        </w:rPr>
        <w:t>вор</w:t>
      </w:r>
      <w:r w:rsidRPr="00D5724D">
        <w:rPr>
          <w:rFonts w:ascii="Ubuntu Mono" w:hAnsi="Ubuntu Mono"/>
          <w:color w:val="000000"/>
          <w:sz w:val="16"/>
          <w:shd w:val="clear" w:color="auto" w:fill="E0E0E0"/>
          <w:lang w:val="en-US"/>
        </w:rPr>
        <w:t xml:space="preserve"> No 40817810901004025318&lt;/v1:paymentDescription&gt;</w:t>
      </w:r>
      <w:r w:rsidRPr="00D5724D">
        <w:rPr>
          <w:rFonts w:ascii="Ubuntu Mono" w:hAnsi="Ubuntu Mono"/>
          <w:color w:val="000000"/>
          <w:sz w:val="16"/>
          <w:shd w:val="clear" w:color="auto" w:fill="E0E0E0"/>
          <w:lang w:val="en-US"/>
        </w:rPr>
        <w:br/>
        <w:t xml:space="preserve">    &lt;v1:operationDateTime&gt;2021-06-17T21:10:49.000+03:00&lt;/v1:operationDateTime&gt;</w:t>
      </w:r>
      <w:r w:rsidRPr="00D5724D">
        <w:rPr>
          <w:rFonts w:ascii="Ubuntu Mono" w:hAnsi="Ubuntu Mono"/>
          <w:color w:val="000000"/>
          <w:sz w:val="16"/>
          <w:shd w:val="clear" w:color="auto" w:fill="E0E0E0"/>
          <w:lang w:val="en-US"/>
        </w:rPr>
        <w:br/>
        <w:t xml:space="preserve">    &lt;v1:operationChannel&gt;</w:t>
      </w:r>
      <w:r w:rsidRPr="00D5724D">
        <w:rPr>
          <w:rFonts w:ascii="Ubuntu Mono" w:hAnsi="Ubuntu Mono"/>
          <w:color w:val="000000"/>
          <w:sz w:val="16"/>
          <w:shd w:val="clear" w:color="auto" w:fill="E0E0E0"/>
          <w:lang w:val="en-US"/>
        </w:rPr>
        <w:br/>
        <w:t xml:space="preserve">      &lt;v1:channel&gt;2&lt;/v1:channel&gt;</w:t>
      </w:r>
      <w:r w:rsidRPr="00D5724D">
        <w:rPr>
          <w:rFonts w:ascii="Ubuntu Mono" w:hAnsi="Ubuntu Mono"/>
          <w:color w:val="000000"/>
          <w:sz w:val="16"/>
          <w:shd w:val="clear" w:color="auto" w:fill="E0E0E0"/>
          <w:lang w:val="en-US"/>
        </w:rPr>
        <w:br/>
        <w:t xml:space="preserve">    &lt;/v1:operationChannel&gt;</w:t>
      </w:r>
      <w:r w:rsidRPr="00D5724D">
        <w:rPr>
          <w:rFonts w:ascii="Ubuntu Mono" w:hAnsi="Ubuntu Mono"/>
          <w:color w:val="000000"/>
          <w:sz w:val="16"/>
          <w:shd w:val="clear" w:color="auto" w:fill="E0E0E0"/>
          <w:lang w:val="en-US"/>
        </w:rPr>
        <w:br/>
        <w:t xml:space="preserve">    &lt;v1:branchCode&gt;5700&lt;/v1:branchCode&gt;</w:t>
      </w:r>
      <w:r w:rsidRPr="00D5724D">
        <w:rPr>
          <w:rFonts w:ascii="Ubuntu Mono" w:hAnsi="Ubuntu Mono"/>
          <w:color w:val="000000"/>
          <w:sz w:val="16"/>
          <w:shd w:val="clear" w:color="auto" w:fill="E0E0E0"/>
          <w:lang w:val="en-US"/>
        </w:rPr>
        <w:br/>
        <w:t xml:space="preserve">    &lt;v1:paymentDocumentNumber&gt;1277&lt;/v1:paymentDocumentNumber&gt;</w:t>
      </w:r>
      <w:r w:rsidRPr="00D5724D">
        <w:rPr>
          <w:rFonts w:ascii="Ubuntu Mono" w:hAnsi="Ubuntu Mono"/>
          <w:color w:val="000000"/>
          <w:sz w:val="16"/>
          <w:shd w:val="clear" w:color="auto" w:fill="E0E0E0"/>
          <w:lang w:val="en-US"/>
        </w:rPr>
        <w:br/>
        <w:t xml:space="preserve">  &lt;/v1:holdRequest&gt;</w:t>
      </w:r>
      <w:r w:rsidRPr="00D5724D">
        <w:rPr>
          <w:rFonts w:ascii="Ubuntu Mono" w:hAnsi="Ubuntu Mono"/>
          <w:color w:val="000000"/>
          <w:sz w:val="16"/>
          <w:shd w:val="clear" w:color="auto" w:fill="E0E0E0"/>
          <w:lang w:val="en-US"/>
        </w:rPr>
        <w:br/>
        <w:t>&lt;/v1:holdRequestMsg&gt;</w:t>
      </w:r>
    </w:p>
    <w:p w14:paraId="6C4D42C1" w14:textId="77777777" w:rsidR="003D271F" w:rsidRPr="00D5724D" w:rsidRDefault="00406DFC">
      <w:pPr>
        <w:shd w:val="clear" w:color="auto" w:fill="E0E0E0"/>
        <w:spacing w:before="160" w:after="0" w:line="240" w:lineRule="auto"/>
        <w:rPr>
          <w:lang w:val="en-US"/>
        </w:rPr>
      </w:pPr>
      <w:bookmarkStart w:id="1930" w:name="d5e2794"/>
      <w:bookmarkStart w:id="1931" w:name="d5e2108"/>
      <w:bookmarkEnd w:id="1928"/>
      <w:bookmarkEnd w:id="1929"/>
      <w:r w:rsidRPr="00D5724D">
        <w:rPr>
          <w:rFonts w:ascii="Ubuntu Mono" w:hAnsi="Ubuntu Mono"/>
          <w:color w:val="000000"/>
          <w:sz w:val="16"/>
          <w:shd w:val="clear" w:color="auto" w:fill="E0E0E0"/>
          <w:lang w:val="en-US"/>
        </w:rPr>
        <w:t>&lt;?xml version="1.0" encoding="UTF-8"?&gt;</w:t>
      </w:r>
      <w:r w:rsidRPr="00D5724D">
        <w:rPr>
          <w:rFonts w:ascii="Ubuntu Mono" w:hAnsi="Ubuntu Mono"/>
          <w:color w:val="000000"/>
          <w:sz w:val="16"/>
          <w:shd w:val="clear" w:color="auto" w:fill="E0E0E0"/>
          <w:lang w:val="en-US"/>
        </w:rPr>
        <w:br/>
        <w:t>&lt;v1:postRequestMsg xmlns:v1="http://www.vtb24.ru/IT/ULBS/TRSFinOperationTypes/v1.0"&gt;</w:t>
      </w:r>
      <w:r w:rsidRPr="00D5724D">
        <w:rPr>
          <w:rFonts w:ascii="Ubuntu Mono" w:hAnsi="Ubuntu Mono"/>
          <w:color w:val="000000"/>
          <w:sz w:val="16"/>
          <w:shd w:val="clear" w:color="auto" w:fill="E0E0E0"/>
          <w:lang w:val="en-US"/>
        </w:rPr>
        <w:br/>
        <w:t xml:space="preserve">  &lt;v1:messageInfo&gt;</w:t>
      </w:r>
      <w:r w:rsidRPr="00D5724D">
        <w:rPr>
          <w:rFonts w:ascii="Ubuntu Mono" w:hAnsi="Ubuntu Mono"/>
          <w:color w:val="000000"/>
          <w:sz w:val="16"/>
          <w:shd w:val="clear" w:color="auto" w:fill="E0E0E0"/>
          <w:lang w:val="en-US"/>
        </w:rPr>
        <w:br/>
        <w:t xml:space="preserve">    &lt;v1:m</w:t>
      </w:r>
      <w:r w:rsidRPr="00D5724D">
        <w:rPr>
          <w:rFonts w:ascii="Ubuntu Mono" w:hAnsi="Ubuntu Mono"/>
          <w:color w:val="000000"/>
          <w:sz w:val="16"/>
          <w:shd w:val="clear" w:color="auto" w:fill="E0E0E0"/>
          <w:lang w:val="en-US"/>
        </w:rPr>
        <w:t>essageId&gt;247070&lt;/v1:messageId&gt;</w:t>
      </w:r>
      <w:r w:rsidRPr="00D5724D">
        <w:rPr>
          <w:rFonts w:ascii="Ubuntu Mono" w:hAnsi="Ubuntu Mono"/>
          <w:color w:val="000000"/>
          <w:sz w:val="16"/>
          <w:shd w:val="clear" w:color="auto" w:fill="E0E0E0"/>
          <w:lang w:val="en-US"/>
        </w:rPr>
        <w:br/>
        <w:t xml:space="preserve">    &lt;v1:messageDate&gt;2021-06-17T21:13:57.000+03:00&lt;/v1:messageDate&gt;</w:t>
      </w:r>
      <w:r w:rsidRPr="00D5724D">
        <w:rPr>
          <w:rFonts w:ascii="Ubuntu Mono" w:hAnsi="Ubuntu Mono"/>
          <w:color w:val="000000"/>
          <w:sz w:val="16"/>
          <w:shd w:val="clear" w:color="auto" w:fill="E0E0E0"/>
          <w:lang w:val="en-US"/>
        </w:rPr>
        <w:br/>
        <w:t xml:space="preserve">    &lt;v1:sourceSystem&gt;</w:t>
      </w:r>
      <w:r w:rsidRPr="00D5724D">
        <w:rPr>
          <w:rFonts w:ascii="Ubuntu Mono" w:hAnsi="Ubuntu Mono"/>
          <w:color w:val="000000"/>
          <w:sz w:val="16"/>
          <w:shd w:val="clear" w:color="auto" w:fill="E0E0E0"/>
          <w:lang w:val="en-US"/>
        </w:rPr>
        <w:br/>
        <w:t xml:space="preserve">      &lt;v1:instanceId&gt;FTS&lt;/v1:instanceId&gt;</w:t>
      </w:r>
      <w:r w:rsidRPr="00D5724D">
        <w:rPr>
          <w:rFonts w:ascii="Ubuntu Mono" w:hAnsi="Ubuntu Mono"/>
          <w:color w:val="000000"/>
          <w:sz w:val="16"/>
          <w:shd w:val="clear" w:color="auto" w:fill="E0E0E0"/>
          <w:lang w:val="en-US"/>
        </w:rPr>
        <w:br/>
        <w:t xml:space="preserve">    &lt;/v1:sourceSystem&gt;</w:t>
      </w:r>
      <w:r w:rsidRPr="00D5724D">
        <w:rPr>
          <w:rFonts w:ascii="Ubuntu Mono" w:hAnsi="Ubuntu Mono"/>
          <w:color w:val="000000"/>
          <w:sz w:val="16"/>
          <w:shd w:val="clear" w:color="auto" w:fill="E0E0E0"/>
          <w:lang w:val="en-US"/>
        </w:rPr>
        <w:br/>
        <w:t xml:space="preserve">    &lt;v1:targetSystems&gt;</w:t>
      </w:r>
      <w:r w:rsidRPr="00D5724D">
        <w:rPr>
          <w:rFonts w:ascii="Ubuntu Mono" w:hAnsi="Ubuntu Mono"/>
          <w:color w:val="000000"/>
          <w:sz w:val="16"/>
          <w:shd w:val="clear" w:color="auto" w:fill="E0E0E0"/>
          <w:lang w:val="en-US"/>
        </w:rPr>
        <w:br/>
        <w:t xml:space="preserve">      &lt;v1:targetSystem&gt;</w:t>
      </w:r>
      <w:r w:rsidRPr="00D5724D">
        <w:rPr>
          <w:rFonts w:ascii="Ubuntu Mono" w:hAnsi="Ubuntu Mono"/>
          <w:color w:val="000000"/>
          <w:sz w:val="16"/>
          <w:shd w:val="clear" w:color="auto" w:fill="E0E0E0"/>
          <w:lang w:val="en-US"/>
        </w:rPr>
        <w:br/>
        <w:t xml:space="preserve">        &lt;v1:instanceId&gt;UL</w:t>
      </w:r>
      <w:r w:rsidRPr="00D5724D">
        <w:rPr>
          <w:rFonts w:ascii="Ubuntu Mono" w:hAnsi="Ubuntu Mono"/>
          <w:color w:val="000000"/>
          <w:sz w:val="16"/>
          <w:shd w:val="clear" w:color="auto" w:fill="E0E0E0"/>
          <w:lang w:val="en-US"/>
        </w:rPr>
        <w:t>BS&lt;/v1:instanceId&gt;</w:t>
      </w:r>
      <w:r w:rsidRPr="00D5724D">
        <w:rPr>
          <w:rFonts w:ascii="Ubuntu Mono" w:hAnsi="Ubuntu Mono"/>
          <w:color w:val="000000"/>
          <w:sz w:val="16"/>
          <w:shd w:val="clear" w:color="auto" w:fill="E0E0E0"/>
          <w:lang w:val="en-US"/>
        </w:rPr>
        <w:br/>
        <w:t xml:space="preserve">      &lt;/v1:targetSystem&gt;</w:t>
      </w:r>
      <w:r w:rsidRPr="00D5724D">
        <w:rPr>
          <w:rFonts w:ascii="Ubuntu Mono" w:hAnsi="Ubuntu Mono"/>
          <w:color w:val="000000"/>
          <w:sz w:val="16"/>
          <w:shd w:val="clear" w:color="auto" w:fill="E0E0E0"/>
          <w:lang w:val="en-US"/>
        </w:rPr>
        <w:br/>
        <w:t xml:space="preserve">    &lt;/v1:targetSystems&gt;</w:t>
      </w:r>
      <w:r w:rsidRPr="00D5724D">
        <w:rPr>
          <w:rFonts w:ascii="Ubuntu Mono" w:hAnsi="Ubuntu Mono"/>
          <w:color w:val="000000"/>
          <w:sz w:val="16"/>
          <w:shd w:val="clear" w:color="auto" w:fill="E0E0E0"/>
          <w:lang w:val="en-US"/>
        </w:rPr>
        <w:br/>
        <w:t xml:space="preserve">  &lt;/v1:messageInfo&gt;</w:t>
      </w:r>
      <w:r w:rsidRPr="00D5724D">
        <w:rPr>
          <w:rFonts w:ascii="Ubuntu Mono" w:hAnsi="Ubuntu Mono"/>
          <w:color w:val="000000"/>
          <w:sz w:val="16"/>
          <w:shd w:val="clear" w:color="auto" w:fill="E0E0E0"/>
          <w:lang w:val="en-US"/>
        </w:rPr>
        <w:br/>
        <w:t xml:space="preserve">  &lt;v1:postRequest&gt;</w:t>
      </w:r>
      <w:r w:rsidRPr="00D5724D">
        <w:rPr>
          <w:rFonts w:ascii="Ubuntu Mono" w:hAnsi="Ubuntu Mono"/>
          <w:color w:val="000000"/>
          <w:sz w:val="16"/>
          <w:shd w:val="clear" w:color="auto" w:fill="E0E0E0"/>
          <w:lang w:val="en-US"/>
        </w:rPr>
        <w:br/>
        <w:t xml:space="preserve">    &lt;v1:operationID&gt;SUBO_OperJournalExtId&lt;/v1:operationID&gt; </w:t>
      </w:r>
      <w:r w:rsidRPr="00D5724D">
        <w:rPr>
          <w:rFonts w:ascii="Ubuntu Mono" w:hAnsi="Ubuntu Mono"/>
          <w:color w:val="000000"/>
          <w:sz w:val="16"/>
          <w:shd w:val="clear" w:color="auto" w:fill="E0E0E0"/>
          <w:lang w:val="en-US"/>
        </w:rPr>
        <w:br/>
        <w:t xml:space="preserve">    &lt;v1:objectExecuteSystemID&gt;99995&lt;/v1:objectExecuteSystemID&gt;</w:t>
      </w:r>
      <w:r w:rsidRPr="00D5724D">
        <w:rPr>
          <w:rFonts w:ascii="Ubuntu Mono" w:hAnsi="Ubuntu Mono"/>
          <w:color w:val="000000"/>
          <w:sz w:val="16"/>
          <w:shd w:val="clear" w:color="auto" w:fill="E0E0E0"/>
          <w:lang w:val="en-US"/>
        </w:rPr>
        <w:br/>
        <w:t xml:space="preserve">    &lt;v1:bankOperationCode&gt;</w:t>
      </w:r>
      <w:r w:rsidRPr="00D5724D">
        <w:rPr>
          <w:rFonts w:ascii="Ubuntu Mono" w:hAnsi="Ubuntu Mono"/>
          <w:color w:val="000000"/>
          <w:sz w:val="16"/>
          <w:shd w:val="clear" w:color="auto" w:fill="E0E0E0"/>
          <w:lang w:val="en-US"/>
        </w:rPr>
        <w:t>711110-01&lt;/v1:bankOperationCode&gt;</w:t>
      </w:r>
      <w:r w:rsidRPr="00D5724D">
        <w:rPr>
          <w:rFonts w:ascii="Ubuntu Mono" w:hAnsi="Ubuntu Mono"/>
          <w:color w:val="000000"/>
          <w:sz w:val="16"/>
          <w:shd w:val="clear" w:color="auto" w:fill="E0E0E0"/>
          <w:lang w:val="en-US"/>
        </w:rPr>
        <w:br/>
        <w:t xml:space="preserve">    &lt;v1:operationDetail&gt;</w:t>
      </w:r>
      <w:r w:rsidRPr="00D5724D">
        <w:rPr>
          <w:rFonts w:ascii="Ubuntu Mono" w:hAnsi="Ubuntu Mono"/>
          <w:color w:val="000000"/>
          <w:sz w:val="16"/>
          <w:shd w:val="clear" w:color="auto" w:fill="E0E0E0"/>
          <w:lang w:val="en-US"/>
        </w:rPr>
        <w:br/>
        <w:t xml:space="preserve">      &lt;v1:isCredentialsOperation&gt;false&lt;/v1:isCredentialsOperation&gt;</w:t>
      </w:r>
      <w:r w:rsidRPr="00D5724D">
        <w:rPr>
          <w:rFonts w:ascii="Ubuntu Mono" w:hAnsi="Ubuntu Mono"/>
          <w:color w:val="000000"/>
          <w:sz w:val="16"/>
          <w:shd w:val="clear" w:color="auto" w:fill="E0E0E0"/>
          <w:lang w:val="en-US"/>
        </w:rPr>
        <w:br/>
        <w:t xml:space="preserve">    &lt;/v1:operationDetail&gt;</w:t>
      </w:r>
      <w:r w:rsidRPr="00D5724D">
        <w:rPr>
          <w:rFonts w:ascii="Ubuntu Mono" w:hAnsi="Ubuntu Mono"/>
          <w:color w:val="000000"/>
          <w:sz w:val="16"/>
          <w:shd w:val="clear" w:color="auto" w:fill="E0E0E0"/>
          <w:lang w:val="en-US"/>
        </w:rPr>
        <w:br/>
        <w:t xml:space="preserve">    &lt;v1:accInfo&gt;</w:t>
      </w:r>
      <w:r w:rsidRPr="00D5724D">
        <w:rPr>
          <w:rFonts w:ascii="Ubuntu Mono" w:hAnsi="Ubuntu Mono"/>
          <w:color w:val="000000"/>
          <w:sz w:val="16"/>
          <w:shd w:val="clear" w:color="auto" w:fill="E0E0E0"/>
          <w:lang w:val="en-US"/>
        </w:rPr>
        <w:br/>
        <w:t xml:space="preserve">      &lt;v1:accOwnerSystemId&gt;99995&lt;/v1:accOwnerSystemId&gt; </w:t>
      </w:r>
      <w:r w:rsidRPr="00D5724D">
        <w:rPr>
          <w:rFonts w:ascii="Ubuntu Mono" w:hAnsi="Ubuntu Mono"/>
          <w:color w:val="000000"/>
          <w:sz w:val="16"/>
          <w:shd w:val="clear" w:color="auto" w:fill="E0E0E0"/>
          <w:lang w:val="en-US"/>
        </w:rPr>
        <w:br/>
        <w:t xml:space="preserve">      &lt;v1:objectType&gt;0&lt;/v1:objec</w:t>
      </w:r>
      <w:r w:rsidRPr="00D5724D">
        <w:rPr>
          <w:rFonts w:ascii="Ubuntu Mono" w:hAnsi="Ubuntu Mono"/>
          <w:color w:val="000000"/>
          <w:sz w:val="16"/>
          <w:shd w:val="clear" w:color="auto" w:fill="E0E0E0"/>
          <w:lang w:val="en-US"/>
        </w:rPr>
        <w:t>tType&gt;</w:t>
      </w:r>
      <w:r w:rsidRPr="00D5724D">
        <w:rPr>
          <w:rFonts w:ascii="Ubuntu Mono" w:hAnsi="Ubuntu Mono"/>
          <w:color w:val="000000"/>
          <w:sz w:val="16"/>
          <w:shd w:val="clear" w:color="auto" w:fill="E0E0E0"/>
          <w:lang w:val="en-US"/>
        </w:rPr>
        <w:br/>
        <w:t xml:space="preserve">      &lt;v1:internalPayment&gt;</w:t>
      </w:r>
      <w:r w:rsidRPr="00D5724D">
        <w:rPr>
          <w:rFonts w:ascii="Ubuntu Mono" w:hAnsi="Ubuntu Mono"/>
          <w:color w:val="000000"/>
          <w:sz w:val="16"/>
          <w:shd w:val="clear" w:color="auto" w:fill="E0E0E0"/>
          <w:lang w:val="en-US"/>
        </w:rPr>
        <w:br/>
        <w:t xml:space="preserve">        &lt;v1:accountNumber&gt;40817810901004025318&lt;/v1:accountNumber&gt; </w:t>
      </w:r>
      <w:r w:rsidRPr="00D5724D">
        <w:rPr>
          <w:rFonts w:ascii="Ubuntu Mono" w:hAnsi="Ubuntu Mono"/>
          <w:color w:val="000000"/>
          <w:sz w:val="16"/>
          <w:shd w:val="clear" w:color="auto" w:fill="E0E0E0"/>
          <w:lang w:val="en-US"/>
        </w:rPr>
        <w:br/>
        <w:t xml:space="preserve">        &lt;v1:BIC&gt;040813713&lt;/v1:BIC&gt; </w:t>
      </w:r>
      <w:r w:rsidRPr="00D5724D">
        <w:rPr>
          <w:rFonts w:ascii="Ubuntu Mono" w:hAnsi="Ubuntu Mono"/>
          <w:color w:val="000000"/>
          <w:sz w:val="16"/>
          <w:shd w:val="clear" w:color="auto" w:fill="E0E0E0"/>
          <w:lang w:val="en-US"/>
        </w:rPr>
        <w:br/>
        <w:t xml:space="preserve">      &lt;/v1:internalPayment&gt;</w:t>
      </w:r>
      <w:r w:rsidRPr="00D5724D">
        <w:rPr>
          <w:rFonts w:ascii="Ubuntu Mono" w:hAnsi="Ubuntu Mono"/>
          <w:color w:val="000000"/>
          <w:sz w:val="16"/>
          <w:shd w:val="clear" w:color="auto" w:fill="E0E0E0"/>
          <w:lang w:val="en-US"/>
        </w:rPr>
        <w:br/>
        <w:t xml:space="preserve">    &lt;/v1:accInfo&gt;</w:t>
      </w:r>
      <w:r w:rsidRPr="00D5724D">
        <w:rPr>
          <w:rFonts w:ascii="Ubuntu Mono" w:hAnsi="Ubuntu Mono"/>
          <w:color w:val="000000"/>
          <w:sz w:val="16"/>
          <w:shd w:val="clear" w:color="auto" w:fill="E0E0E0"/>
          <w:lang w:val="en-US"/>
        </w:rPr>
        <w:br/>
        <w:t xml:space="preserve">    &lt;v1:finDetail&gt;</w:t>
      </w:r>
      <w:r w:rsidRPr="00D5724D">
        <w:rPr>
          <w:rFonts w:ascii="Ubuntu Mono" w:hAnsi="Ubuntu Mono"/>
          <w:color w:val="000000"/>
          <w:sz w:val="16"/>
          <w:shd w:val="clear" w:color="auto" w:fill="E0E0E0"/>
          <w:lang w:val="en-US"/>
        </w:rPr>
        <w:br/>
        <w:t xml:space="preserve">      &lt;v1:amount&gt;100020&lt;/v1:amount&gt; </w:t>
      </w:r>
      <w:r w:rsidRPr="00D5724D">
        <w:rPr>
          <w:rFonts w:ascii="Ubuntu Mono" w:hAnsi="Ubuntu Mono"/>
          <w:color w:val="000000"/>
          <w:sz w:val="16"/>
          <w:shd w:val="clear" w:color="auto" w:fill="E0E0E0"/>
          <w:lang w:val="en-US"/>
        </w:rPr>
        <w:br/>
        <w:t xml:space="preserve">      &lt;v1:currenc</w:t>
      </w:r>
      <w:r w:rsidRPr="00D5724D">
        <w:rPr>
          <w:rFonts w:ascii="Ubuntu Mono" w:hAnsi="Ubuntu Mono"/>
          <w:color w:val="000000"/>
          <w:sz w:val="16"/>
          <w:shd w:val="clear" w:color="auto" w:fill="E0E0E0"/>
          <w:lang w:val="en-US"/>
        </w:rPr>
        <w:t>y&gt;RUB&lt;/v1:currency&gt;</w:t>
      </w:r>
      <w:r w:rsidRPr="00D5724D">
        <w:rPr>
          <w:rFonts w:ascii="Ubuntu Mono" w:hAnsi="Ubuntu Mono"/>
          <w:color w:val="000000"/>
          <w:sz w:val="16"/>
          <w:shd w:val="clear" w:color="auto" w:fill="E0E0E0"/>
          <w:lang w:val="en-US"/>
        </w:rPr>
        <w:br/>
        <w:t xml:space="preserve">    &lt;/v1:finDetail&gt;</w:t>
      </w:r>
      <w:r w:rsidRPr="00D5724D">
        <w:rPr>
          <w:rFonts w:ascii="Ubuntu Mono" w:hAnsi="Ubuntu Mono"/>
          <w:color w:val="000000"/>
          <w:sz w:val="16"/>
          <w:shd w:val="clear" w:color="auto" w:fill="E0E0E0"/>
          <w:lang w:val="en-US"/>
        </w:rPr>
        <w:br/>
        <w:t xml:space="preserve">    &lt;v1:feeDetail&gt;</w:t>
      </w:r>
      <w:r w:rsidRPr="00D5724D">
        <w:rPr>
          <w:rFonts w:ascii="Ubuntu Mono" w:hAnsi="Ubuntu Mono"/>
          <w:color w:val="000000"/>
          <w:sz w:val="16"/>
          <w:shd w:val="clear" w:color="auto" w:fill="E0E0E0"/>
          <w:lang w:val="en-US"/>
        </w:rPr>
        <w:br/>
        <w:t xml:space="preserve">      &lt;v1:amount&gt;1000&lt;/v1:amount&gt;</w:t>
      </w:r>
      <w:r w:rsidRPr="00D5724D">
        <w:rPr>
          <w:rFonts w:ascii="Ubuntu Mono" w:hAnsi="Ubuntu Mono"/>
          <w:color w:val="000000"/>
          <w:sz w:val="16"/>
          <w:shd w:val="clear" w:color="auto" w:fill="E0E0E0"/>
          <w:lang w:val="en-US"/>
        </w:rPr>
        <w:br/>
        <w:t xml:space="preserve">      &lt;v1:currency&gt;RUB&lt;/v1:currency&gt;</w:t>
      </w:r>
      <w:r w:rsidRPr="00D5724D">
        <w:rPr>
          <w:rFonts w:ascii="Ubuntu Mono" w:hAnsi="Ubuntu Mono"/>
          <w:color w:val="000000"/>
          <w:sz w:val="16"/>
          <w:shd w:val="clear" w:color="auto" w:fill="E0E0E0"/>
          <w:lang w:val="en-US"/>
        </w:rPr>
        <w:br/>
        <w:t xml:space="preserve">    &lt;/v1:feeDetail&gt;</w:t>
      </w:r>
      <w:r w:rsidRPr="00D5724D">
        <w:rPr>
          <w:rFonts w:ascii="Ubuntu Mono" w:hAnsi="Ubuntu Mono"/>
          <w:color w:val="000000"/>
          <w:sz w:val="16"/>
          <w:shd w:val="clear" w:color="auto" w:fill="E0E0E0"/>
          <w:lang w:val="en-US"/>
        </w:rPr>
        <w:br/>
        <w:t xml:space="preserve">    &lt;v1:paymentDescription&gt;</w:t>
      </w:r>
      <w:r>
        <w:rPr>
          <w:rFonts w:ascii="Ubuntu Mono" w:hAnsi="Ubuntu Mono"/>
          <w:color w:val="000000"/>
          <w:sz w:val="16"/>
          <w:shd w:val="clear" w:color="auto" w:fill="E0E0E0"/>
        </w:rPr>
        <w:t>Снятие</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наличных</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с</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банковского</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счета</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На</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основании</w:t>
      </w:r>
      <w:r w:rsidRPr="00D5724D">
        <w:rPr>
          <w:rFonts w:ascii="Ubuntu Mono" w:hAnsi="Ubuntu Mono"/>
          <w:color w:val="000000"/>
          <w:sz w:val="16"/>
          <w:shd w:val="clear" w:color="auto" w:fill="E0E0E0"/>
          <w:lang w:val="en-US"/>
        </w:rPr>
        <w:t xml:space="preserve">: </w:t>
      </w:r>
      <w:r>
        <w:rPr>
          <w:rFonts w:ascii="Ubuntu Mono" w:hAnsi="Ubuntu Mono"/>
          <w:color w:val="000000"/>
          <w:sz w:val="16"/>
          <w:shd w:val="clear" w:color="auto" w:fill="E0E0E0"/>
        </w:rPr>
        <w:t>договор</w:t>
      </w:r>
      <w:r w:rsidRPr="00D5724D">
        <w:rPr>
          <w:rFonts w:ascii="Ubuntu Mono" w:hAnsi="Ubuntu Mono"/>
          <w:color w:val="000000"/>
          <w:sz w:val="16"/>
          <w:shd w:val="clear" w:color="auto" w:fill="E0E0E0"/>
          <w:lang w:val="en-US"/>
        </w:rPr>
        <w:t xml:space="preserve"> No 408178109010040253</w:t>
      </w:r>
      <w:r w:rsidRPr="00D5724D">
        <w:rPr>
          <w:rFonts w:ascii="Ubuntu Mono" w:hAnsi="Ubuntu Mono"/>
          <w:color w:val="000000"/>
          <w:sz w:val="16"/>
          <w:shd w:val="clear" w:color="auto" w:fill="E0E0E0"/>
          <w:lang w:val="en-US"/>
        </w:rPr>
        <w:t>18&lt;/v1:paymentDescription&gt;</w:t>
      </w:r>
      <w:r w:rsidRPr="00D5724D">
        <w:rPr>
          <w:rFonts w:ascii="Ubuntu Mono" w:hAnsi="Ubuntu Mono"/>
          <w:color w:val="000000"/>
          <w:sz w:val="16"/>
          <w:shd w:val="clear" w:color="auto" w:fill="E0E0E0"/>
          <w:lang w:val="en-US"/>
        </w:rPr>
        <w:br/>
        <w:t xml:space="preserve">    &lt;v1:executeDate&gt;2021-06-17+03:00&lt;/v1:executeDate&gt;</w:t>
      </w:r>
      <w:r w:rsidRPr="00D5724D">
        <w:rPr>
          <w:rFonts w:ascii="Ubuntu Mono" w:hAnsi="Ubuntu Mono"/>
          <w:color w:val="000000"/>
          <w:sz w:val="16"/>
          <w:shd w:val="clear" w:color="auto" w:fill="E0E0E0"/>
          <w:lang w:val="en-US"/>
        </w:rPr>
        <w:br/>
        <w:t xml:space="preserve">    &lt;v1:operationChannel&gt;</w:t>
      </w:r>
      <w:r w:rsidRPr="00D5724D">
        <w:rPr>
          <w:rFonts w:ascii="Ubuntu Mono" w:hAnsi="Ubuntu Mono"/>
          <w:color w:val="000000"/>
          <w:sz w:val="16"/>
          <w:shd w:val="clear" w:color="auto" w:fill="E0E0E0"/>
          <w:lang w:val="en-US"/>
        </w:rPr>
        <w:br/>
      </w:r>
      <w:r w:rsidRPr="00D5724D">
        <w:rPr>
          <w:rFonts w:ascii="Ubuntu Mono" w:hAnsi="Ubuntu Mono"/>
          <w:color w:val="000000"/>
          <w:sz w:val="16"/>
          <w:shd w:val="clear" w:color="auto" w:fill="E0E0E0"/>
          <w:lang w:val="en-US"/>
        </w:rPr>
        <w:lastRenderedPageBreak/>
        <w:t xml:space="preserve">      &lt;v1:channel&gt;2&lt;/v1:channel&gt;</w:t>
      </w:r>
      <w:r w:rsidRPr="00D5724D">
        <w:rPr>
          <w:rFonts w:ascii="Ubuntu Mono" w:hAnsi="Ubuntu Mono"/>
          <w:color w:val="000000"/>
          <w:sz w:val="16"/>
          <w:shd w:val="clear" w:color="auto" w:fill="E0E0E0"/>
          <w:lang w:val="en-US"/>
        </w:rPr>
        <w:br/>
        <w:t xml:space="preserve">    &lt;/v1:operationChannel&gt;</w:t>
      </w:r>
      <w:r w:rsidRPr="00D5724D">
        <w:rPr>
          <w:rFonts w:ascii="Ubuntu Mono" w:hAnsi="Ubuntu Mono"/>
          <w:color w:val="000000"/>
          <w:sz w:val="16"/>
          <w:shd w:val="clear" w:color="auto" w:fill="E0E0E0"/>
          <w:lang w:val="en-US"/>
        </w:rPr>
        <w:br/>
        <w:t xml:space="preserve">    &lt;v1:branchCode&gt;5700&lt;/v1:branchCode&gt;</w:t>
      </w:r>
      <w:r w:rsidRPr="00D5724D">
        <w:rPr>
          <w:rFonts w:ascii="Ubuntu Mono" w:hAnsi="Ubuntu Mono"/>
          <w:color w:val="000000"/>
          <w:sz w:val="16"/>
          <w:shd w:val="clear" w:color="auto" w:fill="E0E0E0"/>
          <w:lang w:val="en-US"/>
        </w:rPr>
        <w:br/>
        <w:t xml:space="preserve">    &lt;v1:paymentDocumentNumber&gt;1277&lt;/v1:paymentDoc</w:t>
      </w:r>
      <w:r w:rsidRPr="00D5724D">
        <w:rPr>
          <w:rFonts w:ascii="Ubuntu Mono" w:hAnsi="Ubuntu Mono"/>
          <w:color w:val="000000"/>
          <w:sz w:val="16"/>
          <w:shd w:val="clear" w:color="auto" w:fill="E0E0E0"/>
          <w:lang w:val="en-US"/>
        </w:rPr>
        <w:t>umentNumber&gt;</w:t>
      </w:r>
      <w:r w:rsidRPr="00D5724D">
        <w:rPr>
          <w:rFonts w:ascii="Ubuntu Mono" w:hAnsi="Ubuntu Mono"/>
          <w:color w:val="000000"/>
          <w:sz w:val="16"/>
          <w:shd w:val="clear" w:color="auto" w:fill="E0E0E0"/>
          <w:lang w:val="en-US"/>
        </w:rPr>
        <w:br/>
        <w:t xml:space="preserve">    &lt;v1:personnelNumbers&gt;</w:t>
      </w:r>
      <w:r w:rsidRPr="00D5724D">
        <w:rPr>
          <w:rFonts w:ascii="Ubuntu Mono" w:hAnsi="Ubuntu Mono"/>
          <w:color w:val="000000"/>
          <w:sz w:val="16"/>
          <w:shd w:val="clear" w:color="auto" w:fill="E0E0E0"/>
          <w:lang w:val="en-US"/>
        </w:rPr>
        <w:br/>
        <w:t xml:space="preserve">      &lt;v1:contractorPersonnelNumber&gt;123459&lt;/v1:contractorPersonnelNumber&gt;</w:t>
      </w:r>
      <w:r w:rsidRPr="00D5724D">
        <w:rPr>
          <w:rFonts w:ascii="Ubuntu Mono" w:hAnsi="Ubuntu Mono"/>
          <w:color w:val="000000"/>
          <w:sz w:val="16"/>
          <w:shd w:val="clear" w:color="auto" w:fill="E0E0E0"/>
          <w:lang w:val="en-US"/>
        </w:rPr>
        <w:br/>
        <w:t xml:space="preserve">      &lt;v1:cashierPersonnelNumber&gt;123459&lt;/v1:cashierPersonnelNumber&gt;</w:t>
      </w:r>
      <w:r w:rsidRPr="00D5724D">
        <w:rPr>
          <w:rFonts w:ascii="Ubuntu Mono" w:hAnsi="Ubuntu Mono"/>
          <w:color w:val="000000"/>
          <w:sz w:val="16"/>
          <w:shd w:val="clear" w:color="auto" w:fill="E0E0E0"/>
          <w:lang w:val="en-US"/>
        </w:rPr>
        <w:br/>
        <w:t xml:space="preserve">    &lt;/v1:personnelNumbers&gt;</w:t>
      </w:r>
      <w:r w:rsidRPr="00D5724D">
        <w:rPr>
          <w:rFonts w:ascii="Ubuntu Mono" w:hAnsi="Ubuntu Mono"/>
          <w:color w:val="000000"/>
          <w:sz w:val="16"/>
          <w:shd w:val="clear" w:color="auto" w:fill="E0E0E0"/>
          <w:lang w:val="en-US"/>
        </w:rPr>
        <w:br/>
        <w:t xml:space="preserve">    &lt;v1:cashSymbols&gt;</w:t>
      </w:r>
      <w:r w:rsidRPr="00D5724D">
        <w:rPr>
          <w:rFonts w:ascii="Ubuntu Mono" w:hAnsi="Ubuntu Mono"/>
          <w:color w:val="000000"/>
          <w:sz w:val="16"/>
          <w:shd w:val="clear" w:color="auto" w:fill="E0E0E0"/>
          <w:lang w:val="en-US"/>
        </w:rPr>
        <w:br/>
        <w:t xml:space="preserve">      &lt;v1:cashSymbol&gt;51&lt;/v1</w:t>
      </w:r>
      <w:r w:rsidRPr="00D5724D">
        <w:rPr>
          <w:rFonts w:ascii="Ubuntu Mono" w:hAnsi="Ubuntu Mono"/>
          <w:color w:val="000000"/>
          <w:sz w:val="16"/>
          <w:shd w:val="clear" w:color="auto" w:fill="E0E0E0"/>
          <w:lang w:val="en-US"/>
        </w:rPr>
        <w:t>:cashSymbol&gt;</w:t>
      </w:r>
      <w:r w:rsidRPr="00D5724D">
        <w:rPr>
          <w:rFonts w:ascii="Ubuntu Mono" w:hAnsi="Ubuntu Mono"/>
          <w:color w:val="000000"/>
          <w:sz w:val="16"/>
          <w:shd w:val="clear" w:color="auto" w:fill="E0E0E0"/>
          <w:lang w:val="en-US"/>
        </w:rPr>
        <w:br/>
        <w:t xml:space="preserve">    &lt;/v1:cashSymbols&gt;</w:t>
      </w:r>
      <w:r w:rsidRPr="00D5724D">
        <w:rPr>
          <w:rFonts w:ascii="Ubuntu Mono" w:hAnsi="Ubuntu Mono"/>
          <w:color w:val="000000"/>
          <w:sz w:val="16"/>
          <w:shd w:val="clear" w:color="auto" w:fill="E0E0E0"/>
          <w:lang w:val="en-US"/>
        </w:rPr>
        <w:br/>
        <w:t xml:space="preserve">  &lt;/v1:postRequest&gt;</w:t>
      </w:r>
      <w:r w:rsidRPr="00D5724D">
        <w:rPr>
          <w:rFonts w:ascii="Ubuntu Mono" w:hAnsi="Ubuntu Mono"/>
          <w:color w:val="000000"/>
          <w:sz w:val="16"/>
          <w:shd w:val="clear" w:color="auto" w:fill="E0E0E0"/>
          <w:lang w:val="en-US"/>
        </w:rPr>
        <w:br/>
        <w:t>&lt;/v1:postRequestMsg&gt;</w:t>
      </w:r>
    </w:p>
    <w:p w14:paraId="6B06CDBD" w14:textId="77777777" w:rsidR="003D271F" w:rsidRDefault="00406DFC">
      <w:pPr>
        <w:spacing w:before="415" w:after="0" w:line="240" w:lineRule="auto"/>
      </w:pPr>
      <w:bookmarkStart w:id="1932" w:name="app_param_point"/>
      <w:bookmarkEnd w:id="1930"/>
      <w:bookmarkEnd w:id="1931"/>
      <w:r>
        <w:rPr>
          <w:rFonts w:ascii="Arial" w:hAnsi="Arial"/>
          <w:b/>
          <w:color w:val="000000"/>
          <w:sz w:val="41"/>
        </w:rPr>
        <w:t>Повторные вызовы сервисов УСБС</w:t>
      </w:r>
    </w:p>
    <w:bookmarkEnd w:id="1932"/>
    <w:p w14:paraId="7F0FAD97" w14:textId="77777777" w:rsidR="003D271F" w:rsidRDefault="00406DFC">
      <w:pPr>
        <w:spacing w:before="200" w:after="0" w:line="240" w:lineRule="auto"/>
      </w:pPr>
      <w:r>
        <w:rPr>
          <w:rFonts w:ascii="Times New Roman" w:hAnsi="Times New Roman"/>
          <w:color w:val="000000"/>
          <w:sz w:val="20"/>
        </w:rPr>
        <w:t>При отправке запросов в УСБС (асинхронные вызовы) используется точка "Отправка сообщений в УСБС" (код -34) канала "Axis2 Web Service" (код 4). Параме</w:t>
      </w:r>
      <w:r>
        <w:rPr>
          <w:rFonts w:ascii="Times New Roman" w:hAnsi="Times New Roman"/>
          <w:color w:val="000000"/>
          <w:sz w:val="20"/>
        </w:rPr>
        <w:t>тры данной точки (пример):</w:t>
      </w:r>
    </w:p>
    <w:p w14:paraId="17836348" w14:textId="77777777" w:rsidR="003D271F" w:rsidRDefault="00406DFC">
      <w:pPr>
        <w:numPr>
          <w:ilvl w:val="0"/>
          <w:numId w:val="48"/>
        </w:numPr>
        <w:tabs>
          <w:tab w:val="left" w:pos="200"/>
        </w:tabs>
        <w:spacing w:before="200" w:after="0" w:line="240" w:lineRule="auto"/>
        <w:ind w:left="200" w:hanging="200"/>
      </w:pPr>
      <w:bookmarkStart w:id="1933" w:name="d5e2799"/>
      <w:bookmarkStart w:id="1934" w:name="d5e2798"/>
      <w:bookmarkStart w:id="1935" w:name="d5e2113"/>
      <w:bookmarkStart w:id="1936" w:name="d5e2112"/>
      <w:r>
        <w:rPr>
          <w:rFonts w:ascii="Times New Roman" w:hAnsi="Times New Roman"/>
          <w:color w:val="000000"/>
          <w:sz w:val="20"/>
        </w:rPr>
        <w:t>Адрес точки отправки = [http://host:port/...]</w:t>
      </w:r>
    </w:p>
    <w:p w14:paraId="26848A83" w14:textId="77777777" w:rsidR="003D271F" w:rsidRDefault="00406DFC">
      <w:pPr>
        <w:numPr>
          <w:ilvl w:val="0"/>
          <w:numId w:val="48"/>
        </w:numPr>
        <w:tabs>
          <w:tab w:val="left" w:pos="200"/>
        </w:tabs>
        <w:spacing w:before="200" w:after="0" w:line="240" w:lineRule="auto"/>
        <w:ind w:left="200" w:hanging="200"/>
      </w:pPr>
      <w:bookmarkStart w:id="1937" w:name="d5e2801"/>
      <w:bookmarkStart w:id="1938" w:name="d5e2115"/>
      <w:bookmarkEnd w:id="1933"/>
      <w:bookmarkEnd w:id="1934"/>
      <w:bookmarkEnd w:id="1935"/>
      <w:bookmarkEnd w:id="1936"/>
      <w:r>
        <w:rPr>
          <w:rFonts w:ascii="Times New Roman" w:hAnsi="Times New Roman"/>
          <w:color w:val="000000"/>
          <w:sz w:val="20"/>
        </w:rPr>
        <w:t>Таймаут ожидания ответа (в сек.) = 45</w:t>
      </w:r>
    </w:p>
    <w:p w14:paraId="45C296C3" w14:textId="77777777" w:rsidR="003D271F" w:rsidRDefault="00406DFC">
      <w:pPr>
        <w:numPr>
          <w:ilvl w:val="0"/>
          <w:numId w:val="48"/>
        </w:numPr>
        <w:tabs>
          <w:tab w:val="left" w:pos="200"/>
        </w:tabs>
        <w:spacing w:before="200" w:after="0" w:line="240" w:lineRule="auto"/>
        <w:ind w:left="200" w:hanging="200"/>
      </w:pPr>
      <w:bookmarkStart w:id="1939" w:name="d5e2803"/>
      <w:bookmarkStart w:id="1940" w:name="d5e2117"/>
      <w:bookmarkEnd w:id="1937"/>
      <w:bookmarkEnd w:id="1938"/>
      <w:r>
        <w:rPr>
          <w:rFonts w:ascii="Times New Roman" w:hAnsi="Times New Roman"/>
          <w:color w:val="000000"/>
          <w:sz w:val="20"/>
        </w:rPr>
        <w:t>Количество попыток отправки = 1</w:t>
      </w:r>
    </w:p>
    <w:p w14:paraId="551E8224" w14:textId="77777777" w:rsidR="003D271F" w:rsidRDefault="00406DFC">
      <w:pPr>
        <w:numPr>
          <w:ilvl w:val="0"/>
          <w:numId w:val="48"/>
        </w:numPr>
        <w:tabs>
          <w:tab w:val="left" w:pos="200"/>
        </w:tabs>
        <w:spacing w:before="200" w:after="0" w:line="240" w:lineRule="auto"/>
        <w:ind w:left="200" w:hanging="200"/>
      </w:pPr>
      <w:bookmarkStart w:id="1941" w:name="d5e2805"/>
      <w:bookmarkStart w:id="1942" w:name="d5e2119"/>
      <w:bookmarkEnd w:id="1939"/>
      <w:bookmarkEnd w:id="1940"/>
      <w:r>
        <w:rPr>
          <w:rFonts w:ascii="Times New Roman" w:hAnsi="Times New Roman"/>
          <w:color w:val="000000"/>
          <w:sz w:val="20"/>
        </w:rPr>
        <w:t>Временные интервалы между попытками (в сек.) = 10;15</w:t>
      </w:r>
    </w:p>
    <w:p w14:paraId="0E738DFA" w14:textId="77777777" w:rsidR="003D271F" w:rsidRDefault="00406DFC">
      <w:pPr>
        <w:numPr>
          <w:ilvl w:val="0"/>
          <w:numId w:val="48"/>
        </w:numPr>
        <w:tabs>
          <w:tab w:val="left" w:pos="200"/>
        </w:tabs>
        <w:spacing w:before="200" w:after="0" w:line="240" w:lineRule="auto"/>
        <w:ind w:left="200" w:hanging="200"/>
      </w:pPr>
      <w:bookmarkStart w:id="1943" w:name="d5e2807"/>
      <w:bookmarkStart w:id="1944" w:name="d5e2121"/>
      <w:bookmarkEnd w:id="1941"/>
      <w:bookmarkEnd w:id="1942"/>
      <w:r>
        <w:rPr>
          <w:rFonts w:ascii="Times New Roman" w:hAnsi="Times New Roman"/>
          <w:color w:val="000000"/>
          <w:sz w:val="20"/>
        </w:rPr>
        <w:t>Таймаут подключения (в сек.) = 42</w:t>
      </w:r>
    </w:p>
    <w:bookmarkEnd w:id="1943"/>
    <w:bookmarkEnd w:id="1944"/>
    <w:p w14:paraId="021A5CB5" w14:textId="77777777" w:rsidR="003D271F" w:rsidRDefault="00406DFC">
      <w:pPr>
        <w:spacing w:before="200" w:after="0" w:line="240" w:lineRule="auto"/>
      </w:pPr>
      <w:r>
        <w:rPr>
          <w:rFonts w:ascii="Times New Roman" w:hAnsi="Times New Roman"/>
          <w:color w:val="000000"/>
          <w:sz w:val="20"/>
        </w:rPr>
        <w:t>Далее при успешной отправк</w:t>
      </w:r>
      <w:r>
        <w:rPr>
          <w:rFonts w:ascii="Times New Roman" w:hAnsi="Times New Roman"/>
          <w:color w:val="000000"/>
          <w:sz w:val="20"/>
        </w:rPr>
        <w:t>е запросов производится ожидание ответов. Существуют два вараинта обработчиков: Ожидание асинхронного ответа для наличных операций (для hold и post) и Ожидание асинхронного ответа (без повторов) (для checkForDebit).</w:t>
      </w:r>
    </w:p>
    <w:p w14:paraId="486337A9" w14:textId="77777777" w:rsidR="003D271F" w:rsidRDefault="00406DFC">
      <w:pPr>
        <w:spacing w:before="200" w:after="0" w:line="240" w:lineRule="auto"/>
      </w:pPr>
      <w:r>
        <w:rPr>
          <w:rFonts w:ascii="Times New Roman" w:hAnsi="Times New Roman"/>
          <w:color w:val="000000"/>
          <w:sz w:val="20"/>
        </w:rPr>
        <w:t xml:space="preserve">Таймауты ожидания ответов на любой из </w:t>
      </w:r>
      <w:r>
        <w:rPr>
          <w:rFonts w:ascii="Times New Roman" w:hAnsi="Times New Roman"/>
          <w:color w:val="000000"/>
          <w:sz w:val="20"/>
        </w:rPr>
        <w:t>сервисов ищутся в параметрах сценария, если нет, то среди параметров системы VTB24_TS_ANSWER_TIMEOUT "ТС. Время ожидания ответа (в секундах) от УСБС для отбора операций с истекшим временем ожидания ответа" (по умолчанию 30 секунд, на боевом стенде = 2400).</w:t>
      </w:r>
    </w:p>
    <w:p w14:paraId="215B392C" w14:textId="77777777" w:rsidR="003D271F" w:rsidRDefault="00406DFC">
      <w:pPr>
        <w:spacing w:before="200" w:after="0" w:line="240" w:lineRule="auto"/>
      </w:pPr>
      <w:r>
        <w:rPr>
          <w:rFonts w:ascii="Times New Roman" w:hAnsi="Times New Roman"/>
          <w:color w:val="000000"/>
          <w:sz w:val="20"/>
        </w:rPr>
        <w:t xml:space="preserve">Количество повторных вызовов при получении технической ошибки на этапе исполнения ищутся в параметрах сценария, если нет, то среди параметров системы VTB24_TS_ANSWER_T_REPEAT_NUM "ВТБ24. ТС. Обработка ответа от УСБС. Количество повторных попыток отправки </w:t>
      </w:r>
      <w:r>
        <w:rPr>
          <w:rFonts w:ascii="Times New Roman" w:hAnsi="Times New Roman"/>
          <w:color w:val="000000"/>
          <w:sz w:val="20"/>
        </w:rPr>
        <w:t>сообщения после превышения времени ожидания ответа" (на боевом стенде = 1 раз).</w:t>
      </w:r>
    </w:p>
    <w:p w14:paraId="43AD113F" w14:textId="77777777" w:rsidR="003D271F" w:rsidRDefault="00406DFC">
      <w:pPr>
        <w:spacing w:before="200" w:after="0" w:line="240" w:lineRule="auto"/>
      </w:pPr>
      <w:r>
        <w:rPr>
          <w:rFonts w:ascii="Times New Roman" w:hAnsi="Times New Roman"/>
          <w:color w:val="000000"/>
          <w:sz w:val="20"/>
        </w:rPr>
        <w:t>Временные интервалы между повторными вызовами на любой сервис ищутся в параметрах сценария, если нет, то среди параметров системы VTB24_TS_ANSWER_T_DELAYS "ВТБ24. ТС. Обработка</w:t>
      </w:r>
      <w:r>
        <w:rPr>
          <w:rFonts w:ascii="Times New Roman" w:hAnsi="Times New Roman"/>
          <w:color w:val="000000"/>
          <w:sz w:val="20"/>
        </w:rPr>
        <w:t xml:space="preserve"> ответа от УСБС. Список величин задержек (в секундах) ожидания ответа от УСБС" (на боевом стенде = 1500;2400 секунд). Параметр содержит значения задержек для каждого следующего повторного вызова через ";".</w:t>
      </w:r>
    </w:p>
    <w:p w14:paraId="617B6391" w14:textId="77777777" w:rsidR="003D271F" w:rsidRDefault="00406DFC">
      <w:pPr>
        <w:spacing w:before="415" w:after="0" w:line="240" w:lineRule="auto"/>
      </w:pPr>
      <w:bookmarkStart w:id="1945" w:name="client"/>
      <w:r>
        <w:rPr>
          <w:rFonts w:ascii="Arial" w:hAnsi="Arial"/>
          <w:b/>
          <w:color w:val="000000"/>
          <w:sz w:val="41"/>
        </w:rPr>
        <w:t>Текущие требования к данным по созданию клиентов</w:t>
      </w:r>
    </w:p>
    <w:bookmarkEnd w:id="1945"/>
    <w:p w14:paraId="55A7AF08" w14:textId="77777777" w:rsidR="003D271F" w:rsidRDefault="00406DFC">
      <w:pPr>
        <w:spacing w:before="200" w:after="0" w:line="240" w:lineRule="auto"/>
      </w:pPr>
      <w:r>
        <w:rPr>
          <w:rFonts w:ascii="Times New Roman" w:hAnsi="Times New Roman"/>
          <w:color w:val="000000"/>
          <w:sz w:val="20"/>
        </w:rPr>
        <w:t>П</w:t>
      </w:r>
      <w:r>
        <w:rPr>
          <w:rFonts w:ascii="Times New Roman" w:hAnsi="Times New Roman"/>
          <w:color w:val="000000"/>
          <w:sz w:val="20"/>
        </w:rPr>
        <w:t>ри получении операции через сервис JournalService.create в части случаев необходима регистрация клиента. Возможность сервиса получать в качестве клиента по операции идентифицированного клиента ФЛ:</w:t>
      </w:r>
    </w:p>
    <w:p w14:paraId="1CF29B54" w14:textId="77777777" w:rsidR="003D271F" w:rsidRDefault="00406DFC">
      <w:pPr>
        <w:numPr>
          <w:ilvl w:val="0"/>
          <w:numId w:val="49"/>
        </w:numPr>
        <w:tabs>
          <w:tab w:val="left" w:pos="240"/>
        </w:tabs>
        <w:spacing w:before="200" w:after="0" w:line="240" w:lineRule="auto"/>
        <w:ind w:left="240" w:hanging="40"/>
      </w:pPr>
      <w:bookmarkStart w:id="1946" w:name="d5e2817"/>
      <w:bookmarkStart w:id="1947" w:name="d5e2816"/>
      <w:bookmarkStart w:id="1948" w:name="d5e2131"/>
      <w:bookmarkStart w:id="1949" w:name="d5e2130"/>
      <w:r>
        <w:rPr>
          <w:rFonts w:ascii="Times New Roman" w:hAnsi="Times New Roman"/>
          <w:color w:val="000000"/>
          <w:sz w:val="20"/>
        </w:rPr>
        <w:t xml:space="preserve">В теге client могут быть переданы клиенты ФЛ и ЮЛ (см. </w:t>
      </w:r>
      <w:hyperlink w:anchor="method_createJS_request">
        <w:r>
          <w:rPr>
            <w:rFonts w:ascii="Times New Roman" w:hAnsi="Times New Roman"/>
            <w:color w:val="000000"/>
            <w:sz w:val="20"/>
          </w:rPr>
          <w:t>Раздел 4.3.2.4.4, «Разработка метода создания операции JournalService.create»</w:t>
        </w:r>
      </w:hyperlink>
      <w:r>
        <w:rPr>
          <w:rFonts w:ascii="Times New Roman" w:hAnsi="Times New Roman"/>
          <w:color w:val="000000"/>
          <w:sz w:val="20"/>
        </w:rPr>
        <w:t>).</w:t>
      </w:r>
    </w:p>
    <w:p w14:paraId="223D9BB1" w14:textId="77777777" w:rsidR="003D271F" w:rsidRDefault="00406DFC">
      <w:pPr>
        <w:spacing w:before="200" w:after="0" w:line="240" w:lineRule="auto"/>
        <w:ind w:left="600" w:right="360"/>
      </w:pPr>
      <w:bookmarkStart w:id="1950" w:name="d5e2820"/>
      <w:bookmarkStart w:id="1951" w:name="d5e2134"/>
      <w:bookmarkEnd w:id="1946"/>
      <w:bookmarkEnd w:id="1947"/>
      <w:bookmarkEnd w:id="1948"/>
      <w:bookmarkEnd w:id="1949"/>
      <w:r>
        <w:rPr>
          <w:rFonts w:ascii="Times New Roman" w:hAnsi="Times New Roman"/>
          <w:b/>
          <w:color w:val="000000"/>
          <w:sz w:val="28"/>
        </w:rPr>
        <w:t>Примечание</w:t>
      </w:r>
    </w:p>
    <w:bookmarkEnd w:id="1950"/>
    <w:bookmarkEnd w:id="1951"/>
    <w:p w14:paraId="308A954A" w14:textId="77777777" w:rsidR="003D271F" w:rsidRDefault="00406DFC">
      <w:pPr>
        <w:spacing w:before="200" w:after="0" w:line="240" w:lineRule="auto"/>
        <w:ind w:left="600" w:right="360"/>
      </w:pPr>
      <w:r>
        <w:rPr>
          <w:rFonts w:ascii="Times New Roman" w:hAnsi="Times New Roman"/>
          <w:color w:val="000000"/>
          <w:sz w:val="20"/>
        </w:rPr>
        <w:lastRenderedPageBreak/>
        <w:t>По операциям из СУБО в разделе client не мог приходить ЮЛ.</w:t>
      </w:r>
    </w:p>
    <w:p w14:paraId="4F8E165E" w14:textId="77777777" w:rsidR="003D271F" w:rsidRDefault="00406DFC">
      <w:pPr>
        <w:numPr>
          <w:ilvl w:val="0"/>
          <w:numId w:val="49"/>
        </w:numPr>
        <w:tabs>
          <w:tab w:val="left" w:pos="240"/>
        </w:tabs>
        <w:spacing w:before="200" w:after="0" w:line="240" w:lineRule="auto"/>
        <w:ind w:left="240" w:hanging="40"/>
      </w:pPr>
      <w:bookmarkStart w:id="1952" w:name="d5e2822"/>
      <w:bookmarkStart w:id="1953" w:name="d5e2136"/>
      <w:r>
        <w:rPr>
          <w:rFonts w:ascii="Times New Roman" w:hAnsi="Times New Roman"/>
          <w:color w:val="000000"/>
          <w:sz w:val="20"/>
        </w:rPr>
        <w:t>Для ФЛ (теги client и proxyClient) добавлен разбор новых полей</w:t>
      </w:r>
      <w:r>
        <w:rPr>
          <w:rFonts w:ascii="Times New Roman" w:hAnsi="Times New Roman"/>
          <w:color w:val="000000"/>
          <w:sz w:val="20"/>
        </w:rPr>
        <w:t>:</w:t>
      </w:r>
    </w:p>
    <w:p w14:paraId="18FCEFDD" w14:textId="77777777" w:rsidR="003D271F" w:rsidRDefault="00406DFC">
      <w:pPr>
        <w:tabs>
          <w:tab w:val="left" w:pos="480"/>
        </w:tabs>
        <w:spacing w:before="200" w:after="0" w:line="240" w:lineRule="auto"/>
        <w:ind w:left="480" w:hanging="240"/>
      </w:pPr>
      <w:bookmarkStart w:id="1954" w:name="d5e2825"/>
      <w:bookmarkStart w:id="1955" w:name="d5e2824"/>
      <w:bookmarkStart w:id="1956" w:name="d5e2139"/>
      <w:bookmarkStart w:id="1957" w:name="d5e2138"/>
      <w:bookmarkEnd w:id="1952"/>
      <w:bookmarkEnd w:id="1953"/>
      <w:r>
        <w:rPr>
          <w:rFonts w:ascii="Times New Roman" w:hAnsi="Times New Roman"/>
          <w:color w:val="000000"/>
          <w:sz w:val="20"/>
        </w:rPr>
        <w:t>2.1.</w:t>
      </w:r>
      <w:r>
        <w:rPr>
          <w:rFonts w:ascii="Times New Roman" w:hAnsi="Times New Roman"/>
          <w:color w:val="000000"/>
          <w:sz w:val="20"/>
        </w:rPr>
        <w:tab/>
        <w:t>тип клиента - обязательно (clientTypeEnum=0).</w:t>
      </w:r>
    </w:p>
    <w:p w14:paraId="3A8AB159" w14:textId="77777777" w:rsidR="003D271F" w:rsidRDefault="00406DFC">
      <w:pPr>
        <w:tabs>
          <w:tab w:val="left" w:pos="480"/>
        </w:tabs>
        <w:spacing w:before="200" w:after="0" w:line="240" w:lineRule="auto"/>
        <w:ind w:left="480" w:hanging="240"/>
      </w:pPr>
      <w:bookmarkStart w:id="1958" w:name="d5e2827"/>
      <w:bookmarkStart w:id="1959" w:name="d5e2141"/>
      <w:bookmarkEnd w:id="1954"/>
      <w:bookmarkEnd w:id="1955"/>
      <w:bookmarkEnd w:id="1956"/>
      <w:bookmarkEnd w:id="1957"/>
      <w:r>
        <w:rPr>
          <w:rFonts w:ascii="Times New Roman" w:hAnsi="Times New Roman"/>
          <w:color w:val="000000"/>
          <w:sz w:val="20"/>
        </w:rPr>
        <w:t>2.2.</w:t>
      </w:r>
      <w:r>
        <w:rPr>
          <w:rFonts w:ascii="Times New Roman" w:hAnsi="Times New Roman"/>
          <w:color w:val="000000"/>
          <w:sz w:val="20"/>
        </w:rPr>
        <w:tab/>
        <w:t>ДУЛ:</w:t>
      </w:r>
    </w:p>
    <w:p w14:paraId="75C288C8" w14:textId="77777777" w:rsidR="003D271F" w:rsidRDefault="00406DFC">
      <w:pPr>
        <w:tabs>
          <w:tab w:val="left" w:pos="720"/>
        </w:tabs>
        <w:spacing w:before="200" w:after="0" w:line="240" w:lineRule="auto"/>
        <w:ind w:left="720" w:hanging="240"/>
      </w:pPr>
      <w:bookmarkStart w:id="1960" w:name="d5e2830"/>
      <w:bookmarkStart w:id="1961" w:name="d5e2829"/>
      <w:bookmarkStart w:id="1962" w:name="d5e2144"/>
      <w:bookmarkStart w:id="1963" w:name="d5e2143"/>
      <w:bookmarkEnd w:id="1958"/>
      <w:bookmarkEnd w:id="1959"/>
      <w:r>
        <w:rPr>
          <w:rFonts w:ascii="Times New Roman" w:hAnsi="Times New Roman"/>
          <w:color w:val="000000"/>
          <w:sz w:val="20"/>
        </w:rPr>
        <w:t>2.2.1.</w:t>
      </w:r>
      <w:r>
        <w:rPr>
          <w:rFonts w:ascii="Times New Roman" w:hAnsi="Times New Roman"/>
          <w:color w:val="000000"/>
          <w:sz w:val="20"/>
        </w:rPr>
        <w:tab/>
        <w:t>Обязательно: Тип документа, Серия и Номер.</w:t>
      </w:r>
    </w:p>
    <w:p w14:paraId="43065E9C" w14:textId="77777777" w:rsidR="003D271F" w:rsidRDefault="00406DFC">
      <w:pPr>
        <w:tabs>
          <w:tab w:val="left" w:pos="720"/>
        </w:tabs>
        <w:spacing w:before="200" w:after="0" w:line="240" w:lineRule="auto"/>
        <w:ind w:left="720" w:hanging="240"/>
      </w:pPr>
      <w:bookmarkStart w:id="1964" w:name="d5e2832"/>
      <w:bookmarkStart w:id="1965" w:name="d5e2146"/>
      <w:bookmarkEnd w:id="1960"/>
      <w:bookmarkEnd w:id="1961"/>
      <w:bookmarkEnd w:id="1962"/>
      <w:bookmarkEnd w:id="1963"/>
      <w:r>
        <w:rPr>
          <w:rFonts w:ascii="Times New Roman" w:hAnsi="Times New Roman"/>
          <w:color w:val="000000"/>
          <w:sz w:val="20"/>
        </w:rPr>
        <w:t>2.2.2.</w:t>
      </w:r>
      <w:r>
        <w:rPr>
          <w:rFonts w:ascii="Times New Roman" w:hAnsi="Times New Roman"/>
          <w:color w:val="000000"/>
          <w:sz w:val="20"/>
        </w:rPr>
        <w:tab/>
        <w:t>Для определения типа ДУЛ используется таблица типов ДУЛ Спектрум.</w:t>
      </w:r>
    </w:p>
    <w:p w14:paraId="66686D8C" w14:textId="77777777" w:rsidR="003D271F" w:rsidRDefault="00406DFC">
      <w:pPr>
        <w:tabs>
          <w:tab w:val="left" w:pos="720"/>
        </w:tabs>
        <w:spacing w:before="200" w:after="0" w:line="240" w:lineRule="auto"/>
        <w:ind w:left="720" w:hanging="240"/>
      </w:pPr>
      <w:bookmarkStart w:id="1966" w:name="d5e2834"/>
      <w:bookmarkStart w:id="1967" w:name="d5e2148"/>
      <w:bookmarkEnd w:id="1964"/>
      <w:bookmarkEnd w:id="1965"/>
      <w:r>
        <w:rPr>
          <w:rFonts w:ascii="Times New Roman" w:hAnsi="Times New Roman"/>
          <w:color w:val="000000"/>
          <w:sz w:val="20"/>
        </w:rPr>
        <w:t>2.2.3.</w:t>
      </w:r>
      <w:r>
        <w:rPr>
          <w:rFonts w:ascii="Times New Roman" w:hAnsi="Times New Roman"/>
          <w:color w:val="000000"/>
          <w:sz w:val="20"/>
        </w:rPr>
        <w:tab/>
        <w:t>Серия и номер записываются в одноименные поля справочника ДУЛ С</w:t>
      </w:r>
      <w:r>
        <w:rPr>
          <w:rFonts w:ascii="Times New Roman" w:hAnsi="Times New Roman"/>
          <w:color w:val="000000"/>
          <w:sz w:val="20"/>
        </w:rPr>
        <w:t>пектрум.</w:t>
      </w:r>
    </w:p>
    <w:p w14:paraId="4F3F7CC2" w14:textId="77777777" w:rsidR="003D271F" w:rsidRDefault="00406DFC">
      <w:pPr>
        <w:tabs>
          <w:tab w:val="left" w:pos="480"/>
        </w:tabs>
        <w:spacing w:before="200" w:after="0" w:line="240" w:lineRule="auto"/>
        <w:ind w:left="480" w:hanging="240"/>
      </w:pPr>
      <w:bookmarkStart w:id="1968" w:name="d5e2836"/>
      <w:bookmarkStart w:id="1969" w:name="d5e2150"/>
      <w:bookmarkEnd w:id="1966"/>
      <w:bookmarkEnd w:id="1967"/>
      <w:r>
        <w:rPr>
          <w:rFonts w:ascii="Times New Roman" w:hAnsi="Times New Roman"/>
          <w:color w:val="000000"/>
          <w:sz w:val="20"/>
        </w:rPr>
        <w:t>2.3.</w:t>
      </w:r>
      <w:r>
        <w:rPr>
          <w:rFonts w:ascii="Times New Roman" w:hAnsi="Times New Roman"/>
          <w:color w:val="000000"/>
          <w:sz w:val="20"/>
        </w:rPr>
        <w:tab/>
        <w:t>ФИО:</w:t>
      </w:r>
    </w:p>
    <w:p w14:paraId="51A203B4" w14:textId="77777777" w:rsidR="003D271F" w:rsidRDefault="00406DFC">
      <w:pPr>
        <w:tabs>
          <w:tab w:val="left" w:pos="720"/>
        </w:tabs>
        <w:spacing w:before="200" w:after="0" w:line="240" w:lineRule="auto"/>
        <w:ind w:left="720" w:hanging="240"/>
      </w:pPr>
      <w:bookmarkStart w:id="1970" w:name="d5e2839"/>
      <w:bookmarkStart w:id="1971" w:name="d5e2838"/>
      <w:bookmarkStart w:id="1972" w:name="d5e2153"/>
      <w:bookmarkStart w:id="1973" w:name="d5e2152"/>
      <w:bookmarkEnd w:id="1968"/>
      <w:bookmarkEnd w:id="1969"/>
      <w:r>
        <w:rPr>
          <w:rFonts w:ascii="Times New Roman" w:hAnsi="Times New Roman"/>
          <w:color w:val="000000"/>
          <w:sz w:val="20"/>
        </w:rPr>
        <w:t>2.3.1.</w:t>
      </w:r>
      <w:r>
        <w:rPr>
          <w:rFonts w:ascii="Times New Roman" w:hAnsi="Times New Roman"/>
          <w:color w:val="000000"/>
          <w:sz w:val="20"/>
        </w:rPr>
        <w:tab/>
        <w:t>Обязательно: Фамилия и Имя.</w:t>
      </w:r>
    </w:p>
    <w:p w14:paraId="4F74F971" w14:textId="77777777" w:rsidR="003D271F" w:rsidRDefault="00406DFC">
      <w:pPr>
        <w:tabs>
          <w:tab w:val="left" w:pos="480"/>
        </w:tabs>
        <w:spacing w:before="200" w:after="0" w:line="240" w:lineRule="auto"/>
        <w:ind w:left="480" w:hanging="240"/>
      </w:pPr>
      <w:bookmarkStart w:id="1974" w:name="d5e2841"/>
      <w:bookmarkStart w:id="1975" w:name="d5e2155"/>
      <w:bookmarkEnd w:id="1970"/>
      <w:bookmarkEnd w:id="1971"/>
      <w:bookmarkEnd w:id="1972"/>
      <w:bookmarkEnd w:id="1973"/>
      <w:r>
        <w:rPr>
          <w:rFonts w:ascii="Times New Roman" w:hAnsi="Times New Roman"/>
          <w:color w:val="000000"/>
          <w:sz w:val="20"/>
        </w:rPr>
        <w:t>2.4.</w:t>
      </w:r>
      <w:r>
        <w:rPr>
          <w:rFonts w:ascii="Times New Roman" w:hAnsi="Times New Roman"/>
          <w:color w:val="000000"/>
          <w:sz w:val="20"/>
        </w:rPr>
        <w:tab/>
        <w:t>Производится поиск физического лица с данными ДУЛ (тип документа + серия + номер) и Фамилия + Имя. Если данные не заполнены, то клиент идентифицирован не будет.</w:t>
      </w:r>
    </w:p>
    <w:p w14:paraId="559230DA" w14:textId="77777777" w:rsidR="003D271F" w:rsidRDefault="00406DFC">
      <w:pPr>
        <w:tabs>
          <w:tab w:val="left" w:pos="480"/>
        </w:tabs>
        <w:spacing w:before="200" w:after="0" w:line="240" w:lineRule="auto"/>
        <w:ind w:left="480" w:hanging="240"/>
      </w:pPr>
      <w:bookmarkStart w:id="1976" w:name="d5e2843"/>
      <w:bookmarkStart w:id="1977" w:name="d5e2157"/>
      <w:bookmarkEnd w:id="1974"/>
      <w:bookmarkEnd w:id="1975"/>
      <w:r>
        <w:rPr>
          <w:rFonts w:ascii="Times New Roman" w:hAnsi="Times New Roman"/>
          <w:color w:val="000000"/>
          <w:sz w:val="20"/>
        </w:rPr>
        <w:t>2.5.</w:t>
      </w:r>
      <w:r>
        <w:rPr>
          <w:rFonts w:ascii="Times New Roman" w:hAnsi="Times New Roman"/>
          <w:color w:val="000000"/>
          <w:sz w:val="20"/>
        </w:rPr>
        <w:tab/>
        <w:t xml:space="preserve">Если такое физическое лицо уже </w:t>
      </w:r>
      <w:r>
        <w:rPr>
          <w:rFonts w:ascii="Times New Roman" w:hAnsi="Times New Roman"/>
          <w:color w:val="000000"/>
          <w:sz w:val="20"/>
        </w:rPr>
        <w:t>есть, и оно единственное, то проверяем, не изменилась ли информация по нему:</w:t>
      </w:r>
    </w:p>
    <w:p w14:paraId="6468FC00" w14:textId="77777777" w:rsidR="003D271F" w:rsidRDefault="00406DFC">
      <w:pPr>
        <w:tabs>
          <w:tab w:val="left" w:pos="720"/>
        </w:tabs>
        <w:spacing w:before="200" w:after="0" w:line="240" w:lineRule="auto"/>
        <w:ind w:left="720" w:hanging="240"/>
      </w:pPr>
      <w:bookmarkStart w:id="1978" w:name="d5e2846"/>
      <w:bookmarkStart w:id="1979" w:name="d5e2845"/>
      <w:bookmarkStart w:id="1980" w:name="d5e2160"/>
      <w:bookmarkStart w:id="1981" w:name="d5e2159"/>
      <w:bookmarkEnd w:id="1976"/>
      <w:bookmarkEnd w:id="1977"/>
      <w:r>
        <w:rPr>
          <w:rFonts w:ascii="Times New Roman" w:hAnsi="Times New Roman"/>
          <w:color w:val="000000"/>
          <w:sz w:val="20"/>
        </w:rPr>
        <w:t>2.5.1.</w:t>
      </w:r>
      <w:r>
        <w:rPr>
          <w:rFonts w:ascii="Times New Roman" w:hAnsi="Times New Roman"/>
          <w:color w:val="000000"/>
          <w:sz w:val="20"/>
        </w:rPr>
        <w:tab/>
        <w:t>если Отчество отличается - переписываем.</w:t>
      </w:r>
    </w:p>
    <w:p w14:paraId="2A987FEA" w14:textId="77777777" w:rsidR="003D271F" w:rsidRDefault="00406DFC">
      <w:pPr>
        <w:tabs>
          <w:tab w:val="left" w:pos="720"/>
        </w:tabs>
        <w:spacing w:before="200" w:after="0" w:line="240" w:lineRule="auto"/>
        <w:ind w:left="720" w:hanging="240"/>
      </w:pPr>
      <w:bookmarkStart w:id="1982" w:name="d5e2848"/>
      <w:bookmarkStart w:id="1983" w:name="d5e2162"/>
      <w:bookmarkEnd w:id="1978"/>
      <w:bookmarkEnd w:id="1979"/>
      <w:bookmarkEnd w:id="1980"/>
      <w:bookmarkEnd w:id="1981"/>
      <w:r>
        <w:rPr>
          <w:rFonts w:ascii="Times New Roman" w:hAnsi="Times New Roman"/>
          <w:color w:val="000000"/>
          <w:sz w:val="20"/>
        </w:rPr>
        <w:t>2.5.2.</w:t>
      </w:r>
      <w:r>
        <w:rPr>
          <w:rFonts w:ascii="Times New Roman" w:hAnsi="Times New Roman"/>
          <w:color w:val="000000"/>
          <w:sz w:val="20"/>
        </w:rPr>
        <w:tab/>
        <w:t>если Кем выдан отличается - переписываем.</w:t>
      </w:r>
    </w:p>
    <w:p w14:paraId="37700DC6" w14:textId="77777777" w:rsidR="003D271F" w:rsidRDefault="00406DFC">
      <w:pPr>
        <w:tabs>
          <w:tab w:val="left" w:pos="720"/>
        </w:tabs>
        <w:spacing w:before="200" w:after="0" w:line="240" w:lineRule="auto"/>
        <w:ind w:left="720" w:hanging="240"/>
      </w:pPr>
      <w:bookmarkStart w:id="1984" w:name="d5e2850"/>
      <w:bookmarkStart w:id="1985" w:name="d5e2164"/>
      <w:bookmarkEnd w:id="1982"/>
      <w:bookmarkEnd w:id="1983"/>
      <w:r>
        <w:rPr>
          <w:rFonts w:ascii="Times New Roman" w:hAnsi="Times New Roman"/>
          <w:color w:val="000000"/>
          <w:sz w:val="20"/>
        </w:rPr>
        <w:t>2.5.3.</w:t>
      </w:r>
      <w:r>
        <w:rPr>
          <w:rFonts w:ascii="Times New Roman" w:hAnsi="Times New Roman"/>
          <w:color w:val="000000"/>
          <w:sz w:val="20"/>
        </w:rPr>
        <w:tab/>
        <w:t>если Дата выдачи отличается - переписываем.</w:t>
      </w:r>
    </w:p>
    <w:p w14:paraId="60CD2FA2" w14:textId="77777777" w:rsidR="003D271F" w:rsidRDefault="00406DFC">
      <w:pPr>
        <w:tabs>
          <w:tab w:val="left" w:pos="720"/>
        </w:tabs>
        <w:spacing w:before="200" w:after="0" w:line="240" w:lineRule="auto"/>
        <w:ind w:left="720" w:hanging="240"/>
      </w:pPr>
      <w:bookmarkStart w:id="1986" w:name="d5e2852"/>
      <w:bookmarkStart w:id="1987" w:name="d5e2166"/>
      <w:bookmarkEnd w:id="1984"/>
      <w:bookmarkEnd w:id="1985"/>
      <w:r>
        <w:rPr>
          <w:rFonts w:ascii="Times New Roman" w:hAnsi="Times New Roman"/>
          <w:color w:val="000000"/>
          <w:sz w:val="20"/>
        </w:rPr>
        <w:t>2.5.4.</w:t>
      </w:r>
      <w:r>
        <w:rPr>
          <w:rFonts w:ascii="Times New Roman" w:hAnsi="Times New Roman"/>
          <w:color w:val="000000"/>
          <w:sz w:val="20"/>
        </w:rPr>
        <w:tab/>
        <w:t>если Код подразделения в</w:t>
      </w:r>
      <w:r>
        <w:rPr>
          <w:rFonts w:ascii="Times New Roman" w:hAnsi="Times New Roman"/>
          <w:color w:val="000000"/>
          <w:sz w:val="20"/>
        </w:rPr>
        <w:t>ыдачи отличается - переписываем.</w:t>
      </w:r>
    </w:p>
    <w:p w14:paraId="3AA9375D" w14:textId="77777777" w:rsidR="003D271F" w:rsidRDefault="00406DFC">
      <w:pPr>
        <w:tabs>
          <w:tab w:val="left" w:pos="480"/>
        </w:tabs>
        <w:spacing w:before="200" w:after="0" w:line="240" w:lineRule="auto"/>
        <w:ind w:left="480" w:hanging="240"/>
      </w:pPr>
      <w:bookmarkStart w:id="1988" w:name="d5e2854"/>
      <w:bookmarkStart w:id="1989" w:name="d5e2168"/>
      <w:bookmarkEnd w:id="1986"/>
      <w:bookmarkEnd w:id="1987"/>
      <w:r>
        <w:rPr>
          <w:rFonts w:ascii="Times New Roman" w:hAnsi="Times New Roman"/>
          <w:color w:val="000000"/>
          <w:sz w:val="20"/>
        </w:rPr>
        <w:t>2.6.</w:t>
      </w:r>
      <w:r>
        <w:rPr>
          <w:rFonts w:ascii="Times New Roman" w:hAnsi="Times New Roman"/>
          <w:color w:val="000000"/>
          <w:sz w:val="20"/>
        </w:rPr>
        <w:tab/>
        <w:t>Если такого физического лица не найдено, то создаётся объект Физическое лицо и ДУЛ.</w:t>
      </w:r>
    </w:p>
    <w:p w14:paraId="08BDB8A4" w14:textId="77777777" w:rsidR="003D271F" w:rsidRDefault="00406DFC">
      <w:pPr>
        <w:tabs>
          <w:tab w:val="left" w:pos="480"/>
        </w:tabs>
        <w:spacing w:before="200" w:after="0" w:line="240" w:lineRule="auto"/>
        <w:ind w:left="480" w:hanging="240"/>
      </w:pPr>
      <w:bookmarkStart w:id="1990" w:name="d5e2856"/>
      <w:bookmarkStart w:id="1991" w:name="d5e2170"/>
      <w:bookmarkEnd w:id="1988"/>
      <w:bookmarkEnd w:id="1989"/>
      <w:r>
        <w:rPr>
          <w:rFonts w:ascii="Times New Roman" w:hAnsi="Times New Roman"/>
          <w:color w:val="000000"/>
          <w:sz w:val="20"/>
        </w:rPr>
        <w:t>2.7.</w:t>
      </w:r>
      <w:r>
        <w:rPr>
          <w:rFonts w:ascii="Times New Roman" w:hAnsi="Times New Roman"/>
          <w:color w:val="000000"/>
          <w:sz w:val="20"/>
        </w:rPr>
        <w:tab/>
        <w:t>Реквизиты физического лица вписываются в платёжный документ (в операции и "Расчетном документе" проставляется ДУЛ клиента-ФЛ).</w:t>
      </w:r>
    </w:p>
    <w:bookmarkEnd w:id="1990"/>
    <w:bookmarkEnd w:id="1991"/>
    <w:p w14:paraId="7161147C" w14:textId="77777777" w:rsidR="003D271F" w:rsidRDefault="00406DFC">
      <w:pPr>
        <w:spacing w:before="200" w:after="0" w:line="240" w:lineRule="auto"/>
        <w:ind w:left="480"/>
      </w:pPr>
      <w:r>
        <w:rPr>
          <w:rFonts w:ascii="Times New Roman" w:hAnsi="Times New Roman"/>
          <w:color w:val="000000"/>
          <w:sz w:val="20"/>
        </w:rPr>
        <w:t>То</w:t>
      </w:r>
      <w:r>
        <w:rPr>
          <w:rFonts w:ascii="Times New Roman" w:hAnsi="Times New Roman"/>
          <w:color w:val="000000"/>
          <w:sz w:val="20"/>
        </w:rPr>
        <w:t xml:space="preserve"> есть: если найден ранее созданный клиент, то он обновляется и записывается в операцию; если клиента не найдено, то он создается и записывается в операцию.</w:t>
      </w:r>
    </w:p>
    <w:p w14:paraId="345BDFFE" w14:textId="77777777" w:rsidR="003D271F" w:rsidRDefault="00406DFC">
      <w:pPr>
        <w:tabs>
          <w:tab w:val="left" w:pos="480"/>
        </w:tabs>
        <w:spacing w:before="200" w:after="0" w:line="240" w:lineRule="auto"/>
        <w:ind w:left="480" w:hanging="240"/>
      </w:pPr>
      <w:bookmarkStart w:id="1992" w:name="d5e2859"/>
      <w:bookmarkStart w:id="1993" w:name="d5e2173"/>
      <w:r>
        <w:rPr>
          <w:rFonts w:ascii="Times New Roman" w:hAnsi="Times New Roman"/>
          <w:color w:val="000000"/>
          <w:sz w:val="20"/>
        </w:rPr>
        <w:t>2.8.</w:t>
      </w:r>
      <w:r>
        <w:rPr>
          <w:rFonts w:ascii="Times New Roman" w:hAnsi="Times New Roman"/>
          <w:color w:val="000000"/>
          <w:sz w:val="20"/>
        </w:rPr>
        <w:tab/>
        <w:t>Признак "Лицо без гражданства", если не заполнен, то считается, что выключен.</w:t>
      </w:r>
    </w:p>
    <w:p w14:paraId="43ACF25C" w14:textId="77777777" w:rsidR="003D271F" w:rsidRDefault="00406DFC">
      <w:pPr>
        <w:tabs>
          <w:tab w:val="left" w:pos="480"/>
        </w:tabs>
        <w:spacing w:before="200" w:after="0" w:line="240" w:lineRule="auto"/>
        <w:ind w:left="480" w:hanging="240"/>
      </w:pPr>
      <w:bookmarkStart w:id="1994" w:name="d5e2861"/>
      <w:bookmarkStart w:id="1995" w:name="d5e2175"/>
      <w:bookmarkEnd w:id="1992"/>
      <w:bookmarkEnd w:id="1993"/>
      <w:r>
        <w:rPr>
          <w:rFonts w:ascii="Times New Roman" w:hAnsi="Times New Roman"/>
          <w:color w:val="000000"/>
          <w:sz w:val="20"/>
        </w:rPr>
        <w:t>2.9.</w:t>
      </w:r>
      <w:r>
        <w:rPr>
          <w:rFonts w:ascii="Times New Roman" w:hAnsi="Times New Roman"/>
          <w:color w:val="000000"/>
          <w:sz w:val="20"/>
        </w:rPr>
        <w:tab/>
        <w:t>Код страны г</w:t>
      </w:r>
      <w:r>
        <w:rPr>
          <w:rFonts w:ascii="Times New Roman" w:hAnsi="Times New Roman"/>
          <w:color w:val="000000"/>
          <w:sz w:val="20"/>
        </w:rPr>
        <w:t>ражданства. Если будет передан код, которого нет в таблице БД стран, то операция не будет создана. Вернется ошибка. Если страна не указана, то это не является ошибкой (клиент будет зарегистрирован).</w:t>
      </w:r>
    </w:p>
    <w:p w14:paraId="5CDA7A27" w14:textId="77777777" w:rsidR="003D271F" w:rsidRDefault="00406DFC">
      <w:pPr>
        <w:numPr>
          <w:ilvl w:val="0"/>
          <w:numId w:val="49"/>
        </w:numPr>
        <w:tabs>
          <w:tab w:val="left" w:pos="240"/>
        </w:tabs>
        <w:spacing w:before="200" w:after="0" w:line="240" w:lineRule="auto"/>
        <w:ind w:left="240" w:hanging="40"/>
      </w:pPr>
      <w:bookmarkStart w:id="1996" w:name="d5e2863"/>
      <w:bookmarkStart w:id="1997" w:name="d5e2177"/>
      <w:bookmarkEnd w:id="1994"/>
      <w:bookmarkEnd w:id="1995"/>
      <w:r>
        <w:rPr>
          <w:rFonts w:ascii="Times New Roman" w:hAnsi="Times New Roman"/>
          <w:color w:val="000000"/>
          <w:sz w:val="20"/>
        </w:rPr>
        <w:t>Никакого контроля на правомочность выполнения операции не</w:t>
      </w:r>
      <w:r>
        <w:rPr>
          <w:rFonts w:ascii="Times New Roman" w:hAnsi="Times New Roman"/>
          <w:color w:val="000000"/>
          <w:sz w:val="20"/>
        </w:rPr>
        <w:t xml:space="preserve"> предусматривается. Ответственность за возможность выполнения операции без заполнения нужных данных (для ФинМониторинга, например) лежит на инициирующей системе.</w:t>
      </w:r>
    </w:p>
    <w:p w14:paraId="448D15FD" w14:textId="77777777" w:rsidR="003D271F" w:rsidRDefault="00406DFC">
      <w:pPr>
        <w:spacing w:before="415" w:after="0" w:line="240" w:lineRule="auto"/>
      </w:pPr>
      <w:bookmarkStart w:id="1998" w:name="app_exam_subo"/>
      <w:bookmarkEnd w:id="1996"/>
      <w:bookmarkEnd w:id="1997"/>
      <w:r>
        <w:rPr>
          <w:rFonts w:ascii="Arial" w:hAnsi="Arial"/>
          <w:b/>
          <w:color w:val="000000"/>
          <w:sz w:val="41"/>
        </w:rPr>
        <w:t>Примеры запросов в СУБО</w:t>
      </w:r>
    </w:p>
    <w:bookmarkEnd w:id="1998"/>
    <w:p w14:paraId="7391735B" w14:textId="77777777" w:rsidR="003D271F" w:rsidRDefault="00406DFC">
      <w:pPr>
        <w:spacing w:before="200" w:after="0" w:line="240" w:lineRule="auto"/>
      </w:pPr>
      <w:r>
        <w:rPr>
          <w:rFonts w:ascii="Times New Roman" w:hAnsi="Times New Roman"/>
          <w:color w:val="000000"/>
          <w:sz w:val="20"/>
        </w:rPr>
        <w:t>Пример запроса на отмену:</w:t>
      </w:r>
    </w:p>
    <w:p w14:paraId="2E037234" w14:textId="77777777" w:rsidR="003D271F" w:rsidRPr="00F10318" w:rsidRDefault="00406DFC">
      <w:pPr>
        <w:shd w:val="clear" w:color="auto" w:fill="E0E0E0"/>
        <w:spacing w:before="160" w:after="0" w:line="240" w:lineRule="auto"/>
        <w:rPr>
          <w:lang w:val="en-US"/>
        </w:rPr>
      </w:pPr>
      <w:bookmarkStart w:id="1999" w:name="d5e2868"/>
      <w:bookmarkStart w:id="2000" w:name="d5e2182"/>
      <w:r w:rsidRPr="00F10318">
        <w:rPr>
          <w:rFonts w:ascii="Ubuntu Mono" w:hAnsi="Ubuntu Mono"/>
          <w:color w:val="000000"/>
          <w:sz w:val="16"/>
          <w:shd w:val="clear" w:color="auto" w:fill="E0E0E0"/>
          <w:lang w:val="en-US"/>
        </w:rPr>
        <w:t>&lt;?xml version="1.0" encoding="UTF-8" standal</w:t>
      </w:r>
      <w:r w:rsidRPr="00F10318">
        <w:rPr>
          <w:rFonts w:ascii="Ubuntu Mono" w:hAnsi="Ubuntu Mono"/>
          <w:color w:val="000000"/>
          <w:sz w:val="16"/>
          <w:shd w:val="clear" w:color="auto" w:fill="E0E0E0"/>
          <w:lang w:val="en-US"/>
        </w:rPr>
        <w:t>one="yes"?&gt;</w:t>
      </w:r>
      <w:r w:rsidRPr="00F10318">
        <w:rPr>
          <w:rFonts w:ascii="Ubuntu Mono" w:hAnsi="Ubuntu Mono"/>
          <w:color w:val="000000"/>
          <w:sz w:val="16"/>
          <w:shd w:val="clear" w:color="auto" w:fill="E0E0E0"/>
          <w:lang w:val="en-US"/>
        </w:rPr>
        <w:br/>
        <w:t>&lt;ns3:syncCashOperationStatusRequest xmlns:ns2="http://cash-operations.integration.vtb/common/request" xmlns:ns3="http://cash-operations.integration.vtb/requesters/spectrum/sync-status/request"&gt;</w:t>
      </w:r>
      <w:r w:rsidRPr="00F10318">
        <w:rPr>
          <w:rFonts w:ascii="Ubuntu Mono" w:hAnsi="Ubuntu Mono"/>
          <w:color w:val="000000"/>
          <w:sz w:val="16"/>
          <w:shd w:val="clear" w:color="auto" w:fill="E0E0E0"/>
          <w:lang w:val="en-US"/>
        </w:rPr>
        <w:br/>
        <w:t xml:space="preserve">    &lt;ns2:requestInfo&gt;</w:t>
      </w:r>
      <w:r w:rsidRPr="00F10318">
        <w:rPr>
          <w:rFonts w:ascii="Ubuntu Mono" w:hAnsi="Ubuntu Mono"/>
          <w:color w:val="000000"/>
          <w:sz w:val="16"/>
          <w:shd w:val="clear" w:color="auto" w:fill="E0E0E0"/>
          <w:lang w:val="en-US"/>
        </w:rPr>
        <w:br/>
        <w:t xml:space="preserve">        &lt;ns2:msgId&gt;247315&lt;/n</w:t>
      </w:r>
      <w:r w:rsidRPr="00F10318">
        <w:rPr>
          <w:rFonts w:ascii="Ubuntu Mono" w:hAnsi="Ubuntu Mono"/>
          <w:color w:val="000000"/>
          <w:sz w:val="16"/>
          <w:shd w:val="clear" w:color="auto" w:fill="E0E0E0"/>
          <w:lang w:val="en-US"/>
        </w:rPr>
        <w:t>s2:msgId&gt;</w:t>
      </w:r>
      <w:r w:rsidRPr="00F10318">
        <w:rPr>
          <w:rFonts w:ascii="Ubuntu Mono" w:hAnsi="Ubuntu Mono"/>
          <w:color w:val="000000"/>
          <w:sz w:val="16"/>
          <w:shd w:val="clear" w:color="auto" w:fill="E0E0E0"/>
          <w:lang w:val="en-US"/>
        </w:rPr>
        <w:br/>
        <w:t xml:space="preserve">        &lt;ns2:creationDate&gt;2021-06-30T15:56:27&lt;/ns2:creationDate&gt;</w:t>
      </w:r>
      <w:r w:rsidRPr="00F10318">
        <w:rPr>
          <w:rFonts w:ascii="Ubuntu Mono" w:hAnsi="Ubuntu Mono"/>
          <w:color w:val="000000"/>
          <w:sz w:val="16"/>
          <w:shd w:val="clear" w:color="auto" w:fill="E0E0E0"/>
          <w:lang w:val="en-US"/>
        </w:rPr>
        <w:br/>
        <w:t xml:space="preserve">    &lt;/ns2:requestInfo&gt;</w:t>
      </w:r>
      <w:r w:rsidRPr="00F10318">
        <w:rPr>
          <w:rFonts w:ascii="Ubuntu Mono" w:hAnsi="Ubuntu Mono"/>
          <w:color w:val="000000"/>
          <w:sz w:val="16"/>
          <w:shd w:val="clear" w:color="auto" w:fill="E0E0E0"/>
          <w:lang w:val="en-US"/>
        </w:rPr>
        <w:br/>
        <w:t xml:space="preserve">    &lt;payload&gt;</w:t>
      </w:r>
      <w:r w:rsidRPr="00F10318">
        <w:rPr>
          <w:rFonts w:ascii="Ubuntu Mono" w:hAnsi="Ubuntu Mono"/>
          <w:color w:val="000000"/>
          <w:sz w:val="16"/>
          <w:shd w:val="clear" w:color="auto" w:fill="E0E0E0"/>
          <w:lang w:val="en-US"/>
        </w:rPr>
        <w:br/>
        <w:t xml:space="preserve">        &lt;cashOperationStatus&gt;</w:t>
      </w:r>
      <w:r w:rsidRPr="00F10318">
        <w:rPr>
          <w:rFonts w:ascii="Ubuntu Mono" w:hAnsi="Ubuntu Mono"/>
          <w:color w:val="000000"/>
          <w:sz w:val="16"/>
          <w:shd w:val="clear" w:color="auto" w:fill="E0E0E0"/>
          <w:lang w:val="en-US"/>
        </w:rPr>
        <w:br/>
        <w:t xml:space="preserve">            &lt;journalOperationId&gt;SP.1000176847-34856&lt;/journalOperationId&gt;</w:t>
      </w:r>
      <w:r w:rsidRPr="00F10318">
        <w:rPr>
          <w:rFonts w:ascii="Ubuntu Mono" w:hAnsi="Ubuntu Mono"/>
          <w:color w:val="000000"/>
          <w:sz w:val="16"/>
          <w:shd w:val="clear" w:color="auto" w:fill="E0E0E0"/>
          <w:lang w:val="en-US"/>
        </w:rPr>
        <w:br/>
        <w:t xml:space="preserve">            &lt;sourceOperationId&gt;SUBO_OperJ</w:t>
      </w:r>
      <w:r w:rsidRPr="00F10318">
        <w:rPr>
          <w:rFonts w:ascii="Ubuntu Mono" w:hAnsi="Ubuntu Mono"/>
          <w:color w:val="000000"/>
          <w:sz w:val="16"/>
          <w:shd w:val="clear" w:color="auto" w:fill="E0E0E0"/>
          <w:lang w:val="en-US"/>
        </w:rPr>
        <w:t>ournalExtId&lt;/sourceOperationId&gt;</w:t>
      </w:r>
      <w:r w:rsidRPr="00F10318">
        <w:rPr>
          <w:rFonts w:ascii="Ubuntu Mono" w:hAnsi="Ubuntu Mono"/>
          <w:color w:val="000000"/>
          <w:sz w:val="16"/>
          <w:shd w:val="clear" w:color="auto" w:fill="E0E0E0"/>
          <w:lang w:val="en-US"/>
        </w:rPr>
        <w:br/>
      </w:r>
      <w:r w:rsidRPr="00F10318">
        <w:rPr>
          <w:rFonts w:ascii="Ubuntu Mono" w:hAnsi="Ubuntu Mono"/>
          <w:color w:val="000000"/>
          <w:sz w:val="16"/>
          <w:shd w:val="clear" w:color="auto" w:fill="E0E0E0"/>
          <w:lang w:val="en-US"/>
        </w:rPr>
        <w:lastRenderedPageBreak/>
        <w:t xml:space="preserve">            &lt;status&gt;4&lt;/status&gt;</w:t>
      </w:r>
      <w:r w:rsidRPr="00F10318">
        <w:rPr>
          <w:rFonts w:ascii="Ubuntu Mono" w:hAnsi="Ubuntu Mono"/>
          <w:color w:val="000000"/>
          <w:sz w:val="16"/>
          <w:shd w:val="clear" w:color="auto" w:fill="E0E0E0"/>
          <w:lang w:val="en-US"/>
        </w:rPr>
        <w:br/>
        <w:t xml:space="preserve">            &lt;login&gt;123459&lt;/login&gt;</w:t>
      </w:r>
      <w:r w:rsidRPr="00F10318">
        <w:rPr>
          <w:rFonts w:ascii="Ubuntu Mono" w:hAnsi="Ubuntu Mono"/>
          <w:color w:val="000000"/>
          <w:sz w:val="16"/>
          <w:shd w:val="clear" w:color="auto" w:fill="E0E0E0"/>
          <w:lang w:val="en-US"/>
        </w:rPr>
        <w:br/>
        <w:t xml:space="preserve">            &lt;details xmlns:xsi="http://www.w3.org/2001/XMLSchema-instance" xsi:nil="true"/&gt;</w:t>
      </w:r>
      <w:r w:rsidRPr="00F10318">
        <w:rPr>
          <w:rFonts w:ascii="Ubuntu Mono" w:hAnsi="Ubuntu Mono"/>
          <w:color w:val="000000"/>
          <w:sz w:val="16"/>
          <w:shd w:val="clear" w:color="auto" w:fill="E0E0E0"/>
          <w:lang w:val="en-US"/>
        </w:rPr>
        <w:br/>
        <w:t xml:space="preserve">        &lt;/cashOperationStatus&gt;</w:t>
      </w:r>
      <w:r w:rsidRPr="00F10318">
        <w:rPr>
          <w:rFonts w:ascii="Ubuntu Mono" w:hAnsi="Ubuntu Mono"/>
          <w:color w:val="000000"/>
          <w:sz w:val="16"/>
          <w:shd w:val="clear" w:color="auto" w:fill="E0E0E0"/>
          <w:lang w:val="en-US"/>
        </w:rPr>
        <w:br/>
        <w:t xml:space="preserve">    &lt;/payload&gt;</w:t>
      </w:r>
      <w:r w:rsidRPr="00F10318">
        <w:rPr>
          <w:rFonts w:ascii="Ubuntu Mono" w:hAnsi="Ubuntu Mono"/>
          <w:color w:val="000000"/>
          <w:sz w:val="16"/>
          <w:shd w:val="clear" w:color="auto" w:fill="E0E0E0"/>
          <w:lang w:val="en-US"/>
        </w:rPr>
        <w:br/>
        <w:t>&lt;/ns3:syncCashOperati</w:t>
      </w:r>
      <w:r w:rsidRPr="00F10318">
        <w:rPr>
          <w:rFonts w:ascii="Ubuntu Mono" w:hAnsi="Ubuntu Mono"/>
          <w:color w:val="000000"/>
          <w:sz w:val="16"/>
          <w:shd w:val="clear" w:color="auto" w:fill="E0E0E0"/>
          <w:lang w:val="en-US"/>
        </w:rPr>
        <w:t>onStatusRequest&gt;</w:t>
      </w:r>
    </w:p>
    <w:bookmarkEnd w:id="1999"/>
    <w:bookmarkEnd w:id="2000"/>
    <w:p w14:paraId="55411061" w14:textId="77777777" w:rsidR="003D271F" w:rsidRDefault="00406DFC">
      <w:pPr>
        <w:spacing w:before="200" w:after="0" w:line="240" w:lineRule="auto"/>
      </w:pPr>
      <w:r>
        <w:rPr>
          <w:rFonts w:ascii="Times New Roman" w:hAnsi="Times New Roman"/>
          <w:color w:val="000000"/>
          <w:sz w:val="20"/>
        </w:rPr>
        <w:t>Пример ответа на запрос на отмену с ошибкой:</w:t>
      </w:r>
    </w:p>
    <w:p w14:paraId="3C1E2AC3" w14:textId="77777777" w:rsidR="003D271F" w:rsidRPr="00F10318" w:rsidRDefault="00406DFC">
      <w:pPr>
        <w:shd w:val="clear" w:color="auto" w:fill="E0E0E0"/>
        <w:spacing w:before="160" w:after="0" w:line="240" w:lineRule="auto"/>
        <w:rPr>
          <w:lang w:val="en-US"/>
        </w:rPr>
      </w:pPr>
      <w:bookmarkStart w:id="2001" w:name="d5e2870"/>
      <w:bookmarkStart w:id="2002" w:name="d5e2184"/>
      <w:r w:rsidRPr="00F10318">
        <w:rPr>
          <w:rFonts w:ascii="Ubuntu Mono" w:hAnsi="Ubuntu Mono"/>
          <w:color w:val="000000"/>
          <w:sz w:val="16"/>
          <w:shd w:val="clear" w:color="auto" w:fill="E0E0E0"/>
          <w:lang w:val="en-US"/>
        </w:rPr>
        <w:t>&lt;?xml version="1.0" encoding="UTF-8"?&gt;</w:t>
      </w:r>
      <w:r w:rsidRPr="00F10318">
        <w:rPr>
          <w:rFonts w:ascii="Ubuntu Mono" w:hAnsi="Ubuntu Mono"/>
          <w:color w:val="000000"/>
          <w:sz w:val="16"/>
          <w:shd w:val="clear" w:color="auto" w:fill="E0E0E0"/>
          <w:lang w:val="en-US"/>
        </w:rPr>
        <w:br/>
        <w:t>&lt;res:syncCashOperationStatusResponse xmlns:res="http://cash-operations.integration.vtb/requesters/spectrum/sync-status/response" xmlns:res1="http://cash-op</w:t>
      </w:r>
      <w:r w:rsidRPr="00F10318">
        <w:rPr>
          <w:rFonts w:ascii="Ubuntu Mono" w:hAnsi="Ubuntu Mono"/>
          <w:color w:val="000000"/>
          <w:sz w:val="16"/>
          <w:shd w:val="clear" w:color="auto" w:fill="E0E0E0"/>
          <w:lang w:val="en-US"/>
        </w:rPr>
        <w:t>erations.integration.vtb/common/response" xmlns:com="http://cash-operations.integration.vtb/common"&gt;</w:t>
      </w:r>
      <w:r w:rsidRPr="00F10318">
        <w:rPr>
          <w:rFonts w:ascii="Ubuntu Mono" w:hAnsi="Ubuntu Mono"/>
          <w:color w:val="000000"/>
          <w:sz w:val="16"/>
          <w:shd w:val="clear" w:color="auto" w:fill="E0E0E0"/>
          <w:lang w:val="en-US"/>
        </w:rPr>
        <w:br/>
        <w:t xml:space="preserve">    &lt;res1:responseInfo&gt;</w:t>
      </w:r>
      <w:r w:rsidRPr="00F10318">
        <w:rPr>
          <w:rFonts w:ascii="Ubuntu Mono" w:hAnsi="Ubuntu Mono"/>
          <w:color w:val="000000"/>
          <w:sz w:val="16"/>
          <w:shd w:val="clear" w:color="auto" w:fill="E0E0E0"/>
          <w:lang w:val="en-US"/>
        </w:rPr>
        <w:br/>
        <w:t xml:space="preserve">        &lt;res1:correlationId&gt;247315&lt;/res1:correlationId&gt;</w:t>
      </w:r>
      <w:r w:rsidRPr="00F10318">
        <w:rPr>
          <w:rFonts w:ascii="Ubuntu Mono" w:hAnsi="Ubuntu Mono"/>
          <w:color w:val="000000"/>
          <w:sz w:val="16"/>
          <w:shd w:val="clear" w:color="auto" w:fill="E0E0E0"/>
          <w:lang w:val="en-US"/>
        </w:rPr>
        <w:br/>
        <w:t xml:space="preserve">        &lt;res1:successfulProcessing&gt;false&lt;/res1:successfulProcessing&gt;</w:t>
      </w:r>
      <w:r w:rsidRPr="00F10318">
        <w:rPr>
          <w:rFonts w:ascii="Ubuntu Mono" w:hAnsi="Ubuntu Mono"/>
          <w:color w:val="000000"/>
          <w:sz w:val="16"/>
          <w:shd w:val="clear" w:color="auto" w:fill="E0E0E0"/>
          <w:lang w:val="en-US"/>
        </w:rPr>
        <w:br/>
        <w:t xml:space="preserve">      </w:t>
      </w:r>
      <w:r w:rsidRPr="00F10318">
        <w:rPr>
          <w:rFonts w:ascii="Ubuntu Mono" w:hAnsi="Ubuntu Mono"/>
          <w:color w:val="000000"/>
          <w:sz w:val="16"/>
          <w:shd w:val="clear" w:color="auto" w:fill="E0E0E0"/>
          <w:lang w:val="en-US"/>
        </w:rPr>
        <w:t xml:space="preserve">  &lt;res1:error&gt;</w:t>
      </w:r>
      <w:r w:rsidRPr="00F10318">
        <w:rPr>
          <w:rFonts w:ascii="Ubuntu Mono" w:hAnsi="Ubuntu Mono"/>
          <w:color w:val="000000"/>
          <w:sz w:val="16"/>
          <w:shd w:val="clear" w:color="auto" w:fill="E0E0E0"/>
          <w:lang w:val="en-US"/>
        </w:rPr>
        <w:br/>
        <w:t xml:space="preserve">            &lt;com:code&gt;100&lt;/com:code&gt;</w:t>
      </w:r>
      <w:r w:rsidRPr="00F10318">
        <w:rPr>
          <w:rFonts w:ascii="Ubuntu Mono" w:hAnsi="Ubuntu Mono"/>
          <w:color w:val="000000"/>
          <w:sz w:val="16"/>
          <w:shd w:val="clear" w:color="auto" w:fill="E0E0E0"/>
          <w:lang w:val="en-US"/>
        </w:rPr>
        <w:br/>
        <w:t xml:space="preserve">            &lt;com:message&gt;test&lt;/com:message&gt;</w:t>
      </w:r>
      <w:r w:rsidRPr="00F10318">
        <w:rPr>
          <w:rFonts w:ascii="Ubuntu Mono" w:hAnsi="Ubuntu Mono"/>
          <w:color w:val="000000"/>
          <w:sz w:val="16"/>
          <w:shd w:val="clear" w:color="auto" w:fill="E0E0E0"/>
          <w:lang w:val="en-US"/>
        </w:rPr>
        <w:br/>
        <w:t xml:space="preserve">            &lt;com:details&gt;testDetails&lt;/com:details&gt;</w:t>
      </w:r>
      <w:r w:rsidRPr="00F10318">
        <w:rPr>
          <w:rFonts w:ascii="Ubuntu Mono" w:hAnsi="Ubuntu Mono"/>
          <w:color w:val="000000"/>
          <w:sz w:val="16"/>
          <w:shd w:val="clear" w:color="auto" w:fill="E0E0E0"/>
          <w:lang w:val="en-US"/>
        </w:rPr>
        <w:br/>
        <w:t xml:space="preserve">        &lt;/res1:error&gt;</w:t>
      </w:r>
      <w:r w:rsidRPr="00F10318">
        <w:rPr>
          <w:rFonts w:ascii="Ubuntu Mono" w:hAnsi="Ubuntu Mono"/>
          <w:color w:val="000000"/>
          <w:sz w:val="16"/>
          <w:shd w:val="clear" w:color="auto" w:fill="E0E0E0"/>
          <w:lang w:val="en-US"/>
        </w:rPr>
        <w:br/>
        <w:t xml:space="preserve">    &lt;/res1:responseInfo&gt;</w:t>
      </w:r>
      <w:r w:rsidRPr="00F10318">
        <w:rPr>
          <w:rFonts w:ascii="Ubuntu Mono" w:hAnsi="Ubuntu Mono"/>
          <w:color w:val="000000"/>
          <w:sz w:val="16"/>
          <w:shd w:val="clear" w:color="auto" w:fill="E0E0E0"/>
          <w:lang w:val="en-US"/>
        </w:rPr>
        <w:br/>
        <w:t xml:space="preserve">    &lt;payload&gt;</w:t>
      </w:r>
      <w:r w:rsidRPr="00F10318">
        <w:rPr>
          <w:rFonts w:ascii="Ubuntu Mono" w:hAnsi="Ubuntu Mono"/>
          <w:color w:val="000000"/>
          <w:sz w:val="16"/>
          <w:shd w:val="clear" w:color="auto" w:fill="E0E0E0"/>
          <w:lang w:val="en-US"/>
        </w:rPr>
        <w:br/>
        <w:t xml:space="preserve">        &lt;operationResult&gt;</w:t>
      </w:r>
      <w:r w:rsidRPr="00F10318">
        <w:rPr>
          <w:rFonts w:ascii="Ubuntu Mono" w:hAnsi="Ubuntu Mono"/>
          <w:color w:val="000000"/>
          <w:sz w:val="16"/>
          <w:shd w:val="clear" w:color="auto" w:fill="E0E0E0"/>
          <w:lang w:val="en-US"/>
        </w:rPr>
        <w:br/>
        <w:t xml:space="preserve">            &lt;journalOp</w:t>
      </w:r>
      <w:r w:rsidRPr="00F10318">
        <w:rPr>
          <w:rFonts w:ascii="Ubuntu Mono" w:hAnsi="Ubuntu Mono"/>
          <w:color w:val="000000"/>
          <w:sz w:val="16"/>
          <w:shd w:val="clear" w:color="auto" w:fill="E0E0E0"/>
          <w:lang w:val="en-US"/>
        </w:rPr>
        <w:t>erationId&gt;SP.1000176847-34856&lt;/journalOperationId&gt;</w:t>
      </w:r>
      <w:r w:rsidRPr="00F10318">
        <w:rPr>
          <w:rFonts w:ascii="Ubuntu Mono" w:hAnsi="Ubuntu Mono"/>
          <w:color w:val="000000"/>
          <w:sz w:val="16"/>
          <w:shd w:val="clear" w:color="auto" w:fill="E0E0E0"/>
          <w:lang w:val="en-US"/>
        </w:rPr>
        <w:br/>
        <w:t xml:space="preserve">        &lt;/operationResult&gt;</w:t>
      </w:r>
      <w:r w:rsidRPr="00F10318">
        <w:rPr>
          <w:rFonts w:ascii="Ubuntu Mono" w:hAnsi="Ubuntu Mono"/>
          <w:color w:val="000000"/>
          <w:sz w:val="16"/>
          <w:shd w:val="clear" w:color="auto" w:fill="E0E0E0"/>
          <w:lang w:val="en-US"/>
        </w:rPr>
        <w:br/>
        <w:t xml:space="preserve">    &lt;/payload&gt;</w:t>
      </w:r>
      <w:r w:rsidRPr="00F10318">
        <w:rPr>
          <w:rFonts w:ascii="Ubuntu Mono" w:hAnsi="Ubuntu Mono"/>
          <w:color w:val="000000"/>
          <w:sz w:val="16"/>
          <w:shd w:val="clear" w:color="auto" w:fill="E0E0E0"/>
          <w:lang w:val="en-US"/>
        </w:rPr>
        <w:br/>
        <w:t>&lt;/res:syncCashOperationStatusResponse&gt;</w:t>
      </w:r>
      <w:bookmarkEnd w:id="2001"/>
      <w:bookmarkEnd w:id="2002"/>
    </w:p>
    <w:sectPr w:rsidR="003D271F" w:rsidRPr="00F10318">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6FDF0D" w14:textId="77777777" w:rsidR="00406DFC" w:rsidRDefault="00406DFC">
      <w:pPr>
        <w:spacing w:after="0" w:line="240" w:lineRule="auto"/>
      </w:pPr>
      <w:r>
        <w:separator/>
      </w:r>
    </w:p>
  </w:endnote>
  <w:endnote w:type="continuationSeparator" w:id="0">
    <w:p w14:paraId="69E53FC8" w14:textId="77777777" w:rsidR="00406DFC" w:rsidRDefault="00406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Mono">
    <w:panose1 w:val="020B0509030602030204"/>
    <w:charset w:val="CC"/>
    <w:family w:val="modern"/>
    <w:pitch w:val="fixed"/>
    <w:sig w:usb0="E00002FF" w:usb1="5000205B"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3D271F" w14:paraId="5D629A70" w14:textId="77777777">
      <w:tblPrEx>
        <w:tblCellMar>
          <w:top w:w="0" w:type="dxa"/>
          <w:bottom w:w="0" w:type="dxa"/>
        </w:tblCellMar>
      </w:tblPrEx>
      <w:tc>
        <w:tcPr>
          <w:tcW w:w="3009" w:type="dxa"/>
          <w:tcBorders>
            <w:top w:val="single" w:sz="4" w:space="0" w:color="000000"/>
          </w:tcBorders>
          <w:vAlign w:val="bottom"/>
        </w:tcPr>
        <w:p w14:paraId="2C9D78F2" w14:textId="77777777" w:rsidR="003D271F" w:rsidRDefault="003D271F">
          <w:pPr>
            <w:spacing w:after="0" w:line="240" w:lineRule="auto"/>
          </w:pPr>
        </w:p>
      </w:tc>
      <w:tc>
        <w:tcPr>
          <w:tcW w:w="3009" w:type="dxa"/>
          <w:tcBorders>
            <w:top w:val="single" w:sz="4" w:space="0" w:color="000000"/>
          </w:tcBorders>
          <w:vAlign w:val="bottom"/>
        </w:tcPr>
        <w:p w14:paraId="30359636" w14:textId="77777777" w:rsidR="003D271F" w:rsidRDefault="00406DFC">
          <w:pPr>
            <w:spacing w:after="0" w:line="240" w:lineRule="auto"/>
            <w:jc w:val="center"/>
          </w:pPr>
          <w:r>
            <w:rPr>
              <w:rFonts w:ascii="Times New Roman" w:hAnsi="Times New Roman"/>
              <w:color w:val="000000"/>
              <w:sz w:val="20"/>
            </w:rPr>
            <w:pgNum/>
          </w:r>
        </w:p>
      </w:tc>
      <w:tc>
        <w:tcPr>
          <w:tcW w:w="3009" w:type="dxa"/>
          <w:tcBorders>
            <w:top w:val="single" w:sz="4" w:space="0" w:color="000000"/>
          </w:tcBorders>
          <w:vAlign w:val="bottom"/>
        </w:tcPr>
        <w:p w14:paraId="12D0553C" w14:textId="77777777" w:rsidR="003D271F" w:rsidRDefault="003D271F">
          <w:pPr>
            <w:spacing w:after="0" w:line="240" w:lineRule="auto"/>
          </w:pPr>
        </w:p>
      </w:tc>
    </w:tr>
  </w:tbl>
  <w:p w14:paraId="2ACBAB02" w14:textId="77777777" w:rsidR="003D271F" w:rsidRPr="000941B2" w:rsidRDefault="003D271F">
    <w:pPr>
      <w:spacing w:before="40" w:after="0" w:line="240" w:lineRule="auto"/>
      <w:jc w:val="center"/>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3D271F" w14:paraId="0F8001EC" w14:textId="77777777">
      <w:tblPrEx>
        <w:tblCellMar>
          <w:top w:w="0" w:type="dxa"/>
          <w:bottom w:w="0" w:type="dxa"/>
        </w:tblCellMar>
      </w:tblPrEx>
      <w:tc>
        <w:tcPr>
          <w:tcW w:w="3009" w:type="dxa"/>
          <w:tcBorders>
            <w:top w:val="single" w:sz="4" w:space="0" w:color="000000"/>
          </w:tcBorders>
          <w:vAlign w:val="bottom"/>
        </w:tcPr>
        <w:p w14:paraId="6A90ED11" w14:textId="77777777" w:rsidR="003D271F" w:rsidRDefault="003D271F">
          <w:pPr>
            <w:spacing w:after="0" w:line="240" w:lineRule="auto"/>
          </w:pPr>
        </w:p>
      </w:tc>
      <w:tc>
        <w:tcPr>
          <w:tcW w:w="3009" w:type="dxa"/>
          <w:tcBorders>
            <w:top w:val="single" w:sz="4" w:space="0" w:color="000000"/>
          </w:tcBorders>
          <w:vAlign w:val="bottom"/>
        </w:tcPr>
        <w:p w14:paraId="54E39711" w14:textId="77777777" w:rsidR="003D271F" w:rsidRDefault="00406DFC">
          <w:pPr>
            <w:spacing w:after="0" w:line="240" w:lineRule="auto"/>
            <w:jc w:val="center"/>
          </w:pPr>
          <w:r>
            <w:rPr>
              <w:rFonts w:ascii="Times New Roman" w:hAnsi="Times New Roman"/>
              <w:color w:val="000000"/>
              <w:sz w:val="20"/>
            </w:rPr>
            <w:pgNum/>
          </w:r>
        </w:p>
      </w:tc>
      <w:tc>
        <w:tcPr>
          <w:tcW w:w="3009" w:type="dxa"/>
          <w:tcBorders>
            <w:top w:val="single" w:sz="4" w:space="0" w:color="000000"/>
          </w:tcBorders>
          <w:vAlign w:val="bottom"/>
        </w:tcPr>
        <w:p w14:paraId="3A27449D" w14:textId="77777777" w:rsidR="003D271F" w:rsidRDefault="003D271F">
          <w:pPr>
            <w:spacing w:after="0" w:line="240" w:lineRule="auto"/>
          </w:pPr>
        </w:p>
      </w:tc>
    </w:tr>
  </w:tbl>
  <w:p w14:paraId="3CD667C4" w14:textId="77777777" w:rsidR="003D271F" w:rsidRPr="000941B2" w:rsidRDefault="003D271F">
    <w:pPr>
      <w:spacing w:before="40" w:after="0" w:line="240" w:lineRule="auto"/>
      <w:jc w:val="center"/>
      <w:rPr>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3D271F" w14:paraId="3D502AA9" w14:textId="77777777">
      <w:tblPrEx>
        <w:tblCellMar>
          <w:top w:w="0" w:type="dxa"/>
          <w:bottom w:w="0" w:type="dxa"/>
        </w:tblCellMar>
      </w:tblPrEx>
      <w:tc>
        <w:tcPr>
          <w:tcW w:w="3009" w:type="dxa"/>
          <w:tcBorders>
            <w:top w:val="single" w:sz="4" w:space="0" w:color="000000"/>
          </w:tcBorders>
          <w:vAlign w:val="bottom"/>
        </w:tcPr>
        <w:p w14:paraId="0D45CA87" w14:textId="77777777" w:rsidR="003D271F" w:rsidRDefault="003D271F">
          <w:pPr>
            <w:spacing w:after="0" w:line="240" w:lineRule="auto"/>
          </w:pPr>
        </w:p>
      </w:tc>
      <w:tc>
        <w:tcPr>
          <w:tcW w:w="3009" w:type="dxa"/>
          <w:tcBorders>
            <w:top w:val="single" w:sz="4" w:space="0" w:color="000000"/>
          </w:tcBorders>
          <w:vAlign w:val="bottom"/>
        </w:tcPr>
        <w:p w14:paraId="497751A4" w14:textId="77777777" w:rsidR="003D271F" w:rsidRDefault="00406DFC">
          <w:pPr>
            <w:spacing w:after="0" w:line="240" w:lineRule="auto"/>
            <w:jc w:val="center"/>
          </w:pPr>
          <w:r>
            <w:rPr>
              <w:rFonts w:ascii="Times New Roman" w:hAnsi="Times New Roman"/>
              <w:color w:val="000000"/>
              <w:sz w:val="20"/>
            </w:rPr>
            <w:pgNum/>
          </w:r>
        </w:p>
      </w:tc>
      <w:tc>
        <w:tcPr>
          <w:tcW w:w="3009" w:type="dxa"/>
          <w:tcBorders>
            <w:top w:val="single" w:sz="4" w:space="0" w:color="000000"/>
          </w:tcBorders>
          <w:vAlign w:val="bottom"/>
        </w:tcPr>
        <w:p w14:paraId="0183EE0D" w14:textId="77777777" w:rsidR="003D271F" w:rsidRDefault="003D271F">
          <w:pPr>
            <w:spacing w:after="0" w:line="240" w:lineRule="auto"/>
          </w:pPr>
        </w:p>
      </w:tc>
    </w:tr>
  </w:tbl>
  <w:p w14:paraId="4781693E" w14:textId="77777777" w:rsidR="003D271F" w:rsidRDefault="003D271F">
    <w:pPr>
      <w:spacing w:before="40" w:after="0" w:line="240" w:lineRule="auto"/>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46DC7E" w14:textId="77777777" w:rsidR="00406DFC" w:rsidRDefault="00406DFC">
      <w:pPr>
        <w:spacing w:after="0" w:line="240" w:lineRule="auto"/>
      </w:pPr>
      <w:r>
        <w:separator/>
      </w:r>
    </w:p>
  </w:footnote>
  <w:footnote w:type="continuationSeparator" w:id="0">
    <w:p w14:paraId="615A334C" w14:textId="77777777" w:rsidR="00406DFC" w:rsidRDefault="00406DFC">
      <w:pPr>
        <w:spacing w:after="0" w:line="240" w:lineRule="auto"/>
      </w:pPr>
      <w:r>
        <w:continuationSeparator/>
      </w:r>
    </w:p>
  </w:footnote>
  <w:footnote w:id="1">
    <w:p w14:paraId="6C5B464A" w14:textId="77777777" w:rsidR="003D271F" w:rsidRDefault="00406DFC">
      <w:pPr>
        <w:spacing w:after="0" w:line="240" w:lineRule="auto"/>
      </w:pPr>
      <w:r>
        <w:rPr>
          <w:rFonts w:ascii="Times New Roman" w:hAnsi="Times New Roman"/>
          <w:color w:val="000000"/>
          <w:sz w:val="12"/>
          <w:vertAlign w:val="superscript"/>
        </w:rPr>
        <w:t>1</w:t>
      </w:r>
      <w:r>
        <w:rPr>
          <w:rFonts w:ascii="Times New Roman" w:hAnsi="Times New Roman"/>
          <w:color w:val="000000"/>
          <w:sz w:val="16"/>
        </w:rPr>
        <w:t>Данная вкладка отображается по операции, если для нее есть записи в таблице "Событие по операции" (OPER_JOURNAL_EVENT).</w:t>
      </w:r>
    </w:p>
  </w:footnote>
  <w:footnote w:id="2">
    <w:p w14:paraId="04A481B8" w14:textId="77777777" w:rsidR="003D271F" w:rsidRDefault="00406DFC">
      <w:pPr>
        <w:spacing w:after="0" w:line="240" w:lineRule="auto"/>
      </w:pPr>
      <w:r>
        <w:rPr>
          <w:rFonts w:ascii="Times New Roman" w:hAnsi="Times New Roman"/>
          <w:color w:val="000000"/>
          <w:sz w:val="12"/>
          <w:vertAlign w:val="superscript"/>
        </w:rPr>
        <w:t>2</w:t>
      </w:r>
      <w:r>
        <w:rPr>
          <w:rFonts w:ascii="Times New Roman" w:hAnsi="Times New Roman"/>
          <w:color w:val="000000"/>
          <w:sz w:val="16"/>
        </w:rPr>
        <w:t>Данный пункт меню доступен следующим ролям в системе:</w:t>
      </w:r>
    </w:p>
    <w:p w14:paraId="361114A2" w14:textId="77777777" w:rsidR="003D271F" w:rsidRDefault="00406DFC">
      <w:pPr>
        <w:numPr>
          <w:ilvl w:val="0"/>
          <w:numId w:val="10"/>
        </w:numPr>
        <w:tabs>
          <w:tab w:val="left" w:pos="192"/>
        </w:tabs>
        <w:spacing w:before="160" w:after="0" w:line="240" w:lineRule="auto"/>
        <w:ind w:left="192" w:hanging="32"/>
      </w:pPr>
      <w:bookmarkStart w:id="254" w:name="d5e436"/>
      <w:bookmarkStart w:id="255" w:name="d5e435"/>
      <w:bookmarkStart w:id="256" w:name="d5e437"/>
      <w:r>
        <w:rPr>
          <w:rFonts w:ascii="Times New Roman" w:hAnsi="Times New Roman"/>
          <w:color w:val="000000"/>
          <w:sz w:val="16"/>
        </w:rPr>
        <w:t>1608 Контролер</w:t>
      </w:r>
    </w:p>
    <w:p w14:paraId="48516BCF" w14:textId="77777777" w:rsidR="003D271F" w:rsidRDefault="00406DFC">
      <w:pPr>
        <w:numPr>
          <w:ilvl w:val="0"/>
          <w:numId w:val="10"/>
        </w:numPr>
        <w:tabs>
          <w:tab w:val="left" w:pos="192"/>
        </w:tabs>
        <w:spacing w:before="160" w:after="0" w:line="240" w:lineRule="auto"/>
        <w:ind w:left="192" w:hanging="32"/>
      </w:pPr>
      <w:bookmarkStart w:id="257" w:name="d5e438"/>
      <w:bookmarkStart w:id="258" w:name="d5e440"/>
      <w:bookmarkEnd w:id="254"/>
      <w:bookmarkEnd w:id="255"/>
      <w:bookmarkEnd w:id="256"/>
      <w:r>
        <w:rPr>
          <w:rFonts w:ascii="Times New Roman" w:hAnsi="Times New Roman"/>
          <w:color w:val="000000"/>
          <w:sz w:val="16"/>
        </w:rPr>
        <w:t>2966 Директор ТП</w:t>
      </w:r>
    </w:p>
    <w:bookmarkEnd w:id="257"/>
    <w:bookmarkEnd w:id="258"/>
  </w:footnote>
  <w:footnote w:id="3">
    <w:p w14:paraId="76A1BFAF" w14:textId="77777777" w:rsidR="003D271F" w:rsidRDefault="00406DFC">
      <w:pPr>
        <w:spacing w:after="0" w:line="240" w:lineRule="auto"/>
        <w:rPr>
          <w:ins w:id="667" w:author="Yulia A. Trifonova" w:date="2021-08-09T23:51:00Z"/>
        </w:rPr>
      </w:pPr>
      <w:ins w:id="668" w:author="Yulia A. Trifonova" w:date="2021-08-09T23:51:00Z">
        <w:r>
          <w:rPr>
            <w:rFonts w:ascii="Times New Roman" w:hAnsi="Times New Roman"/>
            <w:color w:val="000000"/>
            <w:sz w:val="12"/>
            <w:vertAlign w:val="superscript"/>
          </w:rPr>
          <w:t>3</w:t>
        </w:r>
        <w:r>
          <w:rPr>
            <w:rFonts w:ascii="Times New Roman" w:hAnsi="Times New Roman"/>
            <w:color w:val="000000"/>
            <w:sz w:val="16"/>
          </w:rPr>
          <w:t>Данная роль является частью агрегатной роли 12000 Администратор. Поэтому при добавлении доступов для указанных ролей, они также автоматически станут доступны для роли 12000, которую использует банк.</w:t>
        </w:r>
      </w:ins>
    </w:p>
  </w:footnote>
  <w:footnote w:id="4">
    <w:p w14:paraId="36439476" w14:textId="77777777" w:rsidR="003D271F" w:rsidRDefault="00406DFC">
      <w:pPr>
        <w:spacing w:after="0" w:line="240" w:lineRule="auto"/>
        <w:rPr>
          <w:ins w:id="1105" w:author="Yulia A. Trifonova" w:date="2021-08-09T23:51:00Z"/>
        </w:rPr>
      </w:pPr>
      <w:ins w:id="1106" w:author="Yulia A. Trifonova" w:date="2021-08-09T23:51:00Z">
        <w:r>
          <w:rPr>
            <w:rFonts w:ascii="Times New Roman" w:hAnsi="Times New Roman"/>
            <w:color w:val="000000"/>
            <w:sz w:val="12"/>
            <w:vertAlign w:val="superscript"/>
          </w:rPr>
          <w:t>4</w:t>
        </w:r>
        <w:r>
          <w:rPr>
            <w:rFonts w:ascii="Times New Roman" w:hAnsi="Times New Roman"/>
            <w:color w:val="000000"/>
            <w:sz w:val="16"/>
          </w:rPr>
          <w:t>Не на CheckForDebit!</w:t>
        </w:r>
      </w:ins>
    </w:p>
  </w:footnote>
  <w:footnote w:id="5">
    <w:p w14:paraId="010222FF" w14:textId="77777777" w:rsidR="009D49A5" w:rsidRDefault="00CE5630">
      <w:pPr>
        <w:spacing w:after="0" w:line="240" w:lineRule="auto"/>
        <w:rPr>
          <w:del w:id="1128" w:author="Yulia A. Trifonova" w:date="2021-08-09T23:51:00Z"/>
        </w:rPr>
      </w:pPr>
      <w:del w:id="1129" w:author="Yulia A. Trifonova" w:date="2021-08-09T23:51:00Z">
        <w:r>
          <w:rPr>
            <w:rFonts w:ascii="Times New Roman" w:hAnsi="Times New Roman"/>
            <w:color w:val="000000"/>
            <w:sz w:val="12"/>
            <w:vertAlign w:val="superscript"/>
          </w:rPr>
          <w:delText>3</w:delText>
        </w:r>
        <w:r>
          <w:rPr>
            <w:rFonts w:ascii="Times New Roman" w:hAnsi="Times New Roman"/>
            <w:color w:val="000000"/>
            <w:sz w:val="16"/>
          </w:rPr>
          <w:delText>Поиск Дт или Кт синтетического счета осуществляется в зависимости от стороны проводки, требующей замены.</w:delText>
        </w:r>
      </w:del>
    </w:p>
  </w:footnote>
  <w:footnote w:id="6">
    <w:p w14:paraId="59A33E52" w14:textId="77777777" w:rsidR="003D271F" w:rsidRDefault="00406DFC">
      <w:pPr>
        <w:spacing w:after="0" w:line="240" w:lineRule="auto"/>
        <w:rPr>
          <w:ins w:id="1131" w:author="Yulia A. Trifonova" w:date="2021-08-09T23:51:00Z"/>
        </w:rPr>
      </w:pPr>
      <w:ins w:id="1132" w:author="Yulia A. Trifonova" w:date="2021-08-09T23:51:00Z">
        <w:r>
          <w:rPr>
            <w:rFonts w:ascii="Times New Roman" w:hAnsi="Times New Roman"/>
            <w:color w:val="000000"/>
            <w:sz w:val="12"/>
            <w:vertAlign w:val="superscript"/>
          </w:rPr>
          <w:t>5</w:t>
        </w:r>
        <w:r>
          <w:rPr>
            <w:rFonts w:ascii="Times New Roman" w:hAnsi="Times New Roman"/>
            <w:color w:val="000000"/>
            <w:sz w:val="16"/>
          </w:rPr>
          <w:t>П</w:t>
        </w:r>
        <w:r>
          <w:rPr>
            <w:rFonts w:ascii="Times New Roman" w:hAnsi="Times New Roman"/>
            <w:color w:val="000000"/>
            <w:sz w:val="16"/>
          </w:rPr>
          <w:t>оиск Дт или Кт синтетического счета осуществляется в зависимости от стороны проводки, требующей замены.</w:t>
        </w:r>
      </w:ins>
    </w:p>
  </w:footnote>
  <w:footnote w:id="7">
    <w:p w14:paraId="45976F47" w14:textId="77777777" w:rsidR="009D49A5" w:rsidRDefault="00CE5630">
      <w:pPr>
        <w:spacing w:after="0" w:line="240" w:lineRule="auto"/>
        <w:rPr>
          <w:del w:id="1158" w:author="Yulia A. Trifonova" w:date="2021-08-09T23:51:00Z"/>
        </w:rPr>
      </w:pPr>
      <w:del w:id="1159" w:author="Yulia A. Trifonova" w:date="2021-08-09T23:51:00Z">
        <w:r>
          <w:rPr>
            <w:rFonts w:ascii="Times New Roman" w:hAnsi="Times New Roman"/>
            <w:color w:val="000000"/>
            <w:sz w:val="12"/>
            <w:vertAlign w:val="superscript"/>
          </w:rPr>
          <w:delText>4</w:delText>
        </w:r>
        <w:r>
          <w:rPr>
            <w:rFonts w:ascii="Times New Roman" w:hAnsi="Times New Roman"/>
            <w:color w:val="000000"/>
            <w:sz w:val="16"/>
          </w:rPr>
          <w:delText>Если документ получен из SC-Наличности и в информационном процессе по операции не сказано иного, то будет передаваться в БИСквит то значение, которое получено от SC-Наличность.</w:delText>
        </w:r>
      </w:del>
    </w:p>
  </w:footnote>
  <w:footnote w:id="8">
    <w:p w14:paraId="669AA641" w14:textId="77777777" w:rsidR="003D271F" w:rsidRDefault="00406DFC">
      <w:pPr>
        <w:spacing w:after="0" w:line="240" w:lineRule="auto"/>
        <w:rPr>
          <w:ins w:id="1161" w:author="Yulia A. Trifonova" w:date="2021-08-09T23:51:00Z"/>
        </w:rPr>
      </w:pPr>
      <w:ins w:id="1162" w:author="Yulia A. Trifonova" w:date="2021-08-09T23:51:00Z">
        <w:r>
          <w:rPr>
            <w:rFonts w:ascii="Times New Roman" w:hAnsi="Times New Roman"/>
            <w:color w:val="000000"/>
            <w:sz w:val="12"/>
            <w:vertAlign w:val="superscript"/>
          </w:rPr>
          <w:t>6</w:t>
        </w:r>
        <w:r>
          <w:rPr>
            <w:rFonts w:ascii="Times New Roman" w:hAnsi="Times New Roman"/>
            <w:color w:val="000000"/>
            <w:sz w:val="16"/>
          </w:rPr>
          <w:t>Если документ получен из SC-Наличности и в информационном процессе по операции не сказано иного, то будет передаваться в БИСквит то значение, которое п</w:t>
        </w:r>
        <w:r>
          <w:rPr>
            <w:rFonts w:ascii="Times New Roman" w:hAnsi="Times New Roman"/>
            <w:color w:val="000000"/>
            <w:sz w:val="16"/>
          </w:rPr>
          <w:t>олучено от SC-Наличность.</w:t>
        </w:r>
      </w:ins>
    </w:p>
  </w:footnote>
  <w:footnote w:id="9">
    <w:p w14:paraId="744ED1EF" w14:textId="77777777" w:rsidR="009D49A5" w:rsidRDefault="00CE5630">
      <w:pPr>
        <w:spacing w:after="0" w:line="240" w:lineRule="auto"/>
        <w:rPr>
          <w:del w:id="1241" w:author="Yulia A. Trifonova" w:date="2021-08-09T23:51:00Z"/>
        </w:rPr>
      </w:pPr>
      <w:del w:id="1242" w:author="Yulia A. Trifonova" w:date="2021-08-09T23:51:00Z">
        <w:r>
          <w:rPr>
            <w:rFonts w:ascii="Times New Roman" w:hAnsi="Times New Roman"/>
            <w:color w:val="000000"/>
            <w:sz w:val="12"/>
            <w:vertAlign w:val="superscript"/>
          </w:rPr>
          <w:delText>5</w:delText>
        </w:r>
        <w:r>
          <w:rPr>
            <w:rFonts w:ascii="Times New Roman" w:hAnsi="Times New Roman"/>
            <w:color w:val="000000"/>
            <w:sz w:val="16"/>
          </w:rPr>
          <w:delText>Не зависимо от содержания нового ответа. Если с новым messageId будет повторно прислан запрос для того же самого operJournalExtId, то будет выдано сообщенеи вида: Коду "MB.4458888477" (MBANK) соответствует уже существующая операция 133391</w:delText>
        </w:r>
      </w:del>
    </w:p>
  </w:footnote>
  <w:footnote w:id="10">
    <w:p w14:paraId="55E8FCFB" w14:textId="77777777" w:rsidR="003D271F" w:rsidRDefault="00406DFC">
      <w:pPr>
        <w:spacing w:after="0" w:line="240" w:lineRule="auto"/>
        <w:rPr>
          <w:ins w:id="1244" w:author="Yulia A. Trifonova" w:date="2021-08-09T23:51:00Z"/>
        </w:rPr>
      </w:pPr>
      <w:ins w:id="1245" w:author="Yulia A. Trifonova" w:date="2021-08-09T23:51:00Z">
        <w:r>
          <w:rPr>
            <w:rFonts w:ascii="Times New Roman" w:hAnsi="Times New Roman"/>
            <w:color w:val="000000"/>
            <w:sz w:val="12"/>
            <w:vertAlign w:val="superscript"/>
          </w:rPr>
          <w:t>7</w:t>
        </w:r>
        <w:r>
          <w:rPr>
            <w:rFonts w:ascii="Times New Roman" w:hAnsi="Times New Roman"/>
            <w:color w:val="000000"/>
            <w:sz w:val="16"/>
          </w:rPr>
          <w:t>Не зависимо от содержания нового ответа. Если с новым messageId будет повторно прислан запрос для того же самого operJournalExtId, то будет выдано сообщенеи вида: Коду "MB.4458888477" (MBANK) соответствует уже существующая операц</w:t>
        </w:r>
        <w:r>
          <w:rPr>
            <w:rFonts w:ascii="Times New Roman" w:hAnsi="Times New Roman"/>
            <w:color w:val="000000"/>
            <w:sz w:val="16"/>
          </w:rPr>
          <w:t>ия 133391</w:t>
        </w:r>
      </w:ins>
    </w:p>
  </w:footnote>
  <w:footnote w:id="11">
    <w:p w14:paraId="50EF697E" w14:textId="77777777" w:rsidR="009D49A5" w:rsidRDefault="00CE5630">
      <w:pPr>
        <w:spacing w:after="0" w:line="240" w:lineRule="auto"/>
        <w:rPr>
          <w:del w:id="1265" w:author="Yulia A. Trifonova" w:date="2021-08-09T23:51:00Z"/>
        </w:rPr>
      </w:pPr>
      <w:del w:id="1266" w:author="Yulia A. Trifonova" w:date="2021-08-09T23:51:00Z">
        <w:r>
          <w:rPr>
            <w:rFonts w:ascii="Times New Roman" w:hAnsi="Times New Roman"/>
            <w:color w:val="000000"/>
            <w:sz w:val="12"/>
            <w:vertAlign w:val="superscript"/>
          </w:rPr>
          <w:delText>6</w:delText>
        </w:r>
        <w:r>
          <w:rPr>
            <w:rFonts w:ascii="Times New Roman" w:hAnsi="Times New Roman"/>
            <w:color w:val="000000"/>
            <w:sz w:val="16"/>
          </w:rPr>
          <w:delText>Кроме необходимости наличия в БД БС2.</w:delText>
        </w:r>
      </w:del>
    </w:p>
  </w:footnote>
  <w:footnote w:id="12">
    <w:p w14:paraId="663DFC34" w14:textId="77777777" w:rsidR="003D271F" w:rsidRDefault="00406DFC">
      <w:pPr>
        <w:spacing w:after="0" w:line="240" w:lineRule="auto"/>
        <w:rPr>
          <w:ins w:id="1268" w:author="Yulia A. Trifonova" w:date="2021-08-09T23:51:00Z"/>
        </w:rPr>
      </w:pPr>
      <w:ins w:id="1269" w:author="Yulia A. Trifonova" w:date="2021-08-09T23:51:00Z">
        <w:r>
          <w:rPr>
            <w:rFonts w:ascii="Times New Roman" w:hAnsi="Times New Roman"/>
            <w:color w:val="000000"/>
            <w:sz w:val="12"/>
            <w:vertAlign w:val="superscript"/>
          </w:rPr>
          <w:t>8</w:t>
        </w:r>
        <w:r>
          <w:rPr>
            <w:rFonts w:ascii="Times New Roman" w:hAnsi="Times New Roman"/>
            <w:color w:val="000000"/>
            <w:sz w:val="16"/>
          </w:rPr>
          <w:t>Кроме необходимости наличия в БД БС2.</w:t>
        </w:r>
      </w:ins>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 w:type="dxa"/>
      <w:tblLayout w:type="fixed"/>
      <w:tblCellMar>
        <w:left w:w="10" w:type="dxa"/>
        <w:right w:w="10" w:type="dxa"/>
      </w:tblCellMar>
      <w:tblLook w:val="0000" w:firstRow="0" w:lastRow="0" w:firstColumn="0" w:lastColumn="0" w:noHBand="0" w:noVBand="0"/>
    </w:tblPr>
    <w:tblGrid>
      <w:gridCol w:w="1724"/>
      <w:gridCol w:w="5578"/>
      <w:gridCol w:w="1724"/>
    </w:tblGrid>
    <w:tr w:rsidR="003D271F" w14:paraId="24C561C3" w14:textId="77777777">
      <w:tblPrEx>
        <w:tblCellMar>
          <w:top w:w="0" w:type="dxa"/>
          <w:bottom w:w="0" w:type="dxa"/>
        </w:tblCellMar>
      </w:tblPrEx>
      <w:tc>
        <w:tcPr>
          <w:tcW w:w="1724" w:type="dxa"/>
          <w:tcBorders>
            <w:bottom w:val="single" w:sz="4" w:space="0" w:color="000000"/>
          </w:tcBorders>
        </w:tcPr>
        <w:p w14:paraId="73013A9E" w14:textId="77777777" w:rsidR="003D271F" w:rsidRDefault="00406DFC">
          <w:pPr>
            <w:spacing w:after="0" w:line="240" w:lineRule="auto"/>
          </w:pPr>
          <w:r>
            <w:rPr>
              <w:rFonts w:ascii="Times New Roman" w:hAnsi="Times New Roman"/>
              <w:noProof/>
              <w:color w:val="000000"/>
              <w:sz w:val="20"/>
            </w:rPr>
            <w:drawing>
              <wp:inline distT="0" distB="0" distL="0" distR="0">
                <wp:extent cx="1016088" cy="182896"/>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22" name="Picture 1"/>
                        <pic:cNvPicPr/>
                      </pic:nvPicPr>
                      <pic:blipFill>
                        <a:blip r:embed="rId1"/>
                        <a:srcRect/>
                        <a:stretch>
                          <a:fillRect/>
                        </a:stretch>
                      </pic:blipFill>
                      <pic:spPr>
                        <a:xfrm>
                          <a:off x="0" y="0"/>
                          <a:ext cx="1016088" cy="182896"/>
                        </a:xfrm>
                        <a:prstGeom prst="rect">
                          <a:avLst/>
                        </a:prstGeom>
                      </pic:spPr>
                    </pic:pic>
                  </a:graphicData>
                </a:graphic>
              </wp:inline>
            </w:drawing>
          </w:r>
        </w:p>
      </w:tc>
      <w:tc>
        <w:tcPr>
          <w:tcW w:w="5578" w:type="dxa"/>
          <w:tcBorders>
            <w:bottom w:val="single" w:sz="4" w:space="0" w:color="000000"/>
          </w:tcBorders>
        </w:tcPr>
        <w:p w14:paraId="1132B68A" w14:textId="77777777" w:rsidR="003D271F" w:rsidRDefault="00406DFC">
          <w:pPr>
            <w:spacing w:after="0" w:line="240" w:lineRule="auto"/>
            <w:jc w:val="center"/>
          </w:pPr>
          <w:r>
            <w:rPr>
              <w:rFonts w:ascii="Times New Roman" w:hAnsi="Times New Roman"/>
              <w:color w:val="000000"/>
              <w:sz w:val="20"/>
            </w:rPr>
            <w:t>70.10.01.Х.00.2А.0001.0001</w:t>
          </w:r>
        </w:p>
      </w:tc>
      <w:tc>
        <w:tcPr>
          <w:tcW w:w="1724" w:type="dxa"/>
          <w:tcBorders>
            <w:bottom w:val="single" w:sz="4" w:space="0" w:color="000000"/>
          </w:tcBorders>
        </w:tcPr>
        <w:p w14:paraId="6191786A" w14:textId="77777777" w:rsidR="003D271F" w:rsidRDefault="003D271F">
          <w:pPr>
            <w:spacing w:after="0" w:line="240" w:lineRule="auto"/>
          </w:pPr>
        </w:p>
      </w:tc>
    </w:tr>
  </w:tbl>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 w:type="dxa"/>
      <w:tblLayout w:type="fixed"/>
      <w:tblCellMar>
        <w:left w:w="10" w:type="dxa"/>
        <w:right w:w="10" w:type="dxa"/>
      </w:tblCellMar>
      <w:tblLook w:val="0000" w:firstRow="0" w:lastRow="0" w:firstColumn="0" w:lastColumn="0" w:noHBand="0" w:noVBand="0"/>
    </w:tblPr>
    <w:tblGrid>
      <w:gridCol w:w="1724"/>
      <w:gridCol w:w="5578"/>
      <w:gridCol w:w="1724"/>
    </w:tblGrid>
    <w:tr w:rsidR="003D271F" w14:paraId="5EFB2FA7" w14:textId="77777777">
      <w:tblPrEx>
        <w:tblCellMar>
          <w:top w:w="0" w:type="dxa"/>
          <w:bottom w:w="0" w:type="dxa"/>
        </w:tblCellMar>
      </w:tblPrEx>
      <w:tc>
        <w:tcPr>
          <w:tcW w:w="1724" w:type="dxa"/>
          <w:tcBorders>
            <w:bottom w:val="single" w:sz="4" w:space="0" w:color="000000"/>
          </w:tcBorders>
        </w:tcPr>
        <w:p w14:paraId="2AAC862F" w14:textId="77777777" w:rsidR="003D271F" w:rsidRDefault="00406DFC">
          <w:pPr>
            <w:spacing w:after="0" w:line="240" w:lineRule="auto"/>
          </w:pPr>
          <w:r>
            <w:rPr>
              <w:rFonts w:ascii="Times New Roman" w:hAnsi="Times New Roman"/>
              <w:noProof/>
              <w:color w:val="000000"/>
              <w:sz w:val="20"/>
            </w:rPr>
            <w:drawing>
              <wp:inline distT="0" distB="0" distL="0" distR="0">
                <wp:extent cx="1016088" cy="182896"/>
                <wp:effectExtent l="0" t="0" r="0" b="0"/>
                <wp:docPr id="21" name="Picture 1"/>
                <wp:cNvGraphicFramePr/>
                <a:graphic xmlns:a="http://schemas.openxmlformats.org/drawingml/2006/main">
                  <a:graphicData uri="http://schemas.openxmlformats.org/drawingml/2006/picture">
                    <pic:pic xmlns:pic="http://schemas.openxmlformats.org/drawingml/2006/picture">
                      <pic:nvPicPr>
                        <pic:cNvPr id="22" name="Picture 1"/>
                        <pic:cNvPicPr/>
                      </pic:nvPicPr>
                      <pic:blipFill>
                        <a:blip r:embed="rId1"/>
                        <a:srcRect/>
                        <a:stretch>
                          <a:fillRect/>
                        </a:stretch>
                      </pic:blipFill>
                      <pic:spPr>
                        <a:xfrm>
                          <a:off x="0" y="0"/>
                          <a:ext cx="1016088" cy="182896"/>
                        </a:xfrm>
                        <a:prstGeom prst="rect">
                          <a:avLst/>
                        </a:prstGeom>
                      </pic:spPr>
                    </pic:pic>
                  </a:graphicData>
                </a:graphic>
              </wp:inline>
            </w:drawing>
          </w:r>
        </w:p>
      </w:tc>
      <w:tc>
        <w:tcPr>
          <w:tcW w:w="5578" w:type="dxa"/>
          <w:tcBorders>
            <w:bottom w:val="single" w:sz="4" w:space="0" w:color="000000"/>
          </w:tcBorders>
        </w:tcPr>
        <w:p w14:paraId="37A47DA2" w14:textId="77777777" w:rsidR="003D271F" w:rsidRDefault="00406DFC">
          <w:pPr>
            <w:spacing w:after="0" w:line="240" w:lineRule="auto"/>
            <w:jc w:val="center"/>
          </w:pPr>
          <w:r>
            <w:rPr>
              <w:rFonts w:ascii="Times New Roman" w:hAnsi="Times New Roman"/>
              <w:color w:val="000000"/>
              <w:sz w:val="20"/>
            </w:rPr>
            <w:t>70.10.01.Х.00.2А.0001.0001</w:t>
          </w:r>
        </w:p>
      </w:tc>
      <w:tc>
        <w:tcPr>
          <w:tcW w:w="1724" w:type="dxa"/>
          <w:tcBorders>
            <w:bottom w:val="single" w:sz="4" w:space="0" w:color="000000"/>
          </w:tcBorders>
        </w:tcPr>
        <w:p w14:paraId="3C749169" w14:textId="77777777" w:rsidR="003D271F" w:rsidRDefault="003D271F">
          <w:pPr>
            <w:spacing w:after="0" w:line="240" w:lineRule="auto"/>
          </w:pPr>
        </w:p>
      </w:tc>
    </w:tr>
  </w:tbl>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 w:type="dxa"/>
      <w:tblLayout w:type="fixed"/>
      <w:tblCellMar>
        <w:left w:w="10" w:type="dxa"/>
        <w:right w:w="10" w:type="dxa"/>
      </w:tblCellMar>
      <w:tblLook w:val="0000" w:firstRow="0" w:lastRow="0" w:firstColumn="0" w:lastColumn="0" w:noHBand="0" w:noVBand="0"/>
    </w:tblPr>
    <w:tblGrid>
      <w:gridCol w:w="1724"/>
      <w:gridCol w:w="5578"/>
      <w:gridCol w:w="1724"/>
    </w:tblGrid>
    <w:tr w:rsidR="003D271F" w14:paraId="75292B0A" w14:textId="77777777">
      <w:tblPrEx>
        <w:tblCellMar>
          <w:top w:w="0" w:type="dxa"/>
          <w:bottom w:w="0" w:type="dxa"/>
        </w:tblCellMar>
      </w:tblPrEx>
      <w:tc>
        <w:tcPr>
          <w:tcW w:w="1724" w:type="dxa"/>
          <w:tcBorders>
            <w:bottom w:val="single" w:sz="4" w:space="0" w:color="000000"/>
          </w:tcBorders>
        </w:tcPr>
        <w:p w14:paraId="263160AD" w14:textId="77777777" w:rsidR="003D271F" w:rsidRDefault="00406DFC">
          <w:pPr>
            <w:spacing w:after="0" w:line="240" w:lineRule="auto"/>
          </w:pPr>
          <w:r>
            <w:rPr>
              <w:rFonts w:ascii="Times New Roman" w:hAnsi="Times New Roman"/>
              <w:noProof/>
              <w:color w:val="000000"/>
              <w:sz w:val="20"/>
            </w:rPr>
            <w:drawing>
              <wp:inline distT="0" distB="0" distL="0" distR="0">
                <wp:extent cx="1016088" cy="182896"/>
                <wp:effectExtent l="0" t="0" r="0" b="0"/>
                <wp:docPr id="19" name="Picture 0"/>
                <wp:cNvGraphicFramePr/>
                <a:graphic xmlns:a="http://schemas.openxmlformats.org/drawingml/2006/main">
                  <a:graphicData uri="http://schemas.openxmlformats.org/drawingml/2006/picture">
                    <pic:pic xmlns:pic="http://schemas.openxmlformats.org/drawingml/2006/picture">
                      <pic:nvPicPr>
                        <pic:cNvPr id="20" name="Picture 0"/>
                        <pic:cNvPicPr/>
                      </pic:nvPicPr>
                      <pic:blipFill>
                        <a:blip r:embed="rId1"/>
                        <a:srcRect/>
                        <a:stretch>
                          <a:fillRect/>
                        </a:stretch>
                      </pic:blipFill>
                      <pic:spPr>
                        <a:xfrm>
                          <a:off x="0" y="0"/>
                          <a:ext cx="1016088" cy="182896"/>
                        </a:xfrm>
                        <a:prstGeom prst="rect">
                          <a:avLst/>
                        </a:prstGeom>
                      </pic:spPr>
                    </pic:pic>
                  </a:graphicData>
                </a:graphic>
              </wp:inline>
            </w:drawing>
          </w:r>
        </w:p>
      </w:tc>
      <w:tc>
        <w:tcPr>
          <w:tcW w:w="5578" w:type="dxa"/>
          <w:tcBorders>
            <w:bottom w:val="single" w:sz="4" w:space="0" w:color="000000"/>
          </w:tcBorders>
        </w:tcPr>
        <w:p w14:paraId="4F56A137" w14:textId="77777777" w:rsidR="003D271F" w:rsidRDefault="003D271F">
          <w:pPr>
            <w:spacing w:after="0" w:line="240" w:lineRule="auto"/>
          </w:pPr>
        </w:p>
      </w:tc>
      <w:tc>
        <w:tcPr>
          <w:tcW w:w="1724" w:type="dxa"/>
          <w:tcBorders>
            <w:bottom w:val="single" w:sz="4" w:space="0" w:color="000000"/>
          </w:tcBorders>
        </w:tcPr>
        <w:p w14:paraId="4973A90D" w14:textId="77777777" w:rsidR="003D271F" w:rsidRDefault="003D271F">
          <w:pPr>
            <w:spacing w:after="0" w:line="240" w:lineRule="auto"/>
          </w:pP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CE"/>
    <w:multiLevelType w:val="singleLevel"/>
    <w:tmpl w:val="EA821866"/>
    <w:lvl w:ilvl="0">
      <w:start w:val="1"/>
      <w:numFmt w:val="decimal"/>
      <w:lvlText w:val="%1."/>
      <w:lvlJc w:val="right"/>
      <w:rPr>
        <w:rFonts w:ascii="Times New Roman" w:hAnsi="Times New Roman"/>
        <w:color w:val="000000"/>
        <w:sz w:val="20"/>
      </w:rPr>
    </w:lvl>
  </w:abstractNum>
  <w:abstractNum w:abstractNumId="1" w15:restartNumberingAfterBreak="0">
    <w:nsid w:val="FFFFFFCF"/>
    <w:multiLevelType w:val="singleLevel"/>
    <w:tmpl w:val="69707348"/>
    <w:lvl w:ilvl="0">
      <w:start w:val="1"/>
      <w:numFmt w:val="bullet"/>
      <w:lvlText w:val="•"/>
      <w:lvlJc w:val="left"/>
      <w:rPr>
        <w:rFonts w:ascii="Times New Roman" w:hAnsi="Times New Roman"/>
        <w:color w:val="000000"/>
        <w:sz w:val="20"/>
      </w:rPr>
    </w:lvl>
  </w:abstractNum>
  <w:abstractNum w:abstractNumId="2" w15:restartNumberingAfterBreak="0">
    <w:nsid w:val="FFFFFFD0"/>
    <w:multiLevelType w:val="singleLevel"/>
    <w:tmpl w:val="C6ECFD42"/>
    <w:lvl w:ilvl="0">
      <w:start w:val="1"/>
      <w:numFmt w:val="decimal"/>
      <w:lvlText w:val="%1."/>
      <w:lvlJc w:val="right"/>
      <w:rPr>
        <w:rFonts w:ascii="Times New Roman" w:hAnsi="Times New Roman"/>
        <w:color w:val="000000"/>
        <w:sz w:val="20"/>
      </w:rPr>
    </w:lvl>
  </w:abstractNum>
  <w:abstractNum w:abstractNumId="3" w15:restartNumberingAfterBreak="0">
    <w:nsid w:val="FFFFFFD1"/>
    <w:multiLevelType w:val="singleLevel"/>
    <w:tmpl w:val="F572DCDE"/>
    <w:lvl w:ilvl="0">
      <w:start w:val="1"/>
      <w:numFmt w:val="lowerLetter"/>
      <w:lvlText w:val="%1."/>
      <w:lvlJc w:val="right"/>
      <w:rPr>
        <w:rFonts w:ascii="Times New Roman" w:hAnsi="Times New Roman"/>
        <w:color w:val="000000"/>
        <w:sz w:val="20"/>
      </w:rPr>
    </w:lvl>
  </w:abstractNum>
  <w:abstractNum w:abstractNumId="4" w15:restartNumberingAfterBreak="0">
    <w:nsid w:val="FFFFFFD2"/>
    <w:multiLevelType w:val="singleLevel"/>
    <w:tmpl w:val="414C5290"/>
    <w:lvl w:ilvl="0">
      <w:start w:val="1"/>
      <w:numFmt w:val="decimal"/>
      <w:lvlText w:val="%1."/>
      <w:lvlJc w:val="right"/>
      <w:rPr>
        <w:rFonts w:ascii="Times New Roman" w:hAnsi="Times New Roman"/>
        <w:color w:val="000000"/>
        <w:sz w:val="20"/>
      </w:rPr>
    </w:lvl>
  </w:abstractNum>
  <w:abstractNum w:abstractNumId="5" w15:restartNumberingAfterBreak="0">
    <w:nsid w:val="FFFFFFD3"/>
    <w:multiLevelType w:val="singleLevel"/>
    <w:tmpl w:val="7556CCF4"/>
    <w:lvl w:ilvl="0">
      <w:start w:val="1"/>
      <w:numFmt w:val="lowerLetter"/>
      <w:lvlText w:val="%1."/>
      <w:lvlJc w:val="right"/>
      <w:rPr>
        <w:rFonts w:ascii="Times New Roman" w:hAnsi="Times New Roman"/>
        <w:color w:val="000000"/>
        <w:sz w:val="20"/>
      </w:rPr>
    </w:lvl>
  </w:abstractNum>
  <w:abstractNum w:abstractNumId="6" w15:restartNumberingAfterBreak="0">
    <w:nsid w:val="FFFFFFD4"/>
    <w:multiLevelType w:val="singleLevel"/>
    <w:tmpl w:val="7674BECE"/>
    <w:lvl w:ilvl="0">
      <w:start w:val="1"/>
      <w:numFmt w:val="lowerLetter"/>
      <w:lvlText w:val="%1."/>
      <w:lvlJc w:val="right"/>
      <w:rPr>
        <w:rFonts w:ascii="Times New Roman" w:hAnsi="Times New Roman"/>
        <w:color w:val="000000"/>
        <w:sz w:val="20"/>
      </w:rPr>
    </w:lvl>
  </w:abstractNum>
  <w:abstractNum w:abstractNumId="7" w15:restartNumberingAfterBreak="0">
    <w:nsid w:val="FFFFFFD5"/>
    <w:multiLevelType w:val="singleLevel"/>
    <w:tmpl w:val="78DC13E4"/>
    <w:lvl w:ilvl="0">
      <w:start w:val="1"/>
      <w:numFmt w:val="decimal"/>
      <w:lvlText w:val="%1."/>
      <w:lvlJc w:val="right"/>
      <w:rPr>
        <w:rFonts w:ascii="Times New Roman" w:hAnsi="Times New Roman"/>
        <w:color w:val="000000"/>
        <w:sz w:val="20"/>
      </w:rPr>
    </w:lvl>
  </w:abstractNum>
  <w:abstractNum w:abstractNumId="8" w15:restartNumberingAfterBreak="0">
    <w:nsid w:val="FFFFFFD6"/>
    <w:multiLevelType w:val="singleLevel"/>
    <w:tmpl w:val="E902AA80"/>
    <w:lvl w:ilvl="0">
      <w:start w:val="1"/>
      <w:numFmt w:val="decimal"/>
      <w:lvlText w:val="%1."/>
      <w:lvlJc w:val="right"/>
      <w:rPr>
        <w:rFonts w:ascii="Times New Roman" w:hAnsi="Times New Roman"/>
        <w:color w:val="000000"/>
        <w:sz w:val="20"/>
      </w:rPr>
    </w:lvl>
  </w:abstractNum>
  <w:abstractNum w:abstractNumId="9" w15:restartNumberingAfterBreak="0">
    <w:nsid w:val="FFFFFFD7"/>
    <w:multiLevelType w:val="singleLevel"/>
    <w:tmpl w:val="13145FF0"/>
    <w:lvl w:ilvl="0">
      <w:start w:val="1"/>
      <w:numFmt w:val="decimal"/>
      <w:lvlText w:val="%1."/>
      <w:lvlJc w:val="right"/>
      <w:rPr>
        <w:rFonts w:ascii="Times New Roman" w:hAnsi="Times New Roman"/>
        <w:color w:val="000000"/>
        <w:sz w:val="20"/>
      </w:rPr>
    </w:lvl>
  </w:abstractNum>
  <w:abstractNum w:abstractNumId="10" w15:restartNumberingAfterBreak="0">
    <w:nsid w:val="FFFFFFD8"/>
    <w:multiLevelType w:val="singleLevel"/>
    <w:tmpl w:val="12A0FA8A"/>
    <w:lvl w:ilvl="0">
      <w:start w:val="1"/>
      <w:numFmt w:val="decimal"/>
      <w:lvlText w:val="%1."/>
      <w:lvlJc w:val="right"/>
      <w:rPr>
        <w:rFonts w:ascii="Times New Roman" w:hAnsi="Times New Roman"/>
        <w:color w:val="000000"/>
        <w:sz w:val="20"/>
      </w:rPr>
    </w:lvl>
  </w:abstractNum>
  <w:abstractNum w:abstractNumId="11" w15:restartNumberingAfterBreak="0">
    <w:nsid w:val="FFFFFFD9"/>
    <w:multiLevelType w:val="singleLevel"/>
    <w:tmpl w:val="7A602A96"/>
    <w:lvl w:ilvl="0">
      <w:start w:val="1"/>
      <w:numFmt w:val="bullet"/>
      <w:lvlText w:val="•"/>
      <w:lvlJc w:val="left"/>
      <w:rPr>
        <w:rFonts w:ascii="Times New Roman" w:hAnsi="Times New Roman"/>
        <w:color w:val="000000"/>
        <w:sz w:val="20"/>
      </w:rPr>
    </w:lvl>
  </w:abstractNum>
  <w:abstractNum w:abstractNumId="12" w15:restartNumberingAfterBreak="0">
    <w:nsid w:val="FFFFFFDA"/>
    <w:multiLevelType w:val="singleLevel"/>
    <w:tmpl w:val="371A4EEE"/>
    <w:lvl w:ilvl="0">
      <w:start w:val="1"/>
      <w:numFmt w:val="decimal"/>
      <w:lvlText w:val="%1."/>
      <w:lvlJc w:val="right"/>
      <w:rPr>
        <w:rFonts w:ascii="Times New Roman" w:hAnsi="Times New Roman"/>
        <w:color w:val="000000"/>
        <w:sz w:val="20"/>
      </w:rPr>
    </w:lvl>
  </w:abstractNum>
  <w:abstractNum w:abstractNumId="13" w15:restartNumberingAfterBreak="0">
    <w:nsid w:val="FFFFFFDB"/>
    <w:multiLevelType w:val="singleLevel"/>
    <w:tmpl w:val="5D6C7A88"/>
    <w:lvl w:ilvl="0">
      <w:start w:val="1"/>
      <w:numFmt w:val="decimal"/>
      <w:lvlText w:val="%1."/>
      <w:lvlJc w:val="right"/>
      <w:rPr>
        <w:rFonts w:ascii="Times New Roman" w:hAnsi="Times New Roman"/>
        <w:color w:val="000000"/>
        <w:sz w:val="20"/>
      </w:rPr>
    </w:lvl>
  </w:abstractNum>
  <w:abstractNum w:abstractNumId="14" w15:restartNumberingAfterBreak="0">
    <w:nsid w:val="FFFFFFDC"/>
    <w:multiLevelType w:val="singleLevel"/>
    <w:tmpl w:val="C8ACE5BE"/>
    <w:lvl w:ilvl="0">
      <w:start w:val="1"/>
      <w:numFmt w:val="decimal"/>
      <w:lvlText w:val="%1."/>
      <w:lvlJc w:val="right"/>
      <w:rPr>
        <w:rFonts w:ascii="Times New Roman" w:hAnsi="Times New Roman"/>
        <w:color w:val="000000"/>
        <w:sz w:val="20"/>
      </w:rPr>
    </w:lvl>
  </w:abstractNum>
  <w:abstractNum w:abstractNumId="15" w15:restartNumberingAfterBreak="0">
    <w:nsid w:val="FFFFFFDD"/>
    <w:multiLevelType w:val="singleLevel"/>
    <w:tmpl w:val="C256FB0C"/>
    <w:lvl w:ilvl="0">
      <w:start w:val="1"/>
      <w:numFmt w:val="decimal"/>
      <w:lvlText w:val="%1."/>
      <w:lvlJc w:val="right"/>
      <w:rPr>
        <w:rFonts w:ascii="Times New Roman" w:hAnsi="Times New Roman"/>
        <w:color w:val="000000"/>
        <w:sz w:val="20"/>
      </w:rPr>
    </w:lvl>
  </w:abstractNum>
  <w:abstractNum w:abstractNumId="16" w15:restartNumberingAfterBreak="0">
    <w:nsid w:val="FFFFFFDE"/>
    <w:multiLevelType w:val="singleLevel"/>
    <w:tmpl w:val="C862E766"/>
    <w:lvl w:ilvl="0">
      <w:start w:val="1"/>
      <w:numFmt w:val="decimal"/>
      <w:lvlText w:val="%1."/>
      <w:lvlJc w:val="right"/>
      <w:rPr>
        <w:rFonts w:ascii="Times New Roman" w:hAnsi="Times New Roman"/>
        <w:color w:val="000000"/>
        <w:sz w:val="20"/>
      </w:rPr>
    </w:lvl>
  </w:abstractNum>
  <w:abstractNum w:abstractNumId="17" w15:restartNumberingAfterBreak="0">
    <w:nsid w:val="FFFFFFDF"/>
    <w:multiLevelType w:val="singleLevel"/>
    <w:tmpl w:val="7D280832"/>
    <w:lvl w:ilvl="0">
      <w:start w:val="1"/>
      <w:numFmt w:val="bullet"/>
      <w:lvlText w:val="•"/>
      <w:lvlJc w:val="left"/>
      <w:rPr>
        <w:rFonts w:ascii="Times New Roman" w:hAnsi="Times New Roman"/>
        <w:color w:val="000000"/>
        <w:sz w:val="20"/>
      </w:rPr>
    </w:lvl>
  </w:abstractNum>
  <w:abstractNum w:abstractNumId="18" w15:restartNumberingAfterBreak="0">
    <w:nsid w:val="FFFFFFE0"/>
    <w:multiLevelType w:val="singleLevel"/>
    <w:tmpl w:val="84BCB38C"/>
    <w:lvl w:ilvl="0">
      <w:start w:val="1"/>
      <w:numFmt w:val="decimal"/>
      <w:lvlText w:val="%1."/>
      <w:lvlJc w:val="right"/>
      <w:rPr>
        <w:rFonts w:ascii="Times New Roman" w:hAnsi="Times New Roman"/>
        <w:color w:val="000000"/>
        <w:sz w:val="20"/>
      </w:rPr>
    </w:lvl>
  </w:abstractNum>
  <w:abstractNum w:abstractNumId="19" w15:restartNumberingAfterBreak="0">
    <w:nsid w:val="FFFFFFE1"/>
    <w:multiLevelType w:val="singleLevel"/>
    <w:tmpl w:val="1E74D2CC"/>
    <w:lvl w:ilvl="0">
      <w:start w:val="1"/>
      <w:numFmt w:val="bullet"/>
      <w:lvlText w:val="•"/>
      <w:lvlJc w:val="left"/>
      <w:rPr>
        <w:rFonts w:ascii="Times New Roman" w:hAnsi="Times New Roman"/>
        <w:color w:val="000000"/>
        <w:sz w:val="20"/>
      </w:rPr>
    </w:lvl>
  </w:abstractNum>
  <w:abstractNum w:abstractNumId="20" w15:restartNumberingAfterBreak="0">
    <w:nsid w:val="FFFFFFE2"/>
    <w:multiLevelType w:val="singleLevel"/>
    <w:tmpl w:val="E5B29614"/>
    <w:lvl w:ilvl="0">
      <w:start w:val="1"/>
      <w:numFmt w:val="decimal"/>
      <w:lvlText w:val="%1."/>
      <w:lvlJc w:val="right"/>
      <w:rPr>
        <w:rFonts w:ascii="Times New Roman" w:hAnsi="Times New Roman"/>
        <w:color w:val="000000"/>
        <w:sz w:val="20"/>
      </w:rPr>
    </w:lvl>
  </w:abstractNum>
  <w:abstractNum w:abstractNumId="21" w15:restartNumberingAfterBreak="0">
    <w:nsid w:val="FFFFFFE3"/>
    <w:multiLevelType w:val="singleLevel"/>
    <w:tmpl w:val="C370499A"/>
    <w:lvl w:ilvl="0">
      <w:start w:val="1"/>
      <w:numFmt w:val="bullet"/>
      <w:lvlText w:val="•"/>
      <w:lvlJc w:val="left"/>
      <w:rPr>
        <w:rFonts w:ascii="Times New Roman" w:hAnsi="Times New Roman"/>
        <w:color w:val="000000"/>
        <w:sz w:val="20"/>
      </w:rPr>
    </w:lvl>
  </w:abstractNum>
  <w:abstractNum w:abstractNumId="22" w15:restartNumberingAfterBreak="0">
    <w:nsid w:val="FFFFFFE4"/>
    <w:multiLevelType w:val="singleLevel"/>
    <w:tmpl w:val="2CD09886"/>
    <w:lvl w:ilvl="0">
      <w:start w:val="1"/>
      <w:numFmt w:val="decimal"/>
      <w:lvlText w:val="%1."/>
      <w:lvlJc w:val="right"/>
      <w:rPr>
        <w:rFonts w:ascii="Times New Roman" w:hAnsi="Times New Roman"/>
        <w:color w:val="000000"/>
        <w:sz w:val="20"/>
      </w:rPr>
    </w:lvl>
  </w:abstractNum>
  <w:abstractNum w:abstractNumId="23" w15:restartNumberingAfterBreak="0">
    <w:nsid w:val="FFFFFFE5"/>
    <w:multiLevelType w:val="singleLevel"/>
    <w:tmpl w:val="2FFC4F92"/>
    <w:lvl w:ilvl="0">
      <w:start w:val="1"/>
      <w:numFmt w:val="bullet"/>
      <w:lvlText w:val="•"/>
      <w:lvlJc w:val="left"/>
      <w:rPr>
        <w:rFonts w:ascii="Times New Roman" w:hAnsi="Times New Roman"/>
        <w:color w:val="000000"/>
        <w:sz w:val="20"/>
      </w:rPr>
    </w:lvl>
  </w:abstractNum>
  <w:abstractNum w:abstractNumId="24" w15:restartNumberingAfterBreak="0">
    <w:nsid w:val="FFFFFFE6"/>
    <w:multiLevelType w:val="singleLevel"/>
    <w:tmpl w:val="1F0A4602"/>
    <w:lvl w:ilvl="0">
      <w:start w:val="1"/>
      <w:numFmt w:val="bullet"/>
      <w:lvlText w:val="•"/>
      <w:lvlJc w:val="left"/>
      <w:rPr>
        <w:rFonts w:ascii="Times New Roman" w:hAnsi="Times New Roman"/>
        <w:color w:val="000000"/>
        <w:sz w:val="20"/>
      </w:rPr>
    </w:lvl>
  </w:abstractNum>
  <w:abstractNum w:abstractNumId="25" w15:restartNumberingAfterBreak="0">
    <w:nsid w:val="FFFFFFE7"/>
    <w:multiLevelType w:val="singleLevel"/>
    <w:tmpl w:val="D2164D20"/>
    <w:lvl w:ilvl="0">
      <w:start w:val="1"/>
      <w:numFmt w:val="bullet"/>
      <w:lvlText w:val="•"/>
      <w:lvlJc w:val="left"/>
      <w:rPr>
        <w:rFonts w:ascii="Times New Roman" w:hAnsi="Times New Roman"/>
        <w:color w:val="000000"/>
        <w:sz w:val="20"/>
      </w:rPr>
    </w:lvl>
  </w:abstractNum>
  <w:abstractNum w:abstractNumId="26" w15:restartNumberingAfterBreak="0">
    <w:nsid w:val="FFFFFFE8"/>
    <w:multiLevelType w:val="singleLevel"/>
    <w:tmpl w:val="6A3AB678"/>
    <w:lvl w:ilvl="0">
      <w:start w:val="1"/>
      <w:numFmt w:val="decimal"/>
      <w:lvlText w:val="%1."/>
      <w:lvlJc w:val="right"/>
      <w:rPr>
        <w:rFonts w:ascii="Times New Roman" w:hAnsi="Times New Roman"/>
        <w:color w:val="000000"/>
        <w:sz w:val="20"/>
      </w:rPr>
    </w:lvl>
  </w:abstractNum>
  <w:abstractNum w:abstractNumId="27" w15:restartNumberingAfterBreak="0">
    <w:nsid w:val="FFFFFFE9"/>
    <w:multiLevelType w:val="singleLevel"/>
    <w:tmpl w:val="C1C40DA8"/>
    <w:lvl w:ilvl="0">
      <w:start w:val="1"/>
      <w:numFmt w:val="decimal"/>
      <w:lvlText w:val="%1."/>
      <w:lvlJc w:val="right"/>
      <w:rPr>
        <w:rFonts w:ascii="Times New Roman" w:hAnsi="Times New Roman"/>
        <w:color w:val="000000"/>
        <w:sz w:val="20"/>
      </w:rPr>
    </w:lvl>
  </w:abstractNum>
  <w:abstractNum w:abstractNumId="28" w15:restartNumberingAfterBreak="0">
    <w:nsid w:val="FFFFFFEA"/>
    <w:multiLevelType w:val="singleLevel"/>
    <w:tmpl w:val="85AE0400"/>
    <w:lvl w:ilvl="0">
      <w:start w:val="1"/>
      <w:numFmt w:val="bullet"/>
      <w:lvlText w:val="•"/>
      <w:lvlJc w:val="left"/>
      <w:rPr>
        <w:rFonts w:ascii="Times New Roman" w:hAnsi="Times New Roman"/>
        <w:color w:val="000000"/>
        <w:sz w:val="20"/>
      </w:rPr>
    </w:lvl>
  </w:abstractNum>
  <w:abstractNum w:abstractNumId="29" w15:restartNumberingAfterBreak="0">
    <w:nsid w:val="FFFFFFEB"/>
    <w:multiLevelType w:val="singleLevel"/>
    <w:tmpl w:val="60C02B40"/>
    <w:lvl w:ilvl="0">
      <w:start w:val="1"/>
      <w:numFmt w:val="decimal"/>
      <w:lvlText w:val="%1."/>
      <w:lvlJc w:val="right"/>
      <w:rPr>
        <w:rFonts w:ascii="Times New Roman" w:hAnsi="Times New Roman"/>
        <w:color w:val="000000"/>
        <w:sz w:val="20"/>
      </w:rPr>
    </w:lvl>
  </w:abstractNum>
  <w:abstractNum w:abstractNumId="30" w15:restartNumberingAfterBreak="0">
    <w:nsid w:val="FFFFFFEC"/>
    <w:multiLevelType w:val="singleLevel"/>
    <w:tmpl w:val="B65EB8B4"/>
    <w:lvl w:ilvl="0">
      <w:start w:val="1"/>
      <w:numFmt w:val="decimal"/>
      <w:lvlText w:val="%1."/>
      <w:lvlJc w:val="right"/>
      <w:rPr>
        <w:rFonts w:ascii="Times New Roman" w:hAnsi="Times New Roman"/>
        <w:color w:val="000000"/>
        <w:sz w:val="20"/>
      </w:rPr>
    </w:lvl>
  </w:abstractNum>
  <w:abstractNum w:abstractNumId="31" w15:restartNumberingAfterBreak="0">
    <w:nsid w:val="FFFFFFED"/>
    <w:multiLevelType w:val="singleLevel"/>
    <w:tmpl w:val="DB3E8408"/>
    <w:lvl w:ilvl="0">
      <w:start w:val="1"/>
      <w:numFmt w:val="decimal"/>
      <w:lvlText w:val="%1."/>
      <w:lvlJc w:val="right"/>
      <w:rPr>
        <w:rFonts w:ascii="Times New Roman" w:hAnsi="Times New Roman"/>
        <w:color w:val="000000"/>
        <w:sz w:val="20"/>
      </w:rPr>
    </w:lvl>
  </w:abstractNum>
  <w:abstractNum w:abstractNumId="32" w15:restartNumberingAfterBreak="0">
    <w:nsid w:val="FFFFFFEE"/>
    <w:multiLevelType w:val="singleLevel"/>
    <w:tmpl w:val="BC6ACE0A"/>
    <w:lvl w:ilvl="0">
      <w:start w:val="1"/>
      <w:numFmt w:val="decimal"/>
      <w:lvlText w:val="%1."/>
      <w:lvlJc w:val="right"/>
      <w:rPr>
        <w:rFonts w:ascii="Times New Roman" w:hAnsi="Times New Roman"/>
        <w:color w:val="000000"/>
        <w:sz w:val="20"/>
      </w:rPr>
    </w:lvl>
  </w:abstractNum>
  <w:abstractNum w:abstractNumId="33" w15:restartNumberingAfterBreak="0">
    <w:nsid w:val="FFFFFFEF"/>
    <w:multiLevelType w:val="singleLevel"/>
    <w:tmpl w:val="72D6F424"/>
    <w:lvl w:ilvl="0">
      <w:start w:val="1"/>
      <w:numFmt w:val="decimal"/>
      <w:lvlText w:val="%1."/>
      <w:lvlJc w:val="right"/>
      <w:rPr>
        <w:rFonts w:ascii="Times New Roman" w:hAnsi="Times New Roman"/>
        <w:color w:val="000000"/>
        <w:sz w:val="20"/>
      </w:rPr>
    </w:lvl>
  </w:abstractNum>
  <w:abstractNum w:abstractNumId="34" w15:restartNumberingAfterBreak="0">
    <w:nsid w:val="FFFFFFF0"/>
    <w:multiLevelType w:val="singleLevel"/>
    <w:tmpl w:val="B20E7832"/>
    <w:lvl w:ilvl="0">
      <w:start w:val="1"/>
      <w:numFmt w:val="decimal"/>
      <w:lvlText w:val="%1."/>
      <w:lvlJc w:val="right"/>
      <w:rPr>
        <w:rFonts w:ascii="Times New Roman" w:hAnsi="Times New Roman"/>
        <w:color w:val="000000"/>
        <w:sz w:val="20"/>
      </w:rPr>
    </w:lvl>
  </w:abstractNum>
  <w:abstractNum w:abstractNumId="35" w15:restartNumberingAfterBreak="0">
    <w:nsid w:val="FFFFFFF1"/>
    <w:multiLevelType w:val="singleLevel"/>
    <w:tmpl w:val="F9FA6EF8"/>
    <w:lvl w:ilvl="0">
      <w:start w:val="1"/>
      <w:numFmt w:val="decimal"/>
      <w:lvlText w:val="%1."/>
      <w:lvlJc w:val="right"/>
      <w:rPr>
        <w:rFonts w:ascii="Times New Roman" w:hAnsi="Times New Roman"/>
        <w:color w:val="000000"/>
        <w:sz w:val="20"/>
      </w:rPr>
    </w:lvl>
  </w:abstractNum>
  <w:abstractNum w:abstractNumId="36" w15:restartNumberingAfterBreak="0">
    <w:nsid w:val="FFFFFFF2"/>
    <w:multiLevelType w:val="singleLevel"/>
    <w:tmpl w:val="5ACCD42A"/>
    <w:lvl w:ilvl="0">
      <w:start w:val="1"/>
      <w:numFmt w:val="decimal"/>
      <w:lvlText w:val="%1."/>
      <w:lvlJc w:val="right"/>
      <w:rPr>
        <w:rFonts w:ascii="Times New Roman" w:hAnsi="Times New Roman"/>
        <w:color w:val="000000"/>
        <w:sz w:val="20"/>
      </w:rPr>
    </w:lvl>
  </w:abstractNum>
  <w:abstractNum w:abstractNumId="37" w15:restartNumberingAfterBreak="0">
    <w:nsid w:val="FFFFFFF3"/>
    <w:multiLevelType w:val="singleLevel"/>
    <w:tmpl w:val="DF844C10"/>
    <w:lvl w:ilvl="0">
      <w:start w:val="1"/>
      <w:numFmt w:val="bullet"/>
      <w:lvlText w:val="•"/>
      <w:lvlJc w:val="left"/>
      <w:rPr>
        <w:rFonts w:ascii="Times New Roman" w:hAnsi="Times New Roman"/>
        <w:color w:val="000000"/>
        <w:sz w:val="20"/>
      </w:rPr>
    </w:lvl>
  </w:abstractNum>
  <w:abstractNum w:abstractNumId="38" w15:restartNumberingAfterBreak="0">
    <w:nsid w:val="FFFFFFF4"/>
    <w:multiLevelType w:val="singleLevel"/>
    <w:tmpl w:val="8E721214"/>
    <w:lvl w:ilvl="0">
      <w:start w:val="1"/>
      <w:numFmt w:val="decimal"/>
      <w:lvlText w:val="%1."/>
      <w:lvlJc w:val="right"/>
      <w:rPr>
        <w:rFonts w:ascii="Times New Roman" w:hAnsi="Times New Roman"/>
        <w:color w:val="000000"/>
        <w:sz w:val="20"/>
      </w:rPr>
    </w:lvl>
  </w:abstractNum>
  <w:abstractNum w:abstractNumId="39" w15:restartNumberingAfterBreak="0">
    <w:nsid w:val="FFFFFFF5"/>
    <w:multiLevelType w:val="singleLevel"/>
    <w:tmpl w:val="A51476D6"/>
    <w:lvl w:ilvl="0">
      <w:start w:val="1"/>
      <w:numFmt w:val="decimal"/>
      <w:lvlText w:val="%1."/>
      <w:lvlJc w:val="right"/>
      <w:rPr>
        <w:rFonts w:ascii="Times New Roman" w:hAnsi="Times New Roman"/>
        <w:color w:val="000000"/>
        <w:sz w:val="16"/>
      </w:rPr>
    </w:lvl>
  </w:abstractNum>
  <w:abstractNum w:abstractNumId="40" w15:restartNumberingAfterBreak="0">
    <w:nsid w:val="FFFFFFF6"/>
    <w:multiLevelType w:val="singleLevel"/>
    <w:tmpl w:val="FA3C7952"/>
    <w:lvl w:ilvl="0">
      <w:start w:val="1"/>
      <w:numFmt w:val="decimal"/>
      <w:lvlText w:val="%1."/>
      <w:lvlJc w:val="right"/>
      <w:rPr>
        <w:rFonts w:ascii="Times New Roman" w:hAnsi="Times New Roman"/>
        <w:color w:val="000000"/>
        <w:sz w:val="20"/>
      </w:rPr>
    </w:lvl>
  </w:abstractNum>
  <w:abstractNum w:abstractNumId="41" w15:restartNumberingAfterBreak="0">
    <w:nsid w:val="FFFFFFF7"/>
    <w:multiLevelType w:val="singleLevel"/>
    <w:tmpl w:val="E1668544"/>
    <w:lvl w:ilvl="0">
      <w:start w:val="1"/>
      <w:numFmt w:val="decimal"/>
      <w:lvlText w:val="%1."/>
      <w:lvlJc w:val="right"/>
      <w:rPr>
        <w:rFonts w:ascii="Times New Roman" w:hAnsi="Times New Roman"/>
        <w:color w:val="000000"/>
        <w:sz w:val="20"/>
      </w:rPr>
    </w:lvl>
  </w:abstractNum>
  <w:abstractNum w:abstractNumId="42" w15:restartNumberingAfterBreak="0">
    <w:nsid w:val="FFFFFFF8"/>
    <w:multiLevelType w:val="singleLevel"/>
    <w:tmpl w:val="17F2EA9C"/>
    <w:lvl w:ilvl="0">
      <w:start w:val="1"/>
      <w:numFmt w:val="decimal"/>
      <w:lvlText w:val="%1."/>
      <w:lvlJc w:val="right"/>
      <w:rPr>
        <w:rFonts w:ascii="Times New Roman" w:hAnsi="Times New Roman"/>
        <w:color w:val="000000"/>
        <w:sz w:val="20"/>
      </w:rPr>
    </w:lvl>
  </w:abstractNum>
  <w:abstractNum w:abstractNumId="43" w15:restartNumberingAfterBreak="0">
    <w:nsid w:val="FFFFFFF9"/>
    <w:multiLevelType w:val="singleLevel"/>
    <w:tmpl w:val="C5C48342"/>
    <w:lvl w:ilvl="0">
      <w:start w:val="1"/>
      <w:numFmt w:val="decimal"/>
      <w:lvlText w:val="%1."/>
      <w:lvlJc w:val="right"/>
      <w:rPr>
        <w:rFonts w:ascii="Times New Roman" w:hAnsi="Times New Roman"/>
        <w:color w:val="000000"/>
        <w:sz w:val="20"/>
      </w:rPr>
    </w:lvl>
  </w:abstractNum>
  <w:abstractNum w:abstractNumId="44" w15:restartNumberingAfterBreak="0">
    <w:nsid w:val="FFFFFFFA"/>
    <w:multiLevelType w:val="singleLevel"/>
    <w:tmpl w:val="0930C71A"/>
    <w:lvl w:ilvl="0">
      <w:start w:val="1"/>
      <w:numFmt w:val="decimal"/>
      <w:lvlText w:val="%1."/>
      <w:lvlJc w:val="right"/>
      <w:rPr>
        <w:rFonts w:ascii="Times New Roman" w:hAnsi="Times New Roman"/>
        <w:color w:val="000000"/>
        <w:sz w:val="20"/>
      </w:rPr>
    </w:lvl>
  </w:abstractNum>
  <w:abstractNum w:abstractNumId="45" w15:restartNumberingAfterBreak="0">
    <w:nsid w:val="FFFFFFFB"/>
    <w:multiLevelType w:val="singleLevel"/>
    <w:tmpl w:val="EE84BDF6"/>
    <w:lvl w:ilvl="0">
      <w:start w:val="1"/>
      <w:numFmt w:val="decimal"/>
      <w:lvlText w:val="%1."/>
      <w:lvlJc w:val="right"/>
      <w:rPr>
        <w:rFonts w:ascii="Times New Roman" w:hAnsi="Times New Roman"/>
        <w:color w:val="000000"/>
        <w:sz w:val="20"/>
      </w:rPr>
    </w:lvl>
  </w:abstractNum>
  <w:abstractNum w:abstractNumId="46" w15:restartNumberingAfterBreak="0">
    <w:nsid w:val="FFFFFFFC"/>
    <w:multiLevelType w:val="singleLevel"/>
    <w:tmpl w:val="9A2291C0"/>
    <w:lvl w:ilvl="0">
      <w:start w:val="1"/>
      <w:numFmt w:val="decimal"/>
      <w:lvlText w:val="%1."/>
      <w:lvlJc w:val="right"/>
      <w:rPr>
        <w:rFonts w:ascii="Times New Roman" w:hAnsi="Times New Roman"/>
        <w:color w:val="000000"/>
        <w:sz w:val="20"/>
      </w:rPr>
    </w:lvl>
  </w:abstractNum>
  <w:abstractNum w:abstractNumId="47" w15:restartNumberingAfterBreak="0">
    <w:nsid w:val="FFFFFFFD"/>
    <w:multiLevelType w:val="singleLevel"/>
    <w:tmpl w:val="83444B1A"/>
    <w:lvl w:ilvl="0">
      <w:start w:val="1"/>
      <w:numFmt w:val="decimal"/>
      <w:lvlText w:val="%1."/>
      <w:lvlJc w:val="right"/>
      <w:rPr>
        <w:rFonts w:ascii="Times New Roman" w:hAnsi="Times New Roman"/>
        <w:color w:val="000000"/>
        <w:sz w:val="20"/>
      </w:rPr>
    </w:lvl>
  </w:abstractNum>
  <w:abstractNum w:abstractNumId="48" w15:restartNumberingAfterBreak="0">
    <w:nsid w:val="FFFFFFFE"/>
    <w:multiLevelType w:val="singleLevel"/>
    <w:tmpl w:val="4C445D6C"/>
    <w:lvl w:ilvl="0">
      <w:start w:val="1"/>
      <w:numFmt w:val="decimal"/>
      <w:lvlText w:val="%1."/>
      <w:lvlJc w:val="right"/>
      <w:rPr>
        <w:rFonts w:ascii="Times New Roman" w:hAnsi="Times New Roman"/>
        <w:color w:val="000000"/>
        <w:sz w:val="20"/>
      </w:rPr>
    </w:lvl>
  </w:abstractNum>
  <w:num w:numId="1">
    <w:abstractNumId w:val="48"/>
  </w:num>
  <w:num w:numId="2">
    <w:abstractNumId w:val="47"/>
  </w:num>
  <w:num w:numId="3">
    <w:abstractNumId w:val="46"/>
  </w:num>
  <w:num w:numId="4">
    <w:abstractNumId w:val="45"/>
  </w:num>
  <w:num w:numId="5">
    <w:abstractNumId w:val="44"/>
  </w:num>
  <w:num w:numId="6">
    <w:abstractNumId w:val="43"/>
  </w:num>
  <w:num w:numId="7">
    <w:abstractNumId w:val="42"/>
  </w:num>
  <w:num w:numId="8">
    <w:abstractNumId w:val="41"/>
  </w:num>
  <w:num w:numId="9">
    <w:abstractNumId w:val="40"/>
  </w:num>
  <w:num w:numId="10">
    <w:abstractNumId w:val="39"/>
  </w:num>
  <w:num w:numId="11">
    <w:abstractNumId w:val="38"/>
  </w:num>
  <w:num w:numId="12">
    <w:abstractNumId w:val="37"/>
  </w:num>
  <w:num w:numId="13">
    <w:abstractNumId w:val="36"/>
  </w:num>
  <w:num w:numId="14">
    <w:abstractNumId w:val="35"/>
  </w:num>
  <w:num w:numId="15">
    <w:abstractNumId w:val="34"/>
  </w:num>
  <w:num w:numId="16">
    <w:abstractNumId w:val="33"/>
  </w:num>
  <w:num w:numId="17">
    <w:abstractNumId w:val="32"/>
  </w:num>
  <w:num w:numId="18">
    <w:abstractNumId w:val="31"/>
  </w:num>
  <w:num w:numId="19">
    <w:abstractNumId w:val="30"/>
  </w:num>
  <w:num w:numId="20">
    <w:abstractNumId w:val="29"/>
  </w:num>
  <w:num w:numId="21">
    <w:abstractNumId w:val="28"/>
  </w:num>
  <w:num w:numId="22">
    <w:abstractNumId w:val="27"/>
  </w:num>
  <w:num w:numId="23">
    <w:abstractNumId w:val="26"/>
  </w:num>
  <w:num w:numId="24">
    <w:abstractNumId w:val="25"/>
  </w:num>
  <w:num w:numId="25">
    <w:abstractNumId w:val="24"/>
  </w:num>
  <w:num w:numId="26">
    <w:abstractNumId w:val="23"/>
  </w:num>
  <w:num w:numId="27">
    <w:abstractNumId w:val="22"/>
  </w:num>
  <w:num w:numId="28">
    <w:abstractNumId w:val="21"/>
  </w:num>
  <w:num w:numId="29">
    <w:abstractNumId w:val="20"/>
  </w:num>
  <w:num w:numId="30">
    <w:abstractNumId w:val="19"/>
  </w:num>
  <w:num w:numId="31">
    <w:abstractNumId w:val="18"/>
  </w:num>
  <w:num w:numId="32">
    <w:abstractNumId w:val="17"/>
  </w:num>
  <w:num w:numId="33">
    <w:abstractNumId w:val="16"/>
  </w:num>
  <w:num w:numId="34">
    <w:abstractNumId w:val="15"/>
  </w:num>
  <w:num w:numId="35">
    <w:abstractNumId w:val="14"/>
  </w:num>
  <w:num w:numId="36">
    <w:abstractNumId w:val="13"/>
  </w:num>
  <w:num w:numId="37">
    <w:abstractNumId w:val="12"/>
  </w:num>
  <w:num w:numId="38">
    <w:abstractNumId w:val="11"/>
  </w:num>
  <w:num w:numId="39">
    <w:abstractNumId w:val="10"/>
  </w:num>
  <w:num w:numId="40">
    <w:abstractNumId w:val="9"/>
  </w:num>
  <w:num w:numId="41">
    <w:abstractNumId w:val="8"/>
  </w:num>
  <w:num w:numId="42">
    <w:abstractNumId w:val="7"/>
  </w:num>
  <w:num w:numId="43">
    <w:abstractNumId w:val="6"/>
  </w:num>
  <w:num w:numId="44">
    <w:abstractNumId w:val="5"/>
  </w:num>
  <w:num w:numId="45">
    <w:abstractNumId w:val="4"/>
  </w:num>
  <w:num w:numId="46">
    <w:abstractNumId w:val="3"/>
  </w:num>
  <w:num w:numId="47">
    <w:abstractNumId w:val="2"/>
  </w:num>
  <w:num w:numId="48">
    <w:abstractNumId w:val="1"/>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71F"/>
    <w:rsid w:val="000941B2"/>
    <w:rsid w:val="00215B45"/>
    <w:rsid w:val="003D271F"/>
    <w:rsid w:val="00406DFC"/>
    <w:rsid w:val="009D49A5"/>
    <w:rsid w:val="00A57D61"/>
    <w:rsid w:val="00CE5630"/>
    <w:rsid w:val="00D5724D"/>
    <w:rsid w:val="00F103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21524"/>
  <w15:docId w15:val="{1BDA968B-B8B3-4FD4-9364-35D466FBB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10318"/>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F103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54</Pages>
  <Words>19255</Words>
  <Characters>109759</Characters>
  <Application>Microsoft Office Word</Application>
  <DocSecurity>0</DocSecurity>
  <Lines>914</Lines>
  <Paragraphs>257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Юлия</dc:creator>
  <cp:lastModifiedBy>Yulia A. Trifonova</cp:lastModifiedBy>
  <cp:revision>1</cp:revision>
  <dcterms:created xsi:type="dcterms:W3CDTF">2021-08-09T20:50:00Z</dcterms:created>
  <dcterms:modified xsi:type="dcterms:W3CDTF">2021-08-09T20:51:00Z</dcterms:modified>
</cp:coreProperties>
</file>